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8CED" w14:textId="26EA9CC9" w:rsidR="00EE4F5F" w:rsidRPr="008C137F" w:rsidRDefault="00EE4F5F" w:rsidP="00C62EB5">
      <w:pPr>
        <w:pStyle w:val="p1"/>
        <w:rPr>
          <w:sz w:val="28"/>
        </w:rPr>
      </w:pPr>
      <w:bookmarkStart w:id="0" w:name="OLE_LINK4"/>
      <w:r w:rsidRPr="008C137F">
        <w:rPr>
          <w:b/>
          <w:sz w:val="28"/>
        </w:rPr>
        <w:t>A Transferable</w:t>
      </w:r>
      <w:r w:rsidR="009E7F84" w:rsidRPr="008C137F">
        <w:rPr>
          <w:b/>
          <w:sz w:val="28"/>
        </w:rPr>
        <w:t xml:space="preserve"> Computational </w:t>
      </w:r>
      <w:r w:rsidRPr="008C137F">
        <w:rPr>
          <w:b/>
          <w:sz w:val="28"/>
        </w:rPr>
        <w:t xml:space="preserve">Framework for </w:t>
      </w:r>
      <w:r w:rsidR="00AC72AF" w:rsidRPr="008C137F">
        <w:rPr>
          <w:b/>
          <w:sz w:val="28"/>
        </w:rPr>
        <w:t>Modeling and Tuning</w:t>
      </w:r>
      <w:r w:rsidR="009E7F84" w:rsidRPr="008C137F">
        <w:rPr>
          <w:b/>
          <w:sz w:val="28"/>
        </w:rPr>
        <w:t xml:space="preserve"> Biomimetic Catalysis </w:t>
      </w:r>
    </w:p>
    <w:p w14:paraId="1B6C0A4B" w14:textId="14091EBC" w:rsidR="00582E73" w:rsidRPr="00FF73FB" w:rsidRDefault="00A509F6" w:rsidP="00146A0E">
      <w:pPr>
        <w:spacing w:line="360" w:lineRule="auto"/>
        <w:ind w:left="360"/>
        <w:rPr>
          <w:i/>
          <w:iCs/>
        </w:rPr>
      </w:pPr>
      <w:bookmarkStart w:id="1" w:name="author_compliance"/>
      <w:r w:rsidRPr="00FF73FB">
        <w:rPr>
          <w:i/>
          <w:iCs/>
        </w:rPr>
        <w:t>Thomas Quaid</w:t>
      </w:r>
      <w:r w:rsidR="00146A0E" w:rsidRPr="00FF73FB">
        <w:rPr>
          <w:i/>
          <w:iCs/>
          <w:vertAlign w:val="superscript"/>
        </w:rPr>
        <w:t>1</w:t>
      </w:r>
      <w:r w:rsidRPr="00FF73FB">
        <w:rPr>
          <w:i/>
          <w:iCs/>
        </w:rPr>
        <w:t>, Cooper Citek</w:t>
      </w:r>
      <w:r w:rsidR="0056328B">
        <w:rPr>
          <w:i/>
          <w:iCs/>
          <w:vertAlign w:val="superscript"/>
        </w:rPr>
        <w:t>2</w:t>
      </w:r>
      <w:r w:rsidRPr="00FF73FB">
        <w:rPr>
          <w:i/>
          <w:iCs/>
        </w:rPr>
        <w:t xml:space="preserve">, John </w:t>
      </w:r>
      <w:r w:rsidR="00146A0E" w:rsidRPr="00FF73FB">
        <w:rPr>
          <w:i/>
          <w:iCs/>
        </w:rPr>
        <w:t xml:space="preserve">F. </w:t>
      </w:r>
      <w:r w:rsidRPr="00FF73FB">
        <w:rPr>
          <w:i/>
          <w:iCs/>
        </w:rPr>
        <w:t>Hartwig</w:t>
      </w:r>
      <w:r w:rsidR="00146A0E" w:rsidRPr="00FF73FB">
        <w:rPr>
          <w:i/>
          <w:iCs/>
          <w:vertAlign w:val="superscript"/>
        </w:rPr>
        <w:t>2</w:t>
      </w:r>
      <w:r w:rsidR="005E184B">
        <w:rPr>
          <w:i/>
          <w:iCs/>
          <w:vertAlign w:val="superscript"/>
        </w:rPr>
        <w:t>,3</w:t>
      </w:r>
      <w:r w:rsidRPr="00FF73FB">
        <w:rPr>
          <w:i/>
          <w:iCs/>
        </w:rPr>
        <w:t xml:space="preserve">, Douglas </w:t>
      </w:r>
      <w:r w:rsidR="00146A0E" w:rsidRPr="00FF73FB">
        <w:rPr>
          <w:i/>
          <w:iCs/>
        </w:rPr>
        <w:t xml:space="preserve">S. </w:t>
      </w:r>
      <w:r w:rsidRPr="00FF73FB">
        <w:rPr>
          <w:i/>
          <w:iCs/>
        </w:rPr>
        <w:t>Clark</w:t>
      </w:r>
      <w:r w:rsidR="00146A0E" w:rsidRPr="00FF73FB">
        <w:rPr>
          <w:i/>
          <w:iCs/>
          <w:vertAlign w:val="superscript"/>
        </w:rPr>
        <w:t>1</w:t>
      </w:r>
      <w:bookmarkEnd w:id="1"/>
      <w:r w:rsidR="0048503D">
        <w:rPr>
          <w:i/>
          <w:iCs/>
          <w:vertAlign w:val="superscript"/>
        </w:rPr>
        <w:t>,4</w:t>
      </w:r>
      <w:r w:rsidR="00440324">
        <w:rPr>
          <w:i/>
          <w:iCs/>
          <w:vertAlign w:val="superscript"/>
        </w:rPr>
        <w:t>*</w:t>
      </w:r>
    </w:p>
    <w:p w14:paraId="5FB3E3CA" w14:textId="1AE230C8" w:rsidR="00146A0E" w:rsidRDefault="00146A0E" w:rsidP="00146A0E">
      <w:pPr>
        <w:spacing w:line="360" w:lineRule="auto"/>
        <w:ind w:left="360"/>
      </w:pPr>
      <w:r w:rsidRPr="00486F17">
        <w:rPr>
          <w:vertAlign w:val="superscript"/>
        </w:rPr>
        <w:t>1</w:t>
      </w:r>
      <w:r w:rsidRPr="00486F17">
        <w:t>Department of Chemical and Biomolecular Engineering, University of California, Berkeley, California, 94720, United States</w:t>
      </w:r>
    </w:p>
    <w:p w14:paraId="73A53E74" w14:textId="71298D88" w:rsidR="00E15D09" w:rsidRDefault="0056328B" w:rsidP="00E15D09">
      <w:pPr>
        <w:spacing w:line="360" w:lineRule="auto"/>
        <w:ind w:left="360"/>
      </w:pPr>
      <w:r>
        <w:rPr>
          <w:vertAlign w:val="superscript"/>
        </w:rPr>
        <w:t>2</w:t>
      </w:r>
      <w:r w:rsidR="00E15D09">
        <w:t>Chemical Sciences Division, Lawrence Berkeley National Laboratory, Berkeley</w:t>
      </w:r>
      <w:r w:rsidR="0048503D">
        <w:t>,</w:t>
      </w:r>
      <w:r w:rsidR="00E15D09">
        <w:t xml:space="preserve"> C</w:t>
      </w:r>
      <w:r w:rsidR="0048503D">
        <w:t>alifornia, 94720, United States</w:t>
      </w:r>
    </w:p>
    <w:p w14:paraId="602B9B02" w14:textId="26A6C81F" w:rsidR="0056328B" w:rsidRDefault="0056328B" w:rsidP="00E15D09">
      <w:pPr>
        <w:spacing w:line="360" w:lineRule="auto"/>
        <w:ind w:left="360"/>
      </w:pPr>
      <w:r w:rsidRPr="008C137F">
        <w:rPr>
          <w:vertAlign w:val="superscript"/>
        </w:rPr>
        <w:t>3</w:t>
      </w:r>
      <w:r>
        <w:t>College</w:t>
      </w:r>
      <w:r w:rsidRPr="00486F17">
        <w:t xml:space="preserve"> of Chemistry, University of California, Berkeley, California, 94720, United States</w:t>
      </w:r>
    </w:p>
    <w:p w14:paraId="5AE2E15D" w14:textId="220F25A4" w:rsidR="0048503D" w:rsidRDefault="0048503D" w:rsidP="00E15D09">
      <w:pPr>
        <w:spacing w:line="360" w:lineRule="auto"/>
        <w:ind w:left="360"/>
      </w:pPr>
      <w:r w:rsidRPr="008C137F">
        <w:rPr>
          <w:vertAlign w:val="superscript"/>
        </w:rPr>
        <w:t>4</w:t>
      </w:r>
      <w:r w:rsidRPr="0048503D">
        <w:t>Molecular Biophysics and Integrated Bioimaging Division, Lawrence Berkeley National Laboratory, Berkeley, C</w:t>
      </w:r>
      <w:r>
        <w:t>alifornia, 94720, United States</w:t>
      </w:r>
    </w:p>
    <w:p w14:paraId="335B2A4F" w14:textId="4F27A3A3" w:rsidR="00440324" w:rsidRDefault="00440324" w:rsidP="00FF73FB">
      <w:pPr>
        <w:pStyle w:val="Heading1"/>
      </w:pPr>
      <w:r>
        <w:t>*To whom correspondence should be addressed (dsc@berkeley.edu)</w:t>
      </w:r>
    </w:p>
    <w:p w14:paraId="1AD3ADEC" w14:textId="24AD9C8A" w:rsidR="007E3043" w:rsidRDefault="007109EE" w:rsidP="00FF73FB">
      <w:pPr>
        <w:pStyle w:val="Heading1"/>
      </w:pPr>
      <w:r w:rsidRPr="00015906">
        <w:t>GRAPHICAL ABSTRACT</w:t>
      </w:r>
    </w:p>
    <w:p w14:paraId="61D15094" w14:textId="3255C51B" w:rsidR="00C446D2" w:rsidRPr="00C446D2" w:rsidRDefault="00C446D2" w:rsidP="00015906">
      <w:commentRangeStart w:id="2"/>
      <w:commentRangeStart w:id="3"/>
      <w:r w:rsidRPr="00C446D2">
        <w:rPr>
          <w:noProof/>
        </w:rPr>
        <w:drawing>
          <wp:inline distT="0" distB="0" distL="0" distR="0" wp14:anchorId="1F77608C" wp14:editId="0C8C99E1">
            <wp:extent cx="5943600" cy="2731770"/>
            <wp:effectExtent l="0" t="0" r="0" b="0"/>
            <wp:docPr id="934807251" name="Picture 1" descr="A diagram of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7251" name="Picture 1" descr="A diagram of a test tube&#10;&#10;AI-generated content may be incorrect."/>
                    <pic:cNvPicPr/>
                  </pic:nvPicPr>
                  <pic:blipFill>
                    <a:blip r:embed="rId8"/>
                    <a:stretch>
                      <a:fillRect/>
                    </a:stretch>
                  </pic:blipFill>
                  <pic:spPr>
                    <a:xfrm>
                      <a:off x="0" y="0"/>
                      <a:ext cx="5943600" cy="2731770"/>
                    </a:xfrm>
                    <a:prstGeom prst="rect">
                      <a:avLst/>
                    </a:prstGeom>
                  </pic:spPr>
                </pic:pic>
              </a:graphicData>
            </a:graphic>
          </wp:inline>
        </w:drawing>
      </w:r>
      <w:commentRangeEnd w:id="2"/>
      <w:r w:rsidR="0041664D" w:rsidRPr="00C446D2">
        <w:rPr>
          <w:rStyle w:val="CommentReference"/>
          <w:sz w:val="24"/>
          <w:szCs w:val="24"/>
        </w:rPr>
        <w:commentReference w:id="2"/>
      </w:r>
      <w:commentRangeEnd w:id="3"/>
      <w:r w:rsidR="003354BE" w:rsidRPr="00C446D2">
        <w:rPr>
          <w:rStyle w:val="CommentReference"/>
          <w:sz w:val="24"/>
          <w:szCs w:val="24"/>
        </w:rPr>
        <w:commentReference w:id="3"/>
      </w:r>
    </w:p>
    <w:p w14:paraId="45C405EF" w14:textId="5BBFE809" w:rsidR="00CC1858" w:rsidRDefault="007109EE" w:rsidP="00FF73FB">
      <w:pPr>
        <w:pStyle w:val="Heading1"/>
      </w:pPr>
      <w:r>
        <w:t>ABSTRACT</w:t>
      </w:r>
    </w:p>
    <w:p w14:paraId="3FEACADE" w14:textId="7779ABEC" w:rsidR="00995F6D" w:rsidRPr="00083B8F" w:rsidRDefault="0041664D" w:rsidP="00C62EB5">
      <w:pPr>
        <w:pStyle w:val="p1"/>
        <w:spacing w:line="360" w:lineRule="auto"/>
        <w:rPr>
          <w:rFonts w:eastAsiaTheme="majorEastAsia"/>
          <w:i/>
          <w:iCs/>
        </w:rPr>
      </w:pPr>
      <w:commentRangeStart w:id="4"/>
      <w:del w:id="5" w:author="Thomas Quaid" w:date="2026-01-31T14:39:00Z" w16du:dateUtc="2026-01-31T22:39:00Z">
        <w:r>
          <w:rPr>
            <w:i/>
            <w:iCs/>
          </w:rPr>
          <w:delText>Intro sentence to the problem. Description of gap and/or need.</w:delText>
        </w:r>
      </w:del>
      <w:ins w:id="6" w:author="Thomas Quaid" w:date="2026-01-31T14:39:00Z" w16du:dateUtc="2026-01-31T22:39:00Z">
        <w:r w:rsidR="00995F6D" w:rsidRPr="00015906">
          <w:rPr>
            <w:i/>
            <w:iCs/>
          </w:rPr>
          <w:t>Carbonic anhydrase (CA) catalyzes CO₂ hydration with turnover frequencies approaching 10⁶ s⁻¹, but native enzymes lack stability under conditions typical of industrial carbon capture. Small-molecule zinc mimics offer an alternative, yet product inhibition by bicarbonate limits their efficiency and no general framework exists to predict turnover across diverse ligand scaffolds.</w:t>
        </w:r>
      </w:ins>
      <w:r w:rsidR="00995F6D" w:rsidRPr="00015906">
        <w:rPr>
          <w:i/>
          <w:iCs/>
        </w:rPr>
        <w:t xml:space="preserve"> </w:t>
      </w:r>
      <w:commentRangeEnd w:id="4"/>
      <w:r w:rsidR="001A156F" w:rsidRPr="00015906">
        <w:rPr>
          <w:rStyle w:val="CommentReference"/>
          <w:i/>
          <w:iCs/>
          <w:sz w:val="24"/>
          <w:szCs w:val="24"/>
        </w:rPr>
        <w:commentReference w:id="4"/>
      </w:r>
      <w:r w:rsidR="00995F6D" w:rsidRPr="00015906">
        <w:rPr>
          <w:i/>
          <w:iCs/>
        </w:rPr>
        <w:t xml:space="preserve">We report the analysis, by a </w:t>
      </w:r>
      <w:r w:rsidR="00995F6D" w:rsidRPr="00015906">
        <w:rPr>
          <w:i/>
          <w:iCs/>
        </w:rPr>
        <w:lastRenderedPageBreak/>
        <w:t>combination of experiment, computation</w:t>
      </w:r>
      <w:ins w:id="7" w:author="Thomas Quaid" w:date="2026-01-31T14:39:00Z" w16du:dateUtc="2026-01-31T22:39:00Z">
        <w:r w:rsidR="00995F6D" w:rsidRPr="00015906">
          <w:rPr>
            <w:i/>
            <w:iCs/>
          </w:rPr>
          <w:t>,</w:t>
        </w:r>
      </w:ins>
      <w:r w:rsidR="00995F6D" w:rsidRPr="00015906">
        <w:rPr>
          <w:i/>
          <w:iCs/>
        </w:rPr>
        <w:t xml:space="preserve"> and data science, of the speciation and catalytic activity of a series of zinc complexes as mimics for </w:t>
      </w:r>
      <w:del w:id="8" w:author="Thomas Quaid" w:date="2026-01-31T14:39:00Z" w16du:dateUtc="2026-01-31T22:39:00Z">
        <w:r>
          <w:rPr>
            <w:i/>
            <w:iCs/>
          </w:rPr>
          <w:delText xml:space="preserve">the activity of </w:delText>
        </w:r>
      </w:del>
      <w:r w:rsidR="00995F6D" w:rsidRPr="00015906">
        <w:rPr>
          <w:i/>
          <w:iCs/>
        </w:rPr>
        <w:t xml:space="preserve">carbonic anhydrase. We created a data set encompassing eleven Zn–ligand complexes </w:t>
      </w:r>
      <w:ins w:id="9" w:author="Thomas Quaid" w:date="2026-01-31T14:39:00Z" w16du:dateUtc="2026-01-31T22:39:00Z">
        <w:r w:rsidR="00995F6D" w:rsidRPr="00015906">
          <w:rPr>
            <w:i/>
            <w:iCs/>
          </w:rPr>
          <w:t xml:space="preserve">spanning macrocyclic, tripodal, and monodentate classes </w:t>
        </w:r>
      </w:ins>
      <w:r w:rsidR="00995F6D" w:rsidRPr="00015906">
        <w:rPr>
          <w:i/>
          <w:iCs/>
        </w:rPr>
        <w:t>and calculated the binding free energy (ΔG</w:t>
      </w:r>
      <w:r w:rsidR="00995F6D" w:rsidRPr="00015906">
        <w:rPr>
          <w:i/>
          <w:iCs/>
          <w:vertAlign w:val="subscript"/>
        </w:rPr>
        <w:t>bind</w:t>
      </w:r>
      <w:r w:rsidR="00995F6D" w:rsidRPr="00015906">
        <w:rPr>
          <w:i/>
          <w:iCs/>
        </w:rPr>
        <w:t xml:space="preserve">) of </w:t>
      </w:r>
      <w:del w:id="10" w:author="Thomas Quaid" w:date="2026-01-31T14:39:00Z" w16du:dateUtc="2026-01-31T22:39:00Z">
        <w:r>
          <w:rPr>
            <w:i/>
            <w:iCs/>
          </w:rPr>
          <w:delText>carbonate</w:delText>
        </w:r>
      </w:del>
      <w:ins w:id="11" w:author="Thomas Quaid" w:date="2026-01-31T14:39:00Z" w16du:dateUtc="2026-01-31T22:39:00Z">
        <w:r w:rsidR="00995F6D" w:rsidRPr="00015906">
          <w:rPr>
            <w:i/>
            <w:iCs/>
          </w:rPr>
          <w:t>bicarbonate</w:t>
        </w:r>
      </w:ins>
      <w:r w:rsidR="00995F6D" w:rsidRPr="00015906">
        <w:rPr>
          <w:i/>
          <w:iCs/>
        </w:rPr>
        <w:t xml:space="preserve"> to zinc with </w:t>
      </w:r>
      <w:del w:id="12" w:author="Thomas Quaid" w:date="2026-01-31T14:39:00Z" w16du:dateUtc="2026-01-31T22:39:00Z">
        <w:r>
          <w:rPr>
            <w:i/>
            <w:iCs/>
          </w:rPr>
          <w:delText xml:space="preserve">with </w:delText>
        </w:r>
        <w:r w:rsidR="009E07C3" w:rsidRPr="006861ED">
          <w:rPr>
            <w:i/>
            <w:iCs/>
          </w:rPr>
          <w:delText>Domain-based Local Pair Natural Orbitals (</w:delText>
        </w:r>
      </w:del>
      <w:r w:rsidR="00995F6D" w:rsidRPr="00015906">
        <w:rPr>
          <w:i/>
          <w:iCs/>
        </w:rPr>
        <w:t>DLPNO</w:t>
      </w:r>
      <w:del w:id="13" w:author="Thomas Quaid" w:date="2026-01-31T14:39:00Z" w16du:dateUtc="2026-01-31T22:39:00Z">
        <w:r w:rsidR="009E07C3" w:rsidRPr="006861ED">
          <w:rPr>
            <w:i/>
            <w:iCs/>
          </w:rPr>
          <w:delText>)</w:delText>
        </w:r>
        <w:r>
          <w:rPr>
            <w:i/>
            <w:iCs/>
          </w:rPr>
          <w:delText>. These values, in combination with corrections for speciation,</w:delText>
        </w:r>
      </w:del>
      <w:ins w:id="14" w:author="Thomas Quaid" w:date="2026-01-31T14:39:00Z" w16du:dateUtc="2026-01-31T22:39:00Z">
        <w:r w:rsidR="00995F6D" w:rsidRPr="00015906">
          <w:rPr>
            <w:i/>
            <w:iCs/>
          </w:rPr>
          <w:t>-CCSD(T) refinement. ΔG</w:t>
        </w:r>
        <w:r w:rsidR="00995F6D" w:rsidRPr="00015906">
          <w:rPr>
            <w:i/>
            <w:iCs/>
            <w:vertAlign w:val="subscript"/>
          </w:rPr>
          <w:t>bind</w:t>
        </w:r>
        <w:r w:rsidR="00995F6D" w:rsidRPr="00015906">
          <w:rPr>
            <w:i/>
            <w:iCs/>
          </w:rPr>
          <w:t xml:space="preserve"> alone</w:t>
        </w:r>
      </w:ins>
      <w:r w:rsidR="00995F6D" w:rsidRPr="00015906">
        <w:rPr>
          <w:i/>
          <w:iCs/>
        </w:rPr>
        <w:t xml:space="preserve"> predicts intrinsic rate constants for </w:t>
      </w:r>
      <w:del w:id="15" w:author="Thomas Quaid" w:date="2026-01-31T14:39:00Z" w16du:dateUtc="2026-01-31T22:39:00Z">
        <w:r>
          <w:rPr>
            <w:i/>
            <w:iCs/>
          </w:rPr>
          <w:delText>the</w:delText>
        </w:r>
      </w:del>
      <w:ins w:id="16" w:author="Thomas Quaid" w:date="2026-01-31T14:39:00Z" w16du:dateUtc="2026-01-31T22:39:00Z">
        <w:r w:rsidR="00995F6D" w:rsidRPr="00015906">
          <w:rPr>
            <w:i/>
            <w:iCs/>
          </w:rPr>
          <w:t>CO₂</w:t>
        </w:r>
      </w:ins>
      <w:r w:rsidR="00995F6D" w:rsidRPr="00015906">
        <w:rPr>
          <w:i/>
          <w:iCs/>
        </w:rPr>
        <w:t xml:space="preserve"> hydration </w:t>
      </w:r>
      <w:del w:id="17" w:author="Thomas Quaid" w:date="2026-01-31T14:39:00Z" w16du:dateUtc="2026-01-31T22:39:00Z">
        <w:r>
          <w:rPr>
            <w:i/>
            <w:iCs/>
          </w:rPr>
          <w:delText>of</w:delText>
        </w:r>
        <w:r w:rsidRPr="006861ED">
          <w:rPr>
            <w:i/>
            <w:iCs/>
          </w:rPr>
          <w:delText xml:space="preserve"> </w:delText>
        </w:r>
        <w:r w:rsidR="00146A0E" w:rsidRPr="006861ED">
          <w:rPr>
            <w:i/>
            <w:iCs/>
          </w:rPr>
          <w:delText>CO</w:delText>
        </w:r>
        <w:r w:rsidR="00146A0E" w:rsidRPr="006861ED">
          <w:rPr>
            <w:i/>
            <w:iCs/>
            <w:vertAlign w:val="subscript"/>
          </w:rPr>
          <w:delText>2</w:delText>
        </w:r>
        <w:r w:rsidR="00146A0E" w:rsidRPr="006861ED">
          <w:rPr>
            <w:i/>
            <w:iCs/>
          </w:rPr>
          <w:delText xml:space="preserve"> </w:delText>
        </w:r>
      </w:del>
      <w:r w:rsidR="00995F6D" w:rsidRPr="00015906">
        <w:rPr>
          <w:i/>
          <w:iCs/>
        </w:rPr>
        <w:t xml:space="preserve">with </w:t>
      </w:r>
      <w:del w:id="18" w:author="Thomas Quaid" w:date="2026-01-31T14:39:00Z" w16du:dateUtc="2026-01-31T22:39:00Z">
        <w:r>
          <w:rPr>
            <w:i/>
            <w:iCs/>
          </w:rPr>
          <w:delText xml:space="preserve">a correlation </w:delText>
        </w:r>
      </w:del>
      <w:r w:rsidR="00995F6D" w:rsidRPr="00015906">
        <w:rPr>
          <w:i/>
          <w:iCs/>
        </w:rPr>
        <w:t xml:space="preserve">R² </w:t>
      </w:r>
      <w:del w:id="19" w:author="Thomas Quaid" w:date="2026-01-31T14:39:00Z" w16du:dateUtc="2026-01-31T22:39:00Z">
        <w:r w:rsidR="00CD2EAA" w:rsidRPr="006861ED">
          <w:rPr>
            <w:i/>
            <w:iCs/>
          </w:rPr>
          <w:delText>≈</w:delText>
        </w:r>
      </w:del>
      <w:ins w:id="20" w:author="Thomas Quaid" w:date="2026-01-31T14:39:00Z" w16du:dateUtc="2026-01-31T22:39:00Z">
        <w:r w:rsidR="00995F6D" w:rsidRPr="00015906">
          <w:rPr>
            <w:i/>
            <w:iCs/>
          </w:rPr>
          <w:t>=</w:t>
        </w:r>
      </w:ins>
      <w:r w:rsidR="00995F6D" w:rsidRPr="00015906">
        <w:rPr>
          <w:i/>
          <w:iCs/>
        </w:rPr>
        <w:t xml:space="preserve"> 0.</w:t>
      </w:r>
      <w:del w:id="21" w:author="Thomas Quaid" w:date="2026-01-31T14:39:00Z" w16du:dateUtc="2026-01-31T22:39:00Z">
        <w:r w:rsidR="00CD2EAA" w:rsidRPr="006861ED">
          <w:rPr>
            <w:i/>
            <w:iCs/>
          </w:rPr>
          <w:delText xml:space="preserve">9 </w:delText>
        </w:r>
        <w:r>
          <w:rPr>
            <w:i/>
            <w:iCs/>
          </w:rPr>
          <w:delText>vs experimentally measured rate constants</w:delText>
        </w:r>
      </w:del>
      <w:ins w:id="22" w:author="Thomas Quaid" w:date="2026-01-31T14:39:00Z" w16du:dateUtc="2026-01-31T22:39:00Z">
        <w:r w:rsidR="00995F6D" w:rsidRPr="00015906">
          <w:rPr>
            <w:i/>
            <w:iCs/>
          </w:rPr>
          <w:t>90</w:t>
        </w:r>
      </w:ins>
      <w:r w:rsidR="00995F6D" w:rsidRPr="00015906">
        <w:rPr>
          <w:i/>
          <w:iCs/>
        </w:rPr>
        <w:t xml:space="preserve"> at pH 9</w:t>
      </w:r>
      <w:del w:id="23" w:author="Thomas Quaid" w:date="2026-01-31T14:39:00Z" w16du:dateUtc="2026-01-31T22:39:00Z">
        <w:r>
          <w:rPr>
            <w:i/>
            <w:iCs/>
          </w:rPr>
          <w:delText xml:space="preserve"> and</w:delText>
        </w:r>
      </w:del>
      <w:ins w:id="24" w:author="Thomas Quaid" w:date="2026-01-31T14:39:00Z" w16du:dateUtc="2026-01-31T22:39:00Z">
        <w:r w:rsidR="00995F6D" w:rsidRPr="00015906">
          <w:rPr>
            <w:i/>
            <w:iCs/>
          </w:rPr>
          <w:t>,</w:t>
        </w:r>
      </w:ins>
      <w:r w:rsidR="00995F6D" w:rsidRPr="00015906">
        <w:rPr>
          <w:i/>
          <w:iCs/>
        </w:rPr>
        <w:t xml:space="preserve"> 25 °C, </w:t>
      </w:r>
      <w:del w:id="25" w:author="Thomas Quaid" w:date="2026-01-31T14:39:00Z" w16du:dateUtc="2026-01-31T22:39:00Z">
        <w:r>
          <w:rPr>
            <w:i/>
            <w:iCs/>
          </w:rPr>
          <w:delText>with</w:delText>
        </w:r>
      </w:del>
      <w:ins w:id="26" w:author="Thomas Quaid" w:date="2026-01-31T14:39:00Z" w16du:dateUtc="2026-01-31T22:39:00Z">
        <w:r w:rsidR="00995F6D" w:rsidRPr="00015906">
          <w:rPr>
            <w:i/>
            <w:iCs/>
          </w:rPr>
          <w:t>and</w:t>
        </w:r>
      </w:ins>
      <w:r w:rsidR="00995F6D" w:rsidRPr="00015906">
        <w:rPr>
          <w:i/>
          <w:iCs/>
        </w:rPr>
        <w:t xml:space="preserve"> saturated CO₂.</w:t>
      </w:r>
      <w:del w:id="27" w:author="Thomas Quaid" w:date="2026-01-31T14:39:00Z" w16du:dateUtc="2026-01-31T22:39:00Z">
        <w:r w:rsidR="00CD2EAA" w:rsidRPr="006861ED">
          <w:rPr>
            <w:rStyle w:val="apple-converted-space"/>
            <w:i/>
            <w:iCs/>
          </w:rPr>
          <w:delText xml:space="preserve">  </w:delText>
        </w:r>
        <w:r w:rsidR="009A2EEC" w:rsidRPr="00C62EB5">
          <w:rPr>
            <w:i/>
            <w:iCs/>
          </w:rPr>
          <w:delText>A</w:delText>
        </w:r>
      </w:del>
      <w:ins w:id="28" w:author="Thomas Quaid" w:date="2026-01-31T14:39:00Z" w16du:dateUtc="2026-01-31T22:39:00Z">
        <w:r w:rsidR="00995F6D" w:rsidRPr="00015906">
          <w:rPr>
            <w:i/>
            <w:iCs/>
          </w:rPr>
          <w:t xml:space="preserve"> First-sphere descriptors define a</w:t>
        </w:r>
      </w:ins>
      <w:r w:rsidR="00995F6D" w:rsidRPr="00015906">
        <w:rPr>
          <w:i/>
          <w:iCs/>
        </w:rPr>
        <w:t xml:space="preserve"> quantitative activity ceiling of ~10³</w:t>
      </w:r>
      <w:del w:id="29" w:author="Thomas Quaid" w:date="2026-01-31T14:39:00Z" w16du:dateUtc="2026-01-31T22:39:00Z">
        <w:r w:rsidR="009A2EEC" w:rsidRPr="00C62EB5">
          <w:rPr>
            <w:i/>
            <w:iCs/>
          </w:rPr>
          <w:delText> M</w:delText>
        </w:r>
      </w:del>
      <w:ins w:id="30" w:author="Thomas Quaid" w:date="2026-01-31T14:39:00Z" w16du:dateUtc="2026-01-31T22:39:00Z">
        <w:r w:rsidR="00995F6D" w:rsidRPr="00015906">
          <w:rPr>
            <w:i/>
            <w:iCs/>
          </w:rPr>
          <w:t xml:space="preserve"> M</w:t>
        </w:r>
      </w:ins>
      <w:r w:rsidR="00995F6D" w:rsidRPr="00015906">
        <w:rPr>
          <w:i/>
          <w:iCs/>
        </w:rPr>
        <w:t>⁻¹</w:t>
      </w:r>
      <w:del w:id="31" w:author="Thomas Quaid" w:date="2026-01-31T14:39:00Z" w16du:dateUtc="2026-01-31T22:39:00Z">
        <w:r w:rsidR="009A2EEC" w:rsidRPr="00C62EB5">
          <w:rPr>
            <w:i/>
            <w:iCs/>
          </w:rPr>
          <w:delText> s⁻¹ emerges from first</w:delText>
        </w:r>
        <w:r w:rsidR="009A2EEC" w:rsidRPr="00C62EB5">
          <w:rPr>
            <w:i/>
            <w:iCs/>
          </w:rPr>
          <w:noBreakHyphen/>
          <w:delText xml:space="preserve">sphere descriptors, defining the </w:delText>
        </w:r>
        <w:r w:rsidR="00E001F1">
          <w:rPr>
            <w:i/>
            <w:iCs/>
          </w:rPr>
          <w:delText>limits</w:delText>
        </w:r>
        <w:r w:rsidR="00E001F1" w:rsidRPr="00C62EB5">
          <w:rPr>
            <w:i/>
            <w:iCs/>
          </w:rPr>
          <w:delText xml:space="preserve"> </w:delText>
        </w:r>
        <w:r w:rsidR="009A2EEC" w:rsidRPr="00C62EB5">
          <w:rPr>
            <w:i/>
            <w:iCs/>
          </w:rPr>
          <w:delText xml:space="preserve">within which </w:delText>
        </w:r>
      </w:del>
      <w:ins w:id="32" w:author="Thomas Quaid" w:date="2026-01-31T14:39:00Z" w16du:dateUtc="2026-01-31T22:39:00Z">
        <w:r w:rsidR="00995F6D" w:rsidRPr="00015906">
          <w:rPr>
            <w:i/>
            <w:iCs/>
          </w:rPr>
          <w:t xml:space="preserve">s⁻¹ for </w:t>
        </w:r>
      </w:ins>
      <w:r w:rsidR="00995F6D" w:rsidRPr="00015906">
        <w:rPr>
          <w:i/>
          <w:iCs/>
        </w:rPr>
        <w:t xml:space="preserve">classical </w:t>
      </w:r>
      <w:del w:id="33" w:author="Thomas Quaid" w:date="2026-01-31T14:39:00Z" w16du:dateUtc="2026-01-31T22:39:00Z">
        <w:r w:rsidR="009A2EEC" w:rsidRPr="00C62EB5">
          <w:rPr>
            <w:i/>
            <w:iCs/>
          </w:rPr>
          <w:delText>motifs operate</w:delText>
        </w:r>
        <w:r w:rsidR="00CD2EAA" w:rsidRPr="006861ED">
          <w:rPr>
            <w:i/>
            <w:iCs/>
          </w:rPr>
          <w:delText>.</w:delText>
        </w:r>
        <w:r w:rsidR="00CD2EAA" w:rsidRPr="006861ED">
          <w:rPr>
            <w:rStyle w:val="apple-converted-space"/>
            <w:i/>
            <w:iCs/>
          </w:rPr>
          <w:delText> </w:delText>
        </w:r>
        <w:r w:rsidR="00E0012E">
          <w:rPr>
            <w:i/>
            <w:iCs/>
          </w:rPr>
          <w:delText>For</w:delText>
        </w:r>
        <w:r w:rsidR="00E0012E" w:rsidRPr="00C62EB5">
          <w:rPr>
            <w:i/>
            <w:iCs/>
          </w:rPr>
          <w:delText xml:space="preserve"> </w:delText>
        </w:r>
        <w:r w:rsidR="00E0012E">
          <w:rPr>
            <w:i/>
            <w:iCs/>
          </w:rPr>
          <w:delText>Zn-</w:delText>
        </w:r>
        <w:r w:rsidR="00E15D09">
          <w:rPr>
            <w:i/>
            <w:iCs/>
          </w:rPr>
          <w:delText>mono</w:delText>
        </w:r>
        <w:r w:rsidR="006861ED" w:rsidRPr="00C62EB5">
          <w:rPr>
            <w:i/>
            <w:iCs/>
          </w:rPr>
          <w:delText>dentate</w:delText>
        </w:r>
        <w:r w:rsidR="00E0012E">
          <w:rPr>
            <w:i/>
            <w:iCs/>
          </w:rPr>
          <w:delText xml:space="preserve"> complexes</w:delText>
        </w:r>
        <w:r w:rsidR="006861ED" w:rsidRPr="00C62EB5">
          <w:rPr>
            <w:i/>
            <w:iCs/>
          </w:rPr>
          <w:delText xml:space="preserve">, </w:delText>
        </w:r>
        <w:r>
          <w:rPr>
            <w:i/>
            <w:iCs/>
          </w:rPr>
          <w:delText>addition of</w:delText>
        </w:r>
        <w:r w:rsidR="00F25006">
          <w:rPr>
            <w:i/>
            <w:iCs/>
          </w:rPr>
          <w:delText xml:space="preserve"> speciation of the </w:delText>
        </w:r>
        <w:r w:rsidR="006861ED" w:rsidRPr="00C62EB5">
          <w:rPr>
            <w:i/>
            <w:iCs/>
          </w:rPr>
          <w:delText xml:space="preserve">Zn–ligand </w:delText>
        </w:r>
        <w:r w:rsidR="00F25006">
          <w:rPr>
            <w:i/>
            <w:iCs/>
          </w:rPr>
          <w:delText xml:space="preserve">complexes </w:delText>
        </w:r>
        <w:r>
          <w:rPr>
            <w:i/>
            <w:iCs/>
          </w:rPr>
          <w:delText>reduces</w:delText>
        </w:r>
        <w:r w:rsidRPr="00C62EB5">
          <w:rPr>
            <w:i/>
            <w:iCs/>
          </w:rPr>
          <w:delText xml:space="preserve"> </w:delText>
        </w:r>
        <w:r w:rsidR="006861ED" w:rsidRPr="00C62EB5">
          <w:rPr>
            <w:i/>
            <w:iCs/>
          </w:rPr>
          <w:delText xml:space="preserve">the </w:delText>
        </w:r>
        <w:r w:rsidRPr="00C62EB5">
          <w:rPr>
            <w:i/>
            <w:iCs/>
          </w:rPr>
          <w:delText>order</w:delText>
        </w:r>
        <w:r w:rsidRPr="00C62EB5">
          <w:rPr>
            <w:i/>
            <w:iCs/>
          </w:rPr>
          <w:noBreakHyphen/>
          <w:delText>of</w:delText>
        </w:r>
        <w:r w:rsidRPr="00C62EB5">
          <w:rPr>
            <w:i/>
            <w:iCs/>
          </w:rPr>
          <w:noBreakHyphen/>
          <w:delText xml:space="preserve">magnitude </w:delText>
        </w:r>
        <w:r>
          <w:rPr>
            <w:i/>
            <w:iCs/>
          </w:rPr>
          <w:delText>difference</w:delText>
        </w:r>
        <w:r w:rsidRPr="00C62EB5">
          <w:rPr>
            <w:i/>
            <w:iCs/>
          </w:rPr>
          <w:delText xml:space="preserve"> </w:delText>
        </w:r>
        <w:r w:rsidR="006861ED" w:rsidRPr="00BD331B">
          <w:rPr>
            <w:i/>
            <w:iCs/>
          </w:rPr>
          <w:delText>between</w:delText>
        </w:r>
        <w:r w:rsidR="003B4A0A" w:rsidRPr="00BD331B">
          <w:rPr>
            <w:i/>
            <w:iCs/>
          </w:rPr>
          <w:delText xml:space="preserve"> </w:delText>
        </w:r>
        <w:r w:rsidR="00AF45C8" w:rsidRPr="00BD331B">
          <w:rPr>
            <w:i/>
            <w:iCs/>
          </w:rPr>
          <w:delText>species</w:delText>
        </w:r>
        <w:r w:rsidR="00384796" w:rsidRPr="00BD331B">
          <w:rPr>
            <w:i/>
            <w:iCs/>
          </w:rPr>
          <w:delText xml:space="preserve">-invariant </w:delText>
        </w:r>
        <w:r w:rsidR="006861ED" w:rsidRPr="00BD331B">
          <w:rPr>
            <w:i/>
            <w:iCs/>
          </w:rPr>
          <w:delText>predictions and experiment</w:delText>
        </w:r>
        <w:r>
          <w:rPr>
            <w:i/>
            <w:iCs/>
          </w:rPr>
          <w:delText>,</w:delText>
        </w:r>
        <w:r w:rsidR="006861ED" w:rsidRPr="00BD331B">
          <w:rPr>
            <w:i/>
            <w:iCs/>
          </w:rPr>
          <w:delText xml:space="preserve"> while preserving </w:delText>
        </w:r>
        <w:r w:rsidR="00F25006" w:rsidRPr="00BD331B">
          <w:rPr>
            <w:i/>
            <w:iCs/>
          </w:rPr>
          <w:delText xml:space="preserve">the </w:delText>
        </w:r>
        <w:r>
          <w:rPr>
            <w:i/>
            <w:iCs/>
          </w:rPr>
          <w:delText>relative</w:delText>
        </w:r>
        <w:r w:rsidRPr="00BD331B">
          <w:rPr>
            <w:i/>
            <w:iCs/>
          </w:rPr>
          <w:delText xml:space="preserve"> </w:delText>
        </w:r>
        <w:r w:rsidR="006861ED" w:rsidRPr="00BD331B">
          <w:rPr>
            <w:i/>
            <w:iCs/>
          </w:rPr>
          <w:delText xml:space="preserve">order </w:delText>
        </w:r>
        <w:r w:rsidR="00F25006" w:rsidRPr="00BD331B">
          <w:rPr>
            <w:i/>
            <w:iCs/>
          </w:rPr>
          <w:delText>of activity</w:delText>
        </w:r>
        <w:r w:rsidR="00CB5497" w:rsidRPr="00BD331B">
          <w:rPr>
            <w:i/>
            <w:iCs/>
          </w:rPr>
          <w:delText xml:space="preserve"> and </w:delText>
        </w:r>
        <w:r w:rsidR="00384796" w:rsidRPr="00083B8F">
          <w:rPr>
            <w:i/>
            <w:iCs/>
          </w:rPr>
          <w:delText>species-</w:delText>
        </w:r>
        <w:r w:rsidR="00357A43" w:rsidRPr="00BD331B">
          <w:rPr>
            <w:i/>
            <w:iCs/>
          </w:rPr>
          <w:delText>variance accounting</w:delText>
        </w:r>
        <w:r w:rsidR="00F25006" w:rsidRPr="00BD331B">
          <w:rPr>
            <w:i/>
            <w:iCs/>
          </w:rPr>
          <w:delText xml:space="preserve"> </w:delText>
        </w:r>
        <w:r w:rsidR="006861ED" w:rsidRPr="00BD331B">
          <w:rPr>
            <w:i/>
            <w:iCs/>
          </w:rPr>
          <w:delText>(R²</w:delText>
        </w:r>
        <w:r w:rsidR="006861ED" w:rsidRPr="00C62EB5">
          <w:rPr>
            <w:i/>
            <w:iCs/>
          </w:rPr>
          <w:delText xml:space="preserve"> ≈ 0.83)</w:delText>
        </w:r>
        <w:r w:rsidR="00F25006">
          <w:rPr>
            <w:i/>
            <w:iCs/>
          </w:rPr>
          <w:delText xml:space="preserve">. </w:delText>
        </w:r>
        <w:commentRangeStart w:id="34"/>
        <w:commentRangeStart w:id="35"/>
        <w:r w:rsidR="001A6FC1">
          <w:rPr>
            <w:i/>
            <w:iCs/>
          </w:rPr>
          <w:delText>Moreover, a</w:delText>
        </w:r>
        <w:r w:rsidR="006861ED" w:rsidRPr="00C62EB5">
          <w:rPr>
            <w:i/>
            <w:iCs/>
          </w:rPr>
          <w:delText xml:space="preserve"> simple, series</w:delText>
        </w:r>
        <w:r w:rsidR="006861ED" w:rsidRPr="00C62EB5">
          <w:rPr>
            <w:i/>
            <w:iCs/>
          </w:rPr>
          <w:noBreakHyphen/>
          <w:delText>specific speciation multiplier Φ</w:delText>
        </w:r>
        <w:r w:rsidR="006861ED" w:rsidRPr="00C62EB5">
          <w:rPr>
            <w:i/>
            <w:iCs/>
            <w:vertAlign w:val="subscript"/>
          </w:rPr>
          <w:delText>spec(4:1)</w:delText>
        </w:r>
        <w:r w:rsidR="006861ED" w:rsidRPr="00C62EB5">
          <w:rPr>
            <w:i/>
            <w:iCs/>
          </w:rPr>
          <w:delText xml:space="preserve"> ≈ 0.05 maps</w:delText>
        </w:r>
        <w:r w:rsidR="00AE14D8">
          <w:rPr>
            <w:i/>
            <w:iCs/>
          </w:rPr>
          <w:delText xml:space="preserve"> </w:delText>
        </w:r>
        <w:r w:rsidR="00F25006">
          <w:rPr>
            <w:i/>
            <w:iCs/>
          </w:rPr>
          <w:delText xml:space="preserve">the </w:delText>
        </w:r>
        <w:r w:rsidR="00AE14D8">
          <w:rPr>
            <w:i/>
            <w:iCs/>
          </w:rPr>
          <w:delText>computed</w:delText>
        </w:r>
      </w:del>
      <w:ins w:id="36" w:author="Thomas Quaid" w:date="2026-01-31T14:39:00Z" w16du:dateUtc="2026-01-31T22:39:00Z">
        <w:r w:rsidR="00995F6D" w:rsidRPr="00015906">
          <w:rPr>
            <w:i/>
            <w:iCs/>
          </w:rPr>
          <w:t>multidentate scaffolds. Monodentate imidazole assemblies are not bound by this constraint; the predicted</w:t>
        </w:r>
      </w:ins>
      <w:r w:rsidR="00995F6D" w:rsidRPr="00015906">
        <w:rPr>
          <w:i/>
          <w:iCs/>
        </w:rPr>
        <w:t xml:space="preserve"> intrinsic </w:t>
      </w:r>
      <w:del w:id="37" w:author="Thomas Quaid" w:date="2026-01-31T14:39:00Z" w16du:dateUtc="2026-01-31T22:39:00Z">
        <w:r w:rsidR="00F25006">
          <w:rPr>
            <w:i/>
            <w:iCs/>
          </w:rPr>
          <w:delText xml:space="preserve">rates of </w:delText>
        </w:r>
        <w:r w:rsidR="001C57FB">
          <w:rPr>
            <w:i/>
            <w:iCs/>
          </w:rPr>
          <w:delText xml:space="preserve">complexes bound by </w:delText>
        </w:r>
        <w:r w:rsidR="006861ED" w:rsidRPr="00C62EB5">
          <w:rPr>
            <w:i/>
            <w:iCs/>
          </w:rPr>
          <w:delText>tridentate</w:delText>
        </w:r>
        <w:r w:rsidR="006861ED" w:rsidRPr="00C62EB5">
          <w:rPr>
            <w:i/>
            <w:iCs/>
          </w:rPr>
          <w:noBreakHyphen/>
        </w:r>
        <w:r w:rsidR="00F25006">
          <w:rPr>
            <w:i/>
            <w:iCs/>
          </w:rPr>
          <w:delText>ligand</w:delText>
        </w:r>
        <w:r w:rsidR="001C57FB">
          <w:rPr>
            <w:i/>
            <w:iCs/>
          </w:rPr>
          <w:delText>s</w:delText>
        </w:r>
        <w:r w:rsidR="00F25006">
          <w:rPr>
            <w:i/>
            <w:iCs/>
          </w:rPr>
          <w:delText xml:space="preserve"> to their </w:delText>
        </w:r>
      </w:del>
      <w:ins w:id="38" w:author="Thomas Quaid" w:date="2026-01-31T14:39:00Z" w16du:dateUtc="2026-01-31T22:39:00Z">
        <w:r w:rsidR="00995F6D" w:rsidRPr="00015906">
          <w:rPr>
            <w:i/>
            <w:iCs/>
          </w:rPr>
          <w:t xml:space="preserve">rate for ZnL₄(OH) (~1490 M⁻¹s⁻¹) exceeds the highest reported </w:t>
        </w:r>
      </w:ins>
      <w:r w:rsidR="00995F6D" w:rsidRPr="00015906">
        <w:rPr>
          <w:i/>
          <w:iCs/>
        </w:rPr>
        <w:t xml:space="preserve">experimental </w:t>
      </w:r>
      <w:del w:id="39" w:author="Thomas Quaid" w:date="2026-01-31T14:39:00Z" w16du:dateUtc="2026-01-31T22:39:00Z">
        <w:r w:rsidR="00F25006">
          <w:rPr>
            <w:i/>
            <w:iCs/>
          </w:rPr>
          <w:delText>values</w:delText>
        </w:r>
        <w:r w:rsidR="006861ED" w:rsidRPr="00C62EB5">
          <w:rPr>
            <w:i/>
            <w:iCs/>
          </w:rPr>
          <w:delText>.</w:delText>
        </w:r>
        <w:r w:rsidR="006861ED" w:rsidRPr="00C62EB5">
          <w:rPr>
            <w:rStyle w:val="apple-converted-space"/>
            <w:rFonts w:eastAsiaTheme="majorEastAsia"/>
            <w:i/>
            <w:iCs/>
          </w:rPr>
          <w:delText xml:space="preserve">  </w:delText>
        </w:r>
        <w:r w:rsidR="007556CC">
          <w:rPr>
            <w:i/>
            <w:iCs/>
          </w:rPr>
          <w:delText>Analysis</w:delText>
        </w:r>
        <w:r w:rsidR="007556CC" w:rsidRPr="00C62EB5">
          <w:rPr>
            <w:i/>
            <w:iCs/>
          </w:rPr>
          <w:delText xml:space="preserve"> </w:delText>
        </w:r>
        <w:r w:rsidR="006861ED" w:rsidRPr="00C62EB5">
          <w:rPr>
            <w:i/>
            <w:iCs/>
          </w:rPr>
          <w:delText>of mono</w:delText>
        </w:r>
        <w:r w:rsidR="006861ED" w:rsidRPr="00C62EB5">
          <w:rPr>
            <w:i/>
            <w:iCs/>
          </w:rPr>
          <w:noBreakHyphen/>
          <w:delText>substituted cyclen derivatives further indicates ±30–40 % modulation within the same first</w:delText>
        </w:r>
        <w:r w:rsidR="001C57FB">
          <w:rPr>
            <w:i/>
            <w:iCs/>
          </w:rPr>
          <w:delText xml:space="preserve"> coordination </w:delText>
        </w:r>
        <w:r w:rsidR="006861ED" w:rsidRPr="00C62EB5">
          <w:rPr>
            <w:i/>
            <w:iCs/>
          </w:rPr>
          <w:delText>sphere</w:delText>
        </w:r>
        <w:r w:rsidR="000C1488">
          <w:rPr>
            <w:i/>
            <w:iCs/>
          </w:rPr>
          <w:delText xml:space="preserve"> </w:delText>
        </w:r>
        <w:r w:rsidR="002409F8">
          <w:rPr>
            <w:i/>
            <w:iCs/>
          </w:rPr>
          <w:delText xml:space="preserve">when considering </w:delText>
        </w:r>
        <w:r w:rsidR="000171A1" w:rsidRPr="007060FB">
          <w:rPr>
            <w:i/>
            <w:iCs/>
          </w:rPr>
          <w:delText>ΔG</w:delText>
        </w:r>
        <w:r w:rsidR="000171A1" w:rsidRPr="007060FB">
          <w:rPr>
            <w:i/>
            <w:iCs/>
            <w:vertAlign w:val="subscript"/>
          </w:rPr>
          <w:delText>bind</w:delText>
        </w:r>
        <w:r w:rsidR="000171A1" w:rsidRPr="007060FB">
          <w:rPr>
            <w:i/>
            <w:iCs/>
          </w:rPr>
          <w:delText xml:space="preserve"> </w:delText>
        </w:r>
        <w:r w:rsidR="002409F8">
          <w:rPr>
            <w:i/>
            <w:iCs/>
          </w:rPr>
          <w:delText>only</w:delText>
        </w:r>
        <w:r w:rsidR="006861ED" w:rsidRPr="00C62EB5">
          <w:rPr>
            <w:i/>
            <w:iCs/>
          </w:rPr>
          <w:delText>.</w:delText>
        </w:r>
        <w:r w:rsidR="00414A32" w:rsidRPr="00083B8F">
          <w:rPr>
            <w:i/>
            <w:iCs/>
          </w:rPr>
          <w:delText xml:space="preserve"> </w:delText>
        </w:r>
        <w:r w:rsidR="00671C7C" w:rsidRPr="00083B8F">
          <w:rPr>
            <w:i/>
            <w:iCs/>
          </w:rPr>
          <w:delText>T</w:delText>
        </w:r>
        <w:r w:rsidR="00414A32" w:rsidRPr="00083B8F">
          <w:rPr>
            <w:i/>
            <w:iCs/>
          </w:rPr>
          <w:delText>he ΔG</w:delText>
        </w:r>
        <w:r w:rsidR="00414A32" w:rsidRPr="00083B8F">
          <w:rPr>
            <w:i/>
            <w:iCs/>
            <w:vertAlign w:val="subscript"/>
          </w:rPr>
          <w:delText>bind</w:delText>
        </w:r>
        <w:r w:rsidR="00414A32" w:rsidRPr="00083B8F">
          <w:rPr>
            <w:i/>
            <w:iCs/>
          </w:rPr>
          <w:delText xml:space="preserve"> descriptor preserves rank</w:delText>
        </w:r>
        <w:r w:rsidR="00671C7C" w:rsidRPr="00083B8F">
          <w:rPr>
            <w:i/>
            <w:iCs/>
          </w:rPr>
          <w:delText>-</w:delText>
        </w:r>
        <w:r w:rsidR="00414A32" w:rsidRPr="00083B8F">
          <w:rPr>
            <w:i/>
            <w:iCs/>
          </w:rPr>
          <w:delText>order in conformationally flexible</w:delText>
        </w:r>
      </w:del>
      <w:ins w:id="40" w:author="Thomas Quaid" w:date="2026-01-31T14:39:00Z" w16du:dateUtc="2026-01-31T22:39:00Z">
        <w:r w:rsidR="00995F6D" w:rsidRPr="00015906">
          <w:rPr>
            <w:i/>
            <w:iCs/>
          </w:rPr>
          <w:t xml:space="preserve">value. </w:t>
        </w:r>
        <w:r w:rsidR="00292EBA" w:rsidRPr="00292EBA">
          <w:rPr>
            <w:i/>
            <w:iCs/>
          </w:rPr>
          <w:t>Observed rates for</w:t>
        </w:r>
      </w:ins>
      <w:r w:rsidR="00292EBA" w:rsidRPr="00292EBA">
        <w:rPr>
          <w:i/>
          <w:iCs/>
        </w:rPr>
        <w:t xml:space="preserve"> monodentate systems </w:t>
      </w:r>
      <w:del w:id="41" w:author="Thomas Quaid" w:date="2026-01-31T14:39:00Z" w16du:dateUtc="2026-01-31T22:39:00Z">
        <w:r w:rsidR="00414A32" w:rsidRPr="00083B8F">
          <w:rPr>
            <w:i/>
            <w:iCs/>
          </w:rPr>
          <w:delText>but fails within</w:delText>
        </w:r>
      </w:del>
      <w:ins w:id="42" w:author="Thomas Quaid" w:date="2026-01-31T14:39:00Z" w16du:dateUtc="2026-01-31T22:39:00Z">
        <w:r w:rsidR="00292EBA" w:rsidRPr="00292EBA">
          <w:rPr>
            <w:i/>
            <w:iCs/>
          </w:rPr>
          <w:t>are an order of magnitude lower, a discrepancy explained by equilibrium speciation: even at the optimal 15:1 ligand-to-zinc ratio, only ~32% of zinc exists in catalytically active forms. The resulting correction factor Φ</w:t>
        </w:r>
        <w:r w:rsidR="00292EBA" w:rsidRPr="00015906">
          <w:rPr>
            <w:i/>
            <w:iCs/>
            <w:vertAlign w:val="subscript"/>
          </w:rPr>
          <w:t>spec</w:t>
        </w:r>
        <w:r w:rsidR="00292EBA" w:rsidRPr="00292EBA">
          <w:rPr>
            <w:i/>
            <w:iCs/>
          </w:rPr>
          <w:t xml:space="preserve"> ≈ 0.05 enables rate prediction without system-specific equilibrium constants</w:t>
        </w:r>
        <w:r w:rsidR="00995F6D" w:rsidRPr="00015906">
          <w:rPr>
            <w:i/>
            <w:iCs/>
          </w:rPr>
          <w:t>. Within</w:t>
        </w:r>
      </w:ins>
      <w:r w:rsidR="00995F6D" w:rsidRPr="00015906">
        <w:rPr>
          <w:i/>
          <w:iCs/>
        </w:rPr>
        <w:t xml:space="preserve"> the N-functionalized cyclen series</w:t>
      </w:r>
      <w:del w:id="43" w:author="Thomas Quaid" w:date="2026-01-31T14:39:00Z" w16du:dateUtc="2026-01-31T22:39:00Z">
        <w:r w:rsidR="003F7111" w:rsidRPr="00083B8F">
          <w:rPr>
            <w:i/>
            <w:iCs/>
          </w:rPr>
          <w:delText>. In these systems</w:delText>
        </w:r>
        <w:r w:rsidR="00414A32" w:rsidRPr="00083B8F">
          <w:rPr>
            <w:i/>
            <w:iCs/>
          </w:rPr>
          <w:delText xml:space="preserve"> </w:delText>
        </w:r>
        <w:r w:rsidR="000171A1" w:rsidRPr="007060FB">
          <w:rPr>
            <w:i/>
            <w:iCs/>
          </w:rPr>
          <w:delText>activity</w:delText>
        </w:r>
        <w:r w:rsidR="000171A1" w:rsidRPr="000171A1">
          <w:rPr>
            <w:i/>
            <w:iCs/>
          </w:rPr>
          <w:delText xml:space="preserve"> </w:delText>
        </w:r>
        <w:r w:rsidR="000171A1">
          <w:rPr>
            <w:i/>
            <w:iCs/>
          </w:rPr>
          <w:delText>trends with</w:delText>
        </w:r>
      </w:del>
      <w:ins w:id="44" w:author="Thomas Quaid" w:date="2026-01-31T14:39:00Z" w16du:dateUtc="2026-01-31T22:39:00Z">
        <w:r w:rsidR="00995F6D" w:rsidRPr="00015906">
          <w:rPr>
            <w:i/>
            <w:iCs/>
          </w:rPr>
          <w:t>,</w:t>
        </w:r>
      </w:ins>
      <w:r w:rsidR="00995F6D" w:rsidRPr="00015906">
        <w:rPr>
          <w:i/>
          <w:iCs/>
        </w:rPr>
        <w:t xml:space="preserve"> ground</w:t>
      </w:r>
      <w:del w:id="45" w:author="Thomas Quaid" w:date="2026-01-31T14:39:00Z" w16du:dateUtc="2026-01-31T22:39:00Z">
        <w:r w:rsidR="003F7111" w:rsidRPr="00083B8F">
          <w:rPr>
            <w:i/>
            <w:iCs/>
          </w:rPr>
          <w:delText xml:space="preserve"> </w:delText>
        </w:r>
      </w:del>
      <w:ins w:id="46" w:author="Thomas Quaid" w:date="2026-01-31T14:39:00Z" w16du:dateUtc="2026-01-31T22:39:00Z">
        <w:r w:rsidR="00995F6D" w:rsidRPr="00015906">
          <w:rPr>
            <w:i/>
            <w:iCs/>
          </w:rPr>
          <w:t>-</w:t>
        </w:r>
      </w:ins>
      <w:r w:rsidR="00995F6D" w:rsidRPr="00015906">
        <w:rPr>
          <w:i/>
          <w:iCs/>
        </w:rPr>
        <w:t>state steric congestion (%V</w:t>
      </w:r>
      <w:r w:rsidR="00995F6D" w:rsidRPr="00015906">
        <w:rPr>
          <w:i/>
          <w:iCs/>
          <w:vertAlign w:val="subscript"/>
        </w:rPr>
        <w:t>buried</w:t>
      </w:r>
      <w:del w:id="47" w:author="Thomas Quaid" w:date="2026-01-31T14:39:00Z" w16du:dateUtc="2026-01-31T22:39:00Z">
        <w:r w:rsidR="00414A32" w:rsidRPr="00083B8F">
          <w:rPr>
            <w:i/>
            <w:iCs/>
          </w:rPr>
          <w:delText>)</w:delText>
        </w:r>
        <w:r w:rsidR="003F7111" w:rsidRPr="00083B8F">
          <w:rPr>
            <w:i/>
            <w:iCs/>
          </w:rPr>
          <w:delText xml:space="preserve">, a </w:delText>
        </w:r>
        <w:r w:rsidR="00414A32" w:rsidRPr="00083B8F">
          <w:rPr>
            <w:i/>
            <w:iCs/>
          </w:rPr>
          <w:delText>divergence</w:delText>
        </w:r>
      </w:del>
      <w:ins w:id="48" w:author="Thomas Quaid" w:date="2026-01-31T14:39:00Z" w16du:dateUtc="2026-01-31T22:39:00Z">
        <w:r w:rsidR="00995F6D" w:rsidRPr="00015906">
          <w:rPr>
            <w:i/>
            <w:iCs/>
          </w:rPr>
          <w:t>) overrides ΔG</w:t>
        </w:r>
        <w:r w:rsidR="00995F6D" w:rsidRPr="00015906">
          <w:rPr>
            <w:i/>
            <w:iCs/>
            <w:vertAlign w:val="subscript"/>
          </w:rPr>
          <w:t>bind</w:t>
        </w:r>
        <w:r w:rsidR="00995F6D" w:rsidRPr="00015906">
          <w:rPr>
            <w:i/>
            <w:iCs/>
          </w:rPr>
          <w:t xml:space="preserve"> in determining activity rank,</w:t>
        </w:r>
      </w:ins>
      <w:r w:rsidR="00995F6D" w:rsidRPr="00015906">
        <w:rPr>
          <w:i/>
          <w:iCs/>
        </w:rPr>
        <w:t xml:space="preserve"> attributed to the inability of macrocyclic scaffolds to reorganize rapidly during catalysis.</w:t>
      </w:r>
      <w:r w:rsidR="00995F6D" w:rsidRPr="00015906">
        <w:rPr>
          <w:i/>
          <w:rPrChange w:id="49" w:author="Thomas Quaid" w:date="2026-01-31T14:39:00Z" w16du:dateUtc="2026-01-31T22:39:00Z">
            <w:rPr/>
          </w:rPrChange>
        </w:rPr>
        <w:t xml:space="preserve"> </w:t>
      </w:r>
      <w:commentRangeEnd w:id="34"/>
      <w:r w:rsidRPr="00015906">
        <w:rPr>
          <w:rStyle w:val="CommentReference"/>
          <w:i/>
          <w:iCs/>
          <w:sz w:val="24"/>
          <w:szCs w:val="24"/>
        </w:rPr>
        <w:commentReference w:id="34"/>
      </w:r>
      <w:commentRangeEnd w:id="35"/>
      <w:r w:rsidR="001A156F" w:rsidRPr="00015906">
        <w:rPr>
          <w:rStyle w:val="CommentReference"/>
          <w:i/>
          <w:iCs/>
          <w:sz w:val="24"/>
          <w:szCs w:val="24"/>
        </w:rPr>
        <w:commentReference w:id="35"/>
      </w:r>
      <w:r w:rsidR="00995F6D" w:rsidRPr="00015906">
        <w:rPr>
          <w:i/>
          <w:iCs/>
        </w:rPr>
        <w:t xml:space="preserve">Together, these results comprise a </w:t>
      </w:r>
      <w:del w:id="50" w:author="Thomas Quaid" w:date="2026-01-31T14:39:00Z" w16du:dateUtc="2026-01-31T22:39:00Z">
        <w:r w:rsidR="000171A1">
          <w:rPr>
            <w:i/>
            <w:iCs/>
          </w:rPr>
          <w:delText>streamlined</w:delText>
        </w:r>
      </w:del>
      <w:ins w:id="51" w:author="Thomas Quaid" w:date="2026-01-31T14:39:00Z" w16du:dateUtc="2026-01-31T22:39:00Z">
        <w:r w:rsidR="00995F6D" w:rsidRPr="00015906">
          <w:rPr>
            <w:i/>
            <w:iCs/>
          </w:rPr>
          <w:t>transferable</w:t>
        </w:r>
      </w:ins>
      <w:r w:rsidR="00995F6D" w:rsidRPr="00015906">
        <w:rPr>
          <w:i/>
          <w:iCs/>
        </w:rPr>
        <w:t xml:space="preserve"> computational framework </w:t>
      </w:r>
      <w:del w:id="52" w:author="Thomas Quaid" w:date="2026-01-31T14:39:00Z" w16du:dateUtc="2026-01-31T22:39:00Z">
        <w:r w:rsidR="00F25006">
          <w:rPr>
            <w:i/>
            <w:iCs/>
          </w:rPr>
          <w:delText>of</w:delText>
        </w:r>
      </w:del>
      <w:ins w:id="53" w:author="Thomas Quaid" w:date="2026-01-31T14:39:00Z" w16du:dateUtc="2026-01-31T22:39:00Z">
        <w:r w:rsidR="00995F6D" w:rsidRPr="00015906">
          <w:rPr>
            <w:i/>
            <w:iCs/>
          </w:rPr>
          <w:t>integrating</w:t>
        </w:r>
      </w:ins>
      <w:r w:rsidR="00995F6D" w:rsidRPr="00015906">
        <w:rPr>
          <w:i/>
          <w:iCs/>
        </w:rPr>
        <w:t xml:space="preserve"> quantum descriptors and chemical speciation </w:t>
      </w:r>
      <w:del w:id="54" w:author="Thomas Quaid" w:date="2026-01-31T14:39:00Z" w16du:dateUtc="2026-01-31T22:39:00Z">
        <w:r w:rsidR="006861ED" w:rsidRPr="00C62EB5">
          <w:rPr>
            <w:i/>
            <w:iCs/>
          </w:rPr>
          <w:delText xml:space="preserve">that </w:delText>
        </w:r>
        <w:r w:rsidR="00474F6D">
          <w:rPr>
            <w:i/>
            <w:iCs/>
          </w:rPr>
          <w:delText>captur</w:delText>
        </w:r>
        <w:r w:rsidR="000171A1">
          <w:rPr>
            <w:i/>
            <w:iCs/>
          </w:rPr>
          <w:delText>es</w:delText>
        </w:r>
        <w:r w:rsidR="00474F6D">
          <w:rPr>
            <w:i/>
            <w:iCs/>
          </w:rPr>
          <w:delText xml:space="preserve"> essential physics </w:delText>
        </w:r>
        <w:r w:rsidR="00522237">
          <w:rPr>
            <w:i/>
            <w:iCs/>
          </w:rPr>
          <w:delText xml:space="preserve">and </w:delText>
        </w:r>
        <w:r w:rsidR="006861ED" w:rsidRPr="00C62EB5">
          <w:rPr>
            <w:i/>
            <w:iCs/>
          </w:rPr>
          <w:delText>enabl</w:delText>
        </w:r>
        <w:r w:rsidR="000171A1">
          <w:rPr>
            <w:i/>
            <w:iCs/>
          </w:rPr>
          <w:delText>es</w:delText>
        </w:r>
        <w:r w:rsidR="006861ED" w:rsidRPr="00C62EB5">
          <w:rPr>
            <w:i/>
            <w:iCs/>
          </w:rPr>
          <w:delText xml:space="preserve"> </w:delText>
        </w:r>
        <w:r w:rsidR="00F25006">
          <w:rPr>
            <w:i/>
            <w:iCs/>
          </w:rPr>
          <w:delText xml:space="preserve">accurate assessment </w:delText>
        </w:r>
        <w:r w:rsidR="006861ED" w:rsidRPr="00C62EB5">
          <w:rPr>
            <w:i/>
            <w:iCs/>
          </w:rPr>
          <w:delText xml:space="preserve">of </w:delText>
        </w:r>
        <w:r w:rsidR="000677F1">
          <w:rPr>
            <w:i/>
            <w:iCs/>
          </w:rPr>
          <w:delText>designe</w:delText>
        </w:r>
        <w:r w:rsidR="00307D4C">
          <w:rPr>
            <w:i/>
            <w:iCs/>
          </w:rPr>
          <w:delText>r</w:delText>
        </w:r>
        <w:r w:rsidR="000677F1">
          <w:rPr>
            <w:i/>
            <w:iCs/>
          </w:rPr>
          <w:delText xml:space="preserve"> ligands</w:delText>
        </w:r>
        <w:r w:rsidR="000171A1">
          <w:rPr>
            <w:i/>
            <w:iCs/>
          </w:rPr>
          <w:delText>.</w:delText>
        </w:r>
        <w:r w:rsidR="005F77C2">
          <w:rPr>
            <w:i/>
            <w:iCs/>
          </w:rPr>
          <w:delText xml:space="preserve"> </w:delText>
        </w:r>
      </w:del>
      <w:ins w:id="55" w:author="Thomas Quaid" w:date="2026-01-31T14:39:00Z" w16du:dateUtc="2026-01-31T22:39:00Z">
        <w:r w:rsidR="00995F6D" w:rsidRPr="00015906">
          <w:rPr>
            <w:i/>
            <w:iCs/>
          </w:rPr>
          <w:t>for predictive design of zinc-based CO₂ hydration catalysts.</w:t>
        </w:r>
      </w:ins>
    </w:p>
    <w:p w14:paraId="6EB9854F" w14:textId="77777777" w:rsidR="00963FBF" w:rsidRPr="00FF73FB" w:rsidRDefault="00963FBF" w:rsidP="00FF73FB">
      <w:pPr>
        <w:spacing w:line="360" w:lineRule="auto"/>
      </w:pPr>
      <w:r w:rsidRPr="00FF73FB">
        <w:t>Keywords</w:t>
      </w:r>
    </w:p>
    <w:p w14:paraId="2F0FA4B2" w14:textId="4F3A3763" w:rsidR="0053243F" w:rsidRPr="0053243F" w:rsidRDefault="00963FBF" w:rsidP="00FF73FB">
      <w:pPr>
        <w:spacing w:line="360" w:lineRule="auto"/>
      </w:pPr>
      <w:r w:rsidRPr="00963FBF">
        <w:lastRenderedPageBreak/>
        <w:t>carbonic-anhydrase mimic; zinc-mediated CO₂ hydration; speciation-corrected modeling; Δ</w:t>
      </w:r>
      <w:r w:rsidRPr="00083B8F">
        <w:rPr>
          <w:i/>
          <w:iCs/>
        </w:rPr>
        <w:t>G</w:t>
      </w:r>
      <w:r w:rsidRPr="00963FBF">
        <w:rPr>
          <w:vertAlign w:val="subscript"/>
        </w:rPr>
        <w:t>bind</w:t>
      </w:r>
      <w:r w:rsidRPr="00963FBF">
        <w:t xml:space="preserve"> descriptor; outer-sphere stabilization; macrocyclic ligands; imidazole excess</w:t>
      </w:r>
    </w:p>
    <w:p w14:paraId="6C20E1D6" w14:textId="64A168E4" w:rsidR="001748AE" w:rsidRPr="001748AE" w:rsidRDefault="005F6A42" w:rsidP="00FF73FB">
      <w:pPr>
        <w:pStyle w:val="Heading1"/>
      </w:pPr>
      <w:r>
        <w:t>INTRODUCTION</w:t>
      </w:r>
    </w:p>
    <w:p w14:paraId="32E241ED" w14:textId="77777777" w:rsidR="00A37FC7" w:rsidRDefault="000E18AE" w:rsidP="00FF73FB">
      <w:pPr>
        <w:spacing w:line="360" w:lineRule="auto"/>
        <w:rPr>
          <w:del w:id="56" w:author="Thomas Quaid" w:date="2026-01-31T14:39:00Z" w16du:dateUtc="2026-01-31T22:39:00Z"/>
        </w:rPr>
      </w:pPr>
      <w:r>
        <w:t>Metalloenzymes are providing inspiration for the development of synthetic</w:t>
      </w:r>
      <w:r w:rsidR="001C57FB">
        <w:t xml:space="preserve"> molecular </w:t>
      </w:r>
      <w:r w:rsidR="006A6E17">
        <w:t>in</w:t>
      </w:r>
      <w:r>
        <w:t>organ</w:t>
      </w:r>
      <w:r w:rsidR="006A6E17">
        <w:t xml:space="preserve">ic </w:t>
      </w:r>
      <w:r>
        <w:t xml:space="preserve">catalysts that </w:t>
      </w:r>
      <w:r w:rsidR="001C57FB">
        <w:t xml:space="preserve">react with </w:t>
      </w:r>
      <w:r>
        <w:t>high activity and selectivity under mild conditions</w:t>
      </w:r>
      <w:del w:id="57" w:author="Thomas Quaid" w:date="2026-01-31T14:39:00Z" w16du:dateUtc="2026-01-31T22:39:00Z">
        <w:r>
          <w:delText xml:space="preserve"> </w:delText>
        </w:r>
      </w:del>
      <w:ins w:id="58" w:author="Thomas Quaid" w:date="2026-01-31T14:39:00Z" w16du:dateUtc="2026-01-31T22:39:00Z">
        <w:r w:rsidR="004E30ED">
          <w:t>.</w:t>
        </w:r>
      </w:ins>
      <w:r w:rsidR="00346277">
        <w:fldChar w:fldCharType="begin"/>
      </w:r>
      <w:r w:rsidR="00C83A23">
        <w:instrText xml:space="preserve"> ADDIN ZOTERO_ITEM CSL_CITATION {"citationID":"Zki4U673","properties":{"formattedCitation":"\\super 1\\uc0\\u8211{}3\\nosupersub{}","plainCitation":"1–3","noteIndex":0},"citationItems":[{"id":382,"uris":["http://zotero.org/users/15279553/items/YRMSW73C"],"itemData":{"id":382,"type":"article-journal","abstract":"Metalloenzymes are among the major targets of protein design and engineering efforts aimed at attaining novel and efficient catalysis for biochemical transformation and biomedical applications, due to the diversity of functions imparted by the metallo-cofactors along with the versatility of the protein environment. Naturally evolved protein scaffolds can often serve as robust foundations for sustaining artificial active sites constructed by rational design, directed evolution, or a combination of the two strategies. Accumulated knowledge of structure-function relationship and advancement of tools such as computational algorithms and unnatural amino acids incorporation all contribute to the design of better metalloenzymes with catalytic properties approaching the needs of practical applications.","container-title":"Current opinion in chemical biology","DOI":"10.1016/j.cbpa.2014.01.006","ISSN":"1367-5931","journalAbbreviation":"Curr Opin Chem Biol","page":"67-75","PMID":"24513641","PMCID":"PMC4008701","source":"PubMed Central","title":"Metalloenzyme Design and Engineering through Strategic Modifications of Native Protein Scaffolds","volume":"0","author":[{"family":"Petrik","given":"Igor D."},{"family":"Liu","given":"Jing"},{"family":"Lu","given":"Yi"}],"issued":{"date-parts":[["2014",4]]}}},{"id":377,"uris":["http://zotero.org/users/15279553/items/7F2QM4NB"],"itemData":{"id":377,"type":"article-journal","abstract":"ConspectusNatural metalloenzymes are often the most proficient catalysts in terms of their activity, selectivity, and ability to operate at mild conditions. However, metalloenzymes are occasionally surprising in their selection of catalytic metals, and in their responses to metal substitution. Indeed, from the isolated standpoint of producing the best catalyst, a chemist designing from first-principles would likely choose a different metal. For example, some enzymes employ a redox active metal where a simple Lewis acid is needed. Such are several hydrolases. In other cases, substitution of a non-native metal leads to radical improvements in reactivity. For example, histone deacetylase 8 naturally operates with Zn2+ in the active site but becomes much more active with Fe2+. For β-lactamases, the replacement of the native Zn2+ with Ni2+ was suggested to lead to higher activity as predicted computationally. There are also intriguing cases, such as Fe2+- and Mn2+-dependent ribonucleotide reductases and W4+- and Mo4+-dependent DMSO reductases, where organisms manage to circumvent the scarcity of one metal (e.g., Fe2+) by creating protein structures that utilize another metal (e.g., Mn2+) for the catalysis of the same reaction. Naturally, even though both metal forms are active, one of the metals is preferred in every-day life, and the other metal variant remains dormant until an emergency strikes in the cell. These examples lead to certain questions. When are catalytic metals selected purely for electronic or structural reasons, implying that enzymatic catalysis is optimized to its maximum? When are metal selections a manifestation of competing evolutionary pressures, where choices are dictated not just by catalytic efficiency but also by other factors in the cell? In other words, how can enzymes be improved as catalysts merely through the use of common biological building blocks available to cells? Addressing these questions is highly relevant to the enzyme design community, where the goal is to prepare maximally efficient quasi-natural enzymes for the catalysis of reactions that interest humankind.Due to competing evolutionary pressures, many natural enzymes may not have evolved to be ideal catalysts and can be improved for the isolated purpose of catalysis in vitro when the competing factors are removed.The goal of this Account is not to cover all the possible stories but rather to highlight how variable enzymatic catalysis can be. We want to bring up possible factors affecting the evolution of enzyme structure, and the large- and intermediate-scale structural and electronic effects that metals can induce in the protein, and most importantly, the opportunities for optimization of these enzymes for catalysis in vitro.","container-title":"Accounts of Chemical Research","DOI":"10.1021/ar500227u","ISSN":"0001-4842","issue":"10","journalAbbreviation":"Acc. Chem. Res.","page":"3110-3117","publisher":"American Chemical Society","source":"ACS Publications","title":"Mysteries of Metals in Metalloenzymes","volume":"47","author":[{"family":"Valdez","given":"Crystal E."},{"family":"Smith","given":"Quentin A."},{"family":"Nechay","given":"Michael R."},{"family":"Alexandrova","given":"Anastassia N."}],"issued":{"date-parts":[["2014",10,21]]}}},{"id":379,"uris":["http://zotero.org/users/15279553/items/ZA258PHS"],"itemData":{"id":379,"type":"article-journal","abstract":"Artificial metalloenzymes (ArMs) comprise a synthetic metal complex in a protein scaffold. ArMs display performances combining those of both homogeneous catalysts and biocatalysts. Specifically, ArMs selectively catalyze non-natural reactions and reactions inspired by nature in water under mild conditions. In the past few years, the construction of ArMs that possess a genetically incorporated unnatural amino acid and the directed evolution of ArMs have become of great interest in the field. Additionally, biochemical applications of ArMs have steadily increased, owing to the fact that compartmentalization within a protein scaffold allows the synthetic metal complex to remain functional in a sea of inactivating biomolecules. In this review, we present updates on: (1) the newly reported ArMs, according to their type of reaction, and (2) the unique biochemical applications of ArMs, including chemoenzymatic cascades and intracellular/in vivo catalysis. We believe that ArMs have great potential as catalysts for organic synthesis and as chemical biology tools for pharmaceutical applications.","container-title":"Molecules","DOI":"10.3390/molecules25132989","ISSN":"1420-3049","issue":"13","journalAbbreviation":"Molecules","page":"2989","PMID":"32629938","PMCID":"PMC7411666","source":"PubMed Central","title":"Artificial Metalloenzymes: From Selective Chemical Transformations to Biochemical Applications","title-short":"Artificial Metalloenzymes","volume":"25","author":[{"family":"Himiyama","given":"Tomoki"},{"family":"Okamoto","given":"Yasunori"}],"issued":{"date-parts":[["2020",6,30]]}}}],"schema":"https://github.com/citation-style-language/schema/raw/master/csl-citation.json"} </w:instrText>
      </w:r>
      <w:r w:rsidR="00346277">
        <w:fldChar w:fldCharType="separate"/>
      </w:r>
      <w:r w:rsidR="00C8555F" w:rsidRPr="00C8555F">
        <w:rPr>
          <w:rFonts w:eastAsiaTheme="minorHAnsi"/>
          <w:vertAlign w:val="superscript"/>
          <w14:ligatures w14:val="standardContextual"/>
        </w:rPr>
        <w:t>1–3</w:t>
      </w:r>
      <w:r w:rsidR="00346277">
        <w:fldChar w:fldCharType="end"/>
      </w:r>
      <w:del w:id="59" w:author="Thomas Quaid" w:date="2026-01-31T14:39:00Z" w16du:dateUtc="2026-01-31T22:39:00Z">
        <w:r>
          <w:delText>.</w:delText>
        </w:r>
      </w:del>
      <w:r>
        <w:t xml:space="preserve"> A standard bearer of metalloenzymatic efficiency is carbonic </w:t>
      </w:r>
      <w:r w:rsidR="00B662DF">
        <w:t>anhydrase (CA)</w:t>
      </w:r>
      <w:r>
        <w:t>, which</w:t>
      </w:r>
      <w:r w:rsidR="00B662DF">
        <w:t xml:space="preserve"> </w:t>
      </w:r>
      <w:r w:rsidR="00286925">
        <w:t>catalyze</w:t>
      </w:r>
      <w:r>
        <w:t>s</w:t>
      </w:r>
      <w:r w:rsidR="00286925">
        <w:t xml:space="preserve"> </w:t>
      </w:r>
      <w:r w:rsidR="00B662DF">
        <w:t xml:space="preserve">the hydration of carbon dioxide with </w:t>
      </w:r>
      <w:r>
        <w:t>turnover frequencies approaching 10⁶ s</w:t>
      </w:r>
      <w:del w:id="60" w:author="Thomas Quaid" w:date="2026-01-31T14:39:00Z" w16du:dateUtc="2026-01-31T22:39:00Z">
        <w:r>
          <w:delText>⁻¹</w:delText>
        </w:r>
        <w:r w:rsidR="006F6EA2">
          <w:delText xml:space="preserve">. </w:delText>
        </w:r>
      </w:del>
      <w:ins w:id="61" w:author="Thomas Quaid" w:date="2026-01-31T14:39:00Z" w16du:dateUtc="2026-01-31T22:39:00Z">
        <w:r>
          <w:t>⁻¹</w:t>
        </w:r>
        <w:r w:rsidR="003F7822">
          <w:t>.</w:t>
        </w:r>
      </w:ins>
      <w:r>
        <w:fldChar w:fldCharType="begin"/>
      </w:r>
      <w:r w:rsidR="00C83A23">
        <w:instrText xml:space="preserve"> ADDIN ZOTERO_ITEM CSL_CITATION {"citationID":"ll1DCOoJ","properties":{"formattedCitation":"\\super 4,5\\nosupersub{}","plainCitation":"4,5","noteIndex":0},"citationItems":[{"id":315,"uris":["http://zotero.org/users/15279553/items/5SN78C8G"],"itemData":{"id":315,"type":"article-journal","abstract":"Carbonic anhydrase (CA) is an enzyme with unparallele d catalytic activity in CO2 hydration. However, its high cost and low stability seriously restrict its industrial application in CO2 absorption. Constructing CA mimics is a promising strategy to overcome the above limitations. However, to date, a majority of mimics reported are suffering from laborious synthetic processes, harsh synthetic conditions, and costly ligand materials. Therefore, developing novel CA mimics with higher applicability remains a high priority. Due to the structural similarity between zeolite imidazolate framework (ZIF)-8 and natural carbonic anhydrase (CA), ZIF-8 may be considered as a potential CA-mimetic catalyst for CO2 absorption. To validate this assumption, ZIF-8 and hydrophilic ZIF-8-TA were synthesized and the results from subsequent CO2 absorption experiments indicated that the synthesized catalysts could significantly enhance CO2 absorption in water and common alkaline solutions. The addition of 1.0 wt % ZIF-8 in water and different alkaline solutions respectively increased the average CO2 absorption rate by 42.35 and 6.78–24.51%, while the addition of 1.0 wt % of ZIF-8-TA increased the CO2 absorption rate by 81.80 and 18.16–34.39%, respectively. Besides, both catalysts possessed excellent reusability that they retained high performance even after five cycles of absorption and regeneration. Through esterase experiments, it was confirmed that ZIF-8 and ZIF-8-TA exhibited higher CA-mimetic activity than many reported CA mimics. Through density functional theory (DFT) calculations, it was indicated that the catalytic CO2 hydration pathway of ZIF-8 primarily involves four steps, including nucleophilic attack, rearrangement, replacement, and deprotonation, which is similar to that of natural CA, while ZIF-8-TA does not undergo the rearrangement step. Moreover, the electron-donation effect and van der Waals interaction of tannic acid endow ZIF-8-TA with higher catalytic activity.","container-title":"The Journal of Physical Chemistry C","DOI":"10.1021/acs.jpcc.3c00345","ISSN":"1932-7447","issue":"15","journalAbbreviation":"J. Phys. Chem. C","page":"7184-7196","publisher":"American Chemical Society","source":"ACS Publications","title":"Highly Hydrophilic ZIF-8 as a Carbonic Anhydrase Mimetic Catalyst for Promoting CO2 Absorption","volume":"127","author":[{"family":"Zhou","given":"Yuchen"},{"family":"Wang","given":"Yu"},{"family":"Chen","given":"Zezhi"},{"family":"Gong","given":"Huijuan"},{"family":"Chen","given":"Lu"},{"family":"Yu","given":"Huiqiang"}],"issued":{"date-parts":[["2023",4,20]]}}},{"id":245,"uris":["http://zotero.org/users/15279553/items/WQYLFGA5"],"itemData":{"id":245,"type":"article-journal","abstract":"Metalloenzymes such as the carbonic anhydrases (CAs, EC 4.2.1.1) possess highly specialized active sites that promote fast reaction rates and high substrate selectivity for the physiologic reaction that they catalyze, hydration of CO2 to bicarbonate and a proton. Among the eight genetic CA macrofamilies, α-CAs possess rather spacious active sites and show catalytic promiscuity, being esterases with many types of esters, but also acting on diverse small molecules such as cyanamide, carbonyl sulfide (COS), CS2, etc. Although artificial CAs have been developed with the intent to efficiently catalyse non-biologically related chemical transformations with high control of stereoselectivity, the activities of these enzymes were much lower when compared to natural CAs. Here, we report an overview on the catalytic activities of α-CAs as well as of enzymes which were mutated or artificially designed by incorporation of transition metal ions. In particular, the distinct catalytic mechanisms of the reductase, oxidase and metatheses-ase such as de novo designed CAs are discussed.","container-title":"Catalysts","DOI":"10.3390/catal10091008","ISSN":"2073-4344","issue":"9","language":"en","license":"http://creativecommons.org/licenses/by/3.0/","note":"number: 9","page":"1008","publisher":"Multidisciplinary Digital Publishing Institute","source":"www.mdpi.com","title":"Carbonic Anhydrases: Versatile and Useful Biocatalysts in Chemistry and Biochemistry","title-short":"Carbonic Anhydrases","volume":"10","author":[{"family":"Angeli","given":"Andrea"},{"family":"Carta","given":"Fabrizio"},{"family":"Supuran","given":"Claudiu T."}],"issued":{"date-parts":[["2020",9]]}}}],"schema":"https://github.com/citation-style-language/schema/raw/master/csl-citation.json"} </w:instrText>
      </w:r>
      <w:r>
        <w:fldChar w:fldCharType="separate"/>
      </w:r>
      <w:r w:rsidR="00C8555F" w:rsidRPr="00C8555F">
        <w:rPr>
          <w:rFonts w:eastAsiaTheme="minorHAnsi"/>
          <w:vertAlign w:val="superscript"/>
          <w14:ligatures w14:val="standardContextual"/>
        </w:rPr>
        <w:t>4,5</w:t>
      </w:r>
      <w:r>
        <w:fldChar w:fldCharType="end"/>
      </w:r>
      <w:r>
        <w:t xml:space="preserve"> </w:t>
      </w:r>
      <w:r w:rsidR="006F6EA2">
        <w:t xml:space="preserve">These turnover frequencies </w:t>
      </w:r>
      <w:r>
        <w:t xml:space="preserve">are </w:t>
      </w:r>
      <w:r w:rsidR="00B662DF">
        <w:t>unmatched by synthetic analogs</w:t>
      </w:r>
      <w:r w:rsidR="00471FF1">
        <w:t xml:space="preserve">. </w:t>
      </w:r>
      <w:r w:rsidR="006F6EA2">
        <w:t>The active site of CA</w:t>
      </w:r>
      <w:r w:rsidR="00B662DF">
        <w:t xml:space="preserve"> is a tetrahedral Zn²⁺ center coordinated by three histidine residues and a water molecule, which upon deprotonation</w:t>
      </w:r>
      <w:r w:rsidR="0020448A">
        <w:t>,</w:t>
      </w:r>
      <w:r w:rsidR="00B662DF">
        <w:t xml:space="preserve"> forms a highly reactive Zn–OH species</w:t>
      </w:r>
      <w:del w:id="62" w:author="Thomas Quaid" w:date="2026-01-31T14:39:00Z" w16du:dateUtc="2026-01-31T22:39:00Z">
        <w:r w:rsidR="00155922">
          <w:delText xml:space="preserve"> </w:delText>
        </w:r>
      </w:del>
      <w:ins w:id="63" w:author="Thomas Quaid" w:date="2026-01-31T14:39:00Z" w16du:dateUtc="2026-01-31T22:39:00Z">
        <w:r w:rsidR="004E30ED">
          <w:t>.</w:t>
        </w:r>
      </w:ins>
      <w:r w:rsidR="00E666F2">
        <w:fldChar w:fldCharType="begin"/>
      </w:r>
      <w:r w:rsidR="00C83A23">
        <w:instrText xml:space="preserve"> ADDIN ZOTERO_ITEM CSL_CITATION {"citationID":"WShJXlIe","properties":{"formattedCitation":"\\super 6,7\\nosupersub{}","plainCitation":"6,7","noteIndex":0},"citationItems":[{"id":241,"uris":["http://zotero.org/users/15279553/items/QVWMXX5W"],"itemData":{"id":241,"type":"article-journal","abstract":"Carbonic anhydrase (CA; carbonate hydro-lyase, EC 4.2.1.1) is a zinc-containing enzyme that catalyzes the reversible hydration of carbon dioxide: CO2 + H2O ↔ HCO3− + H+. The enzyme is the target for drugs, such as acetazolamide, methazolamide, and dichlorphenamide, for the treatment of glaucoma. There are three evolutionarily unrelated CA families, designated α, β, and γ. All known CAs from the animal kingdom are of the α type. There are seven mammalian CA isozymes with different tissue distributions and intracellular locations, CA I–VII. Crystal structures of human CA I and II, bovine CA III, and murine CA V have been determined. All of them have the same tertiary fold, with a central 10-stranded β-sheet as the dominating secondary structure element. The zinc ion is located in a cone-shaped cavity and coordinated to three histidyl residues and a solvent molecule. Inhibitors bind at or near the metal center guided by a hydrogen-bonded system comprising Glu-106 and Thr-199. The catalytic mechanism of CA II has been studied in particular detail. It involves an attack of zinc-bound OH− on a CO2 molecule loosely bound in a hydrophobic pocket. The resulting zinc-coordinated HCO3− ion is displaced from the metal ion by H2O. The rate-limiting step is an intramolecular proton transfer from the zinc-bound water molecule to His-64, which serves as a proton shuttle between the metal center and buffer molecules in the reaction medium.","container-title":"Pharmacology &amp; Therapeutics","DOI":"10.1016/S0163-7258(96)00198-2","ISSN":"0163-7258","issue":"1","journalAbbreviation":"Pharmacology &amp; Therapeutics","page":"1-20","source":"ScienceDirect","title":"Structure and mechanism of carbonic anhydrase","volume":"74","author":[{"family":"Lindskog","given":"Sven"}],"issued":{"date-parts":[["1997",1,1]]}}},{"id":310,"uris":["http://zotero.org/users/15279553/items/KG2TPGS3"],"itemData":{"id":310,"type":"article-journal","abstract":"The visualization at near atomic resolution of transient substrates in the\n active site of enzymes is fundamental to fully understanding their mechanism\n of action. Here we show the application of using CO2-pressurized,\n cryo-cooled crystals to capture the first step of CO2 hydration\n catalyzed by the zinc-metalloenzyme human carbonic anhydrase II, the binding\n of substrate CO2, for both the holo and the apo (without zinc)\n enzyme to 1.1Å resolution. Until now, the feasibility of such a study\n was thought to be technically too challenging because of the low solubility of\n CO2 and the fast turnover to bicarbonate by the enzyme (Liang, J.\n Y., and Lipscomb, W. N. (1990) Proc. Natl. Acad. Sci. U. S. A. 87,\n 3675–3679). These structures provide insight into the long hypothesized\n binding of CO2 in a hydrophobic pocket at the active site and\n demonstrate that the zinc does not play a critical role in the binding or\n orientation of CO2. This method may also have a much broader\n implication for the study of other enzymes for which CO2 is a\n substrate or product and for the capturing of transient substrates and\n revealing hydrophobic pockets in proteins.","container-title":"The Journal of Biological Chemistry","DOI":"10.1074/jbc.M805353200","ISSN":"0021-9258","issue":"45","journalAbbreviation":"J Biol Chem","page":"30766-30771","PMID":"18768466","PMCID":"PMC2576554","source":"PubMed Central","title":"Entrapment of Carbon Dioxide in the Active Site of Carbonic Anhydrase  II","volume":"283","author":[{"family":"Domsic","given":"John F."},{"family":"Avvaru","given":"Balendu Sankara"},{"family":"Kim","given":"Chae Un"},{"family":"Gruner","given":"Sol M."},{"family":"Agbandje-McKenna","given":"Mavis"},{"family":"Silverman","given":"David N."},{"family":"McKenna","given":"Robert"}],"issued":{"date-parts":[["2008",11,7]]}}}],"schema":"https://github.com/citation-style-language/schema/raw/master/csl-citation.json"} </w:instrText>
      </w:r>
      <w:r w:rsidR="00E666F2">
        <w:fldChar w:fldCharType="separate"/>
      </w:r>
      <w:r w:rsidR="00C8555F" w:rsidRPr="00C8555F">
        <w:rPr>
          <w:rFonts w:eastAsiaTheme="minorHAnsi"/>
          <w:vertAlign w:val="superscript"/>
          <w14:ligatures w14:val="standardContextual"/>
        </w:rPr>
        <w:t>6,7</w:t>
      </w:r>
      <w:r w:rsidR="00E666F2">
        <w:fldChar w:fldCharType="end"/>
      </w:r>
      <w:del w:id="64" w:author="Thomas Quaid" w:date="2026-01-31T14:39:00Z" w16du:dateUtc="2026-01-31T22:39:00Z">
        <w:r w:rsidR="00B662DF">
          <w:delText>.</w:delText>
        </w:r>
      </w:del>
      <w:r w:rsidR="00B662DF">
        <w:t xml:space="preserve"> </w:t>
      </w:r>
      <w:r w:rsidR="007324DE">
        <w:t>D</w:t>
      </w:r>
      <w:r w:rsidR="00B662DF">
        <w:t xml:space="preserve">espite their </w:t>
      </w:r>
      <w:r w:rsidR="00286925">
        <w:t xml:space="preserve">favorable </w:t>
      </w:r>
      <w:r w:rsidR="00B662DF">
        <w:t xml:space="preserve">catalytic properties, </w:t>
      </w:r>
      <w:r w:rsidR="006F6EA2">
        <w:t xml:space="preserve">the stability of </w:t>
      </w:r>
      <w:r w:rsidR="00B662DF">
        <w:t xml:space="preserve">native CAs </w:t>
      </w:r>
      <w:r w:rsidR="006F6EA2">
        <w:t>is poor</w:t>
      </w:r>
      <w:r w:rsidR="00B662DF">
        <w:t xml:space="preserve"> under alkaline and thermally stressful conditions </w:t>
      </w:r>
      <w:r w:rsidR="00B662DF">
        <w:rPr>
          <w:rFonts w:eastAsia="Aptos" w:cs="Arial"/>
        </w:rPr>
        <w:t>that are typical of industrial carbon capture processes</w:t>
      </w:r>
      <w:r w:rsidR="00F02876">
        <w:rPr>
          <w:rFonts w:eastAsia="Aptos" w:cs="Arial"/>
        </w:rPr>
        <w:t>.</w:t>
      </w:r>
      <w:r w:rsidR="00CC79D8">
        <w:fldChar w:fldCharType="begin"/>
      </w:r>
      <w:r w:rsidR="00C83A23">
        <w:instrText xml:space="preserve"> ADDIN ZOTERO_ITEM CSL_CITATION {"citationID":"nZTpQ11r","properties":{"formattedCitation":"\\super 8\\nosupersub{}","plainCitation":"8","noteIndex":0},"citationItems":[{"id":52,"uris":["http://zotero.org/users/15279553/items/2HZY8BLB"],"itemData":{"id":52,"type":"article-journal","abstract":"Zinc(II) cyclen, a small molecule mimic of the enzyme carbonic anhydrase, was evaluated under rigorous conditions resembling those in an industrial carbon capture process: high pH (&gt;12), nearly saturated salt concentrations (45% K2CO3) and elevated temperatures (100–130 °C). We found that the catalytic activity of zinc cyclen increased with increasing temperature and pH and was retained after exposure to a 45% w/w K2CO3 solution at 130 °C for 6 days. However, high bicarbonate concentrations markedly reduced the activity of the catalyst. Our results establish a benchmark level of stability and provide qualitative insights for the design of improved small-molecule carbon capture catalysts.","container-title":"Environmental Science &amp; Technology","DOI":"10.1021/es401336f","ISSN":"0013-936X","issue":"17","journalAbbreviation":"Environ. Sci. Technol.","page":"10049-10055","publisher":"American Chemical Society","source":"ACS Publications","title":"Evaluation of a Carbonic Anhydrase Mimic for Industrial Carbon Capture","volume":"47","author":[{"family":"Floyd","given":"William C. III"},{"family":"Baker","given":"Sarah E."},{"family":"Valdez","given":"Carlos A."},{"family":"Stolaroff","given":"Joshuah K."},{"family":"Bearinger","given":"Jane P."},{"family":"Satcher","given":"Joe H. Jr."},{"family":"Aines","given":"Roger D."}],"issued":{"date-parts":[["2013",9,3]]}}}],"schema":"https://github.com/citation-style-language/schema/raw/master/csl-citation.json"} </w:instrText>
      </w:r>
      <w:r w:rsidR="00CC79D8">
        <w:fldChar w:fldCharType="separate"/>
      </w:r>
      <w:r w:rsidR="00C8555F" w:rsidRPr="00C8555F">
        <w:rPr>
          <w:rFonts w:eastAsiaTheme="minorHAnsi"/>
          <w:vertAlign w:val="superscript"/>
          <w14:ligatures w14:val="standardContextual"/>
        </w:rPr>
        <w:t>8</w:t>
      </w:r>
      <w:r w:rsidR="00CC79D8">
        <w:fldChar w:fldCharType="end"/>
      </w:r>
      <w:r w:rsidR="00B662DF">
        <w:t xml:space="preserve"> Consequently, robust small-molecule mimics </w:t>
      </w:r>
      <w:r w:rsidR="006F6EA2">
        <w:t xml:space="preserve">have been sought that </w:t>
      </w:r>
      <w:r w:rsidR="00F02876">
        <w:t>could operate</w:t>
      </w:r>
      <w:r w:rsidR="00B662DF">
        <w:t xml:space="preserve"> in these environments without loss of structural or functional </w:t>
      </w:r>
      <w:commentRangeStart w:id="65"/>
      <w:commentRangeStart w:id="66"/>
      <w:r w:rsidR="00B662DF">
        <w:t>integrity</w:t>
      </w:r>
      <w:del w:id="67" w:author="Thomas Quaid" w:date="2026-01-31T14:39:00Z" w16du:dateUtc="2026-01-31T22:39:00Z">
        <w:r w:rsidR="00AA789F">
          <w:delText xml:space="preserve"> </w:delText>
        </w:r>
      </w:del>
      <w:ins w:id="68" w:author="Thomas Quaid" w:date="2026-01-31T14:39:00Z" w16du:dateUtc="2026-01-31T22:39:00Z">
        <w:r w:rsidR="003F7822">
          <w:t>.</w:t>
        </w:r>
      </w:ins>
      <w:r w:rsidR="00AA789F">
        <w:fldChar w:fldCharType="begin"/>
      </w:r>
      <w:r w:rsidR="00C83A23">
        <w:instrText xml:space="preserve"> ADDIN ZOTERO_ITEM CSL_CITATION {"citationID":"70YogrpV","properties":{"formattedCitation":"\\super 9\\nosupersub{}","plainCitation":"9","noteIndex":0},"citationItems":[{"id":38,"uris":["http://zotero.org/users/15279553/items/A6KCFWN3"],"itemData":{"id":38,"type":"article-journal","abstract":"Rising temperatures and changing weather patterns have made the effect of climate change more evident setting up an alarm for the need of quick action for its mitigation. Carbon capture utilization and storage (CCUS) is an effective step in this direction. One of the key reactions in the heart of aqueous CCUS technologies is the reversible hydration of CO2. The reaction is catalyzed biologically by the enzymes of the carbonic anhydrase family, and for its industrial realization, catalysts including organometallic compounds and metallic nanoparticles have been widely investigated. These catalysts enhance the reaction rates at moderate conditions of temperature, pressure, and pH for suitable applications for CO2 separation and mineralization. However, the use of catalysts is limited by their industrial scale production costs and/or reusability. In this review, we present a materials perspective of different catalysts that have been developed worldwide for CO2 hydration with a specific emphasis on the biomimetic mechanism of the catalytic activity of the catalysts.","container-title":"Industrial &amp; Engineering Chemistry Research","DOI":"10.1021/acs.iecr.0c06203","ISSN":"0888-5885","issue":"13","journalAbbreviation":"Ind. Eng. Chem. Res.","page":"4777-4793","publisher":"American Chemical Society","source":"ACS Publications","title":"Biomimetic Catalysis of CO2 Hydration: A Materials Perspective","title-short":"Biomimetic Catalysis of CO2 Hydration","volume":"60","author":[{"family":"Verma","given":"Manju"},{"family":"Bhaduri","given":"Gaurav A."},{"family":"Phani Kumar","given":"V. Sai"},{"family":"Deshpande","given":"Parag A."}],"issued":{"date-parts":[["2021",4,7]]}}}],"schema":"https://github.com/citation-style-language/schema/raw/master/csl-citation.json"} </w:instrText>
      </w:r>
      <w:r w:rsidR="00AA789F">
        <w:fldChar w:fldCharType="separate"/>
      </w:r>
      <w:r w:rsidR="00C8555F" w:rsidRPr="00C8555F">
        <w:rPr>
          <w:rFonts w:eastAsiaTheme="minorHAnsi"/>
          <w:vertAlign w:val="superscript"/>
          <w14:ligatures w14:val="standardContextual"/>
        </w:rPr>
        <w:t>9</w:t>
      </w:r>
      <w:r w:rsidR="00AA789F">
        <w:fldChar w:fldCharType="end"/>
      </w:r>
      <w:commentRangeEnd w:id="65"/>
      <w:r w:rsidR="00F02876">
        <w:rPr>
          <w:rStyle w:val="CommentReference"/>
          <w:sz w:val="24"/>
          <w:szCs w:val="24"/>
        </w:rPr>
        <w:commentReference w:id="65"/>
      </w:r>
      <w:commentRangeEnd w:id="66"/>
      <w:r w:rsidR="001A156F">
        <w:rPr>
          <w:rStyle w:val="CommentReference"/>
          <w:sz w:val="24"/>
          <w:szCs w:val="24"/>
        </w:rPr>
        <w:commentReference w:id="66"/>
      </w:r>
      <w:del w:id="69" w:author="Thomas Quaid" w:date="2026-01-31T14:39:00Z" w16du:dateUtc="2026-01-31T22:39:00Z">
        <w:r w:rsidR="00B662DF">
          <w:delText>.</w:delText>
        </w:r>
        <w:r w:rsidR="00286925">
          <w:delText xml:space="preserve"> </w:delText>
        </w:r>
      </w:del>
    </w:p>
    <w:p w14:paraId="2D07F146" w14:textId="77777777" w:rsidR="00A37FC7" w:rsidRDefault="00A37FC7" w:rsidP="00FF73FB">
      <w:pPr>
        <w:spacing w:line="360" w:lineRule="auto"/>
        <w:rPr>
          <w:del w:id="70" w:author="Thomas Quaid" w:date="2026-01-31T14:39:00Z" w16du:dateUtc="2026-01-31T22:39:00Z"/>
        </w:rPr>
      </w:pPr>
    </w:p>
    <w:p w14:paraId="4484CF8B" w14:textId="2893A667" w:rsidR="00A37FC7" w:rsidRDefault="00A37FC7" w:rsidP="00FF73FB">
      <w:pPr>
        <w:spacing w:line="360" w:lineRule="auto"/>
        <w:rPr>
          <w:ins w:id="71" w:author="Thomas Quaid" w:date="2026-01-31T14:39:00Z" w16du:dateUtc="2026-01-31T22:39:00Z"/>
        </w:rPr>
      </w:pPr>
    </w:p>
    <w:p w14:paraId="361AEAA1" w14:textId="77777777" w:rsidR="00A37FC7" w:rsidRDefault="00A37FC7" w:rsidP="00FF73FB">
      <w:pPr>
        <w:spacing w:line="360" w:lineRule="auto"/>
        <w:rPr>
          <w:ins w:id="72" w:author="Thomas Quaid" w:date="2026-01-31T14:39:00Z" w16du:dateUtc="2026-01-31T22:39:00Z"/>
        </w:rPr>
      </w:pPr>
    </w:p>
    <w:p w14:paraId="0BD9C9EC" w14:textId="446B3D6A" w:rsidR="00EA3E20" w:rsidRDefault="00B662DF" w:rsidP="00FF73FB">
      <w:pPr>
        <w:spacing w:line="360" w:lineRule="auto"/>
      </w:pPr>
      <w:r>
        <w:t xml:space="preserve">The pursuit of abiotic CA mimics spans more than half a century, from early efforts involving </w:t>
      </w:r>
      <w:r w:rsidR="006F6EA2">
        <w:t xml:space="preserve">cobalt complexes of </w:t>
      </w:r>
      <w:r>
        <w:t>tetra</w:t>
      </w:r>
      <w:r w:rsidR="001725E9">
        <w:t>-</w:t>
      </w:r>
      <w:r>
        <w:t xml:space="preserve">azacyclododecane </w:t>
      </w:r>
      <w:r w:rsidR="006F6EA2">
        <w:t>or phosphines</w:t>
      </w:r>
      <w:del w:id="73" w:author="Thomas Quaid" w:date="2026-01-31T14:39:00Z" w16du:dateUtc="2026-01-31T22:39:00Z">
        <w:r>
          <w:delText xml:space="preserve"> </w:delText>
        </w:r>
      </w:del>
      <w:r w:rsidR="00DD39E2">
        <w:fldChar w:fldCharType="begin"/>
      </w:r>
      <w:r w:rsidR="00C83A23">
        <w:instrText xml:space="preserve"> ADDIN ZOTERO_ITEM CSL_CITATION {"citationID":"iVmbblU3","properties":{"formattedCitation":"\\super 10,11\\nosupersub{}","plainCitation":"10,11","noteIndex":0},"citationItems":[{"id":272,"uris":["http://zotero.org/users/15279553/items/2TACQ74V"],"itemData":{"id":272,"type":"article-journal","container-title":"Journal of the American Chemical Society","DOI":"10.1021/ja00375a043","ISSN":"0002-7863","issue":"11","journalAbbreviation":"J. Am. Chem. Soc.","page":"3188-3194","publisher":"American Chemical Society","source":"ACS Publications","title":"Carbonic anhydrase models. 4. [Tris[(4,5-dimethyl-2-imidazolyl)methyl]phosphine oxide]cobalt(2+), a small-molecule mimic of the spectroscopic properties of cobalt(II) carbonic anhydrase","volume":"104","author":[{"family":"Brown","given":"R. S."},{"family":"Salmon","given":"D."},{"family":"Curtis","given":"N. J."},{"family":"Kusuma","given":"S."}],"issued":{"date-parts":[["1982",6,1]]}}},{"id":252,"uris":["http://zotero.org/users/15279553/items/9AIC33CJ"],"itemData":{"id":252,"type":"article-journal","container-title":"Journal of the American Chemical Society","DOI":"10.1021/ja00171a020","ISSN":"0002-7863","issue":"15","journalAbbreviation":"J. Am. Chem. Soc.","page":"5805-5811","publisher":"American Chemical Society","source":"ACS Publications","title":"A zinc(II) complex of 1,5,9-triazacyclododecane ([12]aneN3) as a model for carbonic anhydrase","volume":"112","author":[{"family":"Kimura","given":"Eiichi"},{"family":"Shiota","given":"Takeshi"},{"family":"Koike","given":"Tohru"},{"family":"Shiro","given":"Motoo"},{"family":"Kodama","given":"Mutsuo"}],"issued":{"date-parts":[["1990",7,1]]}}}],"schema":"https://github.com/citation-style-language/schema/raw/master/csl-citation.json"} </w:instrText>
      </w:r>
      <w:r w:rsidR="00DD39E2">
        <w:fldChar w:fldCharType="separate"/>
      </w:r>
      <w:r w:rsidR="001B16B0" w:rsidRPr="001B16B0">
        <w:rPr>
          <w:rFonts w:eastAsiaTheme="minorHAnsi"/>
          <w:vertAlign w:val="superscript"/>
          <w14:ligatures w14:val="standardContextual"/>
        </w:rPr>
        <w:t>10,11</w:t>
      </w:r>
      <w:r w:rsidR="00DD39E2">
        <w:fldChar w:fldCharType="end"/>
      </w:r>
      <w:r>
        <w:t xml:space="preserve"> to more elaborate zinc </w:t>
      </w:r>
      <w:r w:rsidR="00A62006">
        <w:t>complexes</w:t>
      </w:r>
      <w:r>
        <w:t xml:space="preserve"> engineered to </w:t>
      </w:r>
      <w:r w:rsidR="00C473C5">
        <w:t>engender</w:t>
      </w:r>
      <w:r>
        <w:t xml:space="preserve"> second-sphere hydrogen-bonding interactions</w:t>
      </w:r>
      <w:del w:id="74" w:author="Thomas Quaid" w:date="2026-01-31T14:39:00Z" w16du:dateUtc="2026-01-31T22:39:00Z">
        <w:r w:rsidR="00A62006">
          <w:delText xml:space="preserve"> </w:delText>
        </w:r>
      </w:del>
      <w:ins w:id="75" w:author="Thomas Quaid" w:date="2026-01-31T14:39:00Z" w16du:dateUtc="2026-01-31T22:39:00Z">
        <w:r w:rsidR="00327F78">
          <w:t>.</w:t>
        </w:r>
      </w:ins>
      <w:r w:rsidR="00AA7281">
        <w:fldChar w:fldCharType="begin"/>
      </w:r>
      <w:r w:rsidR="00C83A23">
        <w:instrText xml:space="preserve"> ADDIN ZOTERO_ITEM CSL_CITATION {"citationID":"TrrZfDeK","properties":{"formattedCitation":"\\super 12,13\\nosupersub{}","plainCitation":"12,13","noteIndex":0},"citationItems":[{"id":184,"uris":["http://zotero.org/users/15279553/items/42YG4AC2"],"itemData":{"id":184,"type":"article-journal","abstract":"To be the abundant natural feedstock, CO2 chemical utilization has attracted the great interest in recent years. The key point to CO2 conversion is the activation of either CO2 or co-reactant at different conditions. To bear this in mind, our strategy is to activate CO2 either with the presence of electron-rich chemicals or by hydrogen, and to convert CO2 with a coupling reaction in some case. In this way, catalytic conversion of CO2 has been carried out by different methodology at our lab, including CO2 reforming of methane to syngas production over bifunctional catalysis, CO2 hydrogenation for methanol synthesis by nano-structured catalyst, and synthesis of carbonates from sub- or super-critical CO2 with a coupling of in situ water removal reaction or bifunctional catalyst system. Herein, this brief review presents the recent progress of catalytic CO2 conversion and aims to shed a light into the chemical fixation of CO2.","collection-title":"Special Issue of the 10th International Conference on CO Utilization, Tianijn, China, May 17-21, 2009","container-title":"Catalysis Today","DOI":"10.1016/j.cattod.2009.08.015","ISSN":"0920-5861","issue":"3","journalAbbreviation":"Catalysis Today","page":"221-231","source":"ScienceDirect","title":"A short review of catalysis for CO2 conversion","volume":"148","author":[{"family":"Ma","given":"Jun"},{"family":"Sun","given":"Nannan"},{"family":"Zhang","given":"Xuelan"},{"family":"Zhao","given":"Ning"},{"family":"Xiao","given":"Fukui"},{"family":"Wei","given":"Wei"},{"family":"Sun","given":"Yuhan"}],"issued":{"date-parts":[["2009",11,30]]}}},{"id":171,"uris":["http://zotero.org/users/15279553/items/9KN2VHKB"],"itemData":{"id":171,"type":"article-journal","abstract":"Zinc complexes were synthesized as catalysts that mimic the ability of carbonic anhydrase (CA) for the CO2 hydration reaction (H2O + CO2 → H+ + HCO3−). For these complexes, a tris(2-pyridylmethyl)amine (TPA) ligand mimicking only the active site, and a 6-((bis(pyridin-2-ylmethyl)amino)methyl)pyridin-2-ol (TPA-OH) ligand mimicking the hydrogen-bonding network of the secondary coordination sphere of CA were used. Potentiometric pH titration was used to determine the deprotonation ability of the Zn complexes, and their pKa values were found to be 8.0 and 6.8, respectively. Stopped-flow spectrophotometry was used to confirm the CO2 hydration rate. The rate constants were measured to be 648.4 and 730.6 M−1s−1, respectively. The low pKa value was attributed to the hydrogen-bonding network of the secondary coordination sphere of the catalyst that mimics the behavior of CA, and this was found to increase the CO2 hydration rate of the catalyst.","container-title":"Biomimetics","DOI":"10.3390/biomimetics4040066","ISSN":"2313-7673","issue":"4","language":"en","license":"http://creativecommons.org/licenses/by/3.0/","note":"number: 4","page":"66","publisher":"Multidisciplinary Digital Publishing Institute","source":"www.mdpi.com","title":"Kinetic Study of CO2 Hydration by Small-Molecule Catalysts with A Second Coordination Sphere that Mimic the Effect of the Thr-199 Residue of Carbonic Anhydrase","volume":"4","author":[{"family":"Park","given":"DongKook"},{"family":"Lee","given":"Man Sig"}],"issued":{"date-parts":[["2019",12]]}}}],"schema":"https://github.com/citation-style-language/schema/raw/master/csl-citation.json"} </w:instrText>
      </w:r>
      <w:r w:rsidR="00AA7281">
        <w:fldChar w:fldCharType="separate"/>
      </w:r>
      <w:r w:rsidR="001B16B0" w:rsidRPr="001B16B0">
        <w:rPr>
          <w:rFonts w:eastAsiaTheme="minorHAnsi"/>
          <w:vertAlign w:val="superscript"/>
          <w14:ligatures w14:val="standardContextual"/>
        </w:rPr>
        <w:t>12,13</w:t>
      </w:r>
      <w:r w:rsidR="00AA7281">
        <w:fldChar w:fldCharType="end"/>
      </w:r>
      <w:del w:id="76" w:author="Thomas Quaid" w:date="2026-01-31T14:39:00Z" w16du:dateUtc="2026-01-31T22:39:00Z">
        <w:r>
          <w:delText>.</w:delText>
        </w:r>
      </w:del>
      <w:r>
        <w:t xml:space="preserve"> However, product inhibition</w:t>
      </w:r>
      <w:r w:rsidR="00F02876">
        <w:t>,</w:t>
      </w:r>
      <w:r>
        <w:t xml:space="preserve"> </w:t>
      </w:r>
      <w:r w:rsidR="006F6EA2">
        <w:t xml:space="preserve">due to the accumulation of </w:t>
      </w:r>
      <w:r>
        <w:t>bicarbonate</w:t>
      </w:r>
      <w:r w:rsidR="00F02876">
        <w:t>,</w:t>
      </w:r>
      <w:r w:rsidR="00B80F77">
        <w:t xml:space="preserve"> </w:t>
      </w:r>
      <w:r>
        <w:t>remains a prevailing challenge</w:t>
      </w:r>
      <w:del w:id="77" w:author="Thomas Quaid" w:date="2026-01-31T14:39:00Z" w16du:dateUtc="2026-01-31T22:39:00Z">
        <w:r w:rsidR="00B80F77">
          <w:delText xml:space="preserve"> </w:delText>
        </w:r>
      </w:del>
      <w:ins w:id="78" w:author="Thomas Quaid" w:date="2026-01-31T14:39:00Z" w16du:dateUtc="2026-01-31T22:39:00Z">
        <w:r w:rsidR="00327F78">
          <w:t>.</w:t>
        </w:r>
      </w:ins>
      <w:r w:rsidR="00B80F77">
        <w:fldChar w:fldCharType="begin"/>
      </w:r>
      <w:r w:rsidR="00C83A23">
        <w:instrText xml:space="preserve"> ADDIN ZOTERO_ITEM CSL_CITATION {"citationID":"k30ZBTJg","properties":{"formattedCitation":"\\super 14\\nosupersub{}","plainCitation":"14","noteIndex":0},"citationItems":[{"id":178,"uris":["http://zotero.org/users/15279553/items/54475QPS"],"itemData":{"id":178,"type":"article-journal","abstract":"Carbonic anhydrase (CA) mimics are often studied with a focus on the hydration of CO2 for atmospheric carbon capture. Consequently, the reverse reaction (dehydration of HCO3–) has received minimal attention, so much so that the rate-limiting step of the dehydration reaction in CA mimics is currently unknown. The rate-limiting step of the hydration reaction is reported to be the bicarbonate-bound intermediate step, and thus is susceptible to product inhibition. It is not, however, clear if this inhibition is a consequence of an increase in the rate of the competing dehydration reaction or resulting from the strong affinity of bicarbonate to the mimic. To address this, insight into the dehydration reaction kinetics is needed. We therefore report the most comprehensive study of a CA mimic to date. The dehydration profile of the fastest small-molecule CA mimic, ZnL1S, was characterized, and consequently evidence for the rate-limiting step for the dehydration reaction was seen to be the bicarbonate-bound intermediate step, much like the hydration reaction. This experimental validation of the rate-limiting step was achieved through a variety of methods including NMR experiments and the effect of inhibitors, substrate concentration, and metal center on activity. With this understanding, an improvement in the favorability of the rate-limiting step was achieved, resulting in decreased bicarbonate inhibition. Thus, an increase in the mimic’s kcat for both reactions was observed, resulting in the largest rate constants of any small-molecule CA mimic reported to date (28 093 and 579 M–1 s–1 for hydration and dehydration, respectively). Enzyme-like kcat/km values were obtained for ZnL1S (5.9 × 105 M–1 s–1 for CO2 hydration), and notably there is only a difference of 2.5 orders of magnitude from the enzyme, the closest of any CA mimic reported in the literature. The results from this work can be applied to the development and improvement of future and existing mimics toward attaining increased activities.","container-title":"ACS Catalysis","DOI":"10.1021/acscatal.8b04077","issue":"2","journalAbbreviation":"ACS Catal.","page":"1353-1365","publisher":"American Chemical Society","source":"ACS Publications","title":"Bicarbonate Inhibition of Carbonic Anhydrase Mimics Hinders Catalytic Efficiency: Elucidating the Mechanism and Gaining Insight toward Improving Speed and Efficiency","title-short":"Bicarbonate Inhibition of Carbonic Anhydrase Mimics Hinders Catalytic Efficiency","volume":"9","author":[{"family":"Rains","given":"Jonathan G. D."},{"family":"O’Donnelly","given":"Kerry"},{"family":"Oliver","given":"Thomas"},{"family":"Woscholski","given":"Rudiger"},{"family":"Long","given":"Nicholas J."},{"family":"Barter","given":"Laura M. C."}],"issued":{"date-parts":[["2019",2,1]]}}}],"schema":"https://github.com/citation-style-language/schema/raw/master/csl-citation.json"} </w:instrText>
      </w:r>
      <w:r w:rsidR="00B80F77">
        <w:fldChar w:fldCharType="separate"/>
      </w:r>
      <w:r w:rsidR="001B16B0" w:rsidRPr="001B16B0">
        <w:rPr>
          <w:rFonts w:eastAsiaTheme="minorHAnsi"/>
          <w:vertAlign w:val="superscript"/>
          <w14:ligatures w14:val="standardContextual"/>
        </w:rPr>
        <w:t>14</w:t>
      </w:r>
      <w:r w:rsidR="00B80F77">
        <w:fldChar w:fldCharType="end"/>
      </w:r>
      <w:del w:id="79" w:author="Thomas Quaid" w:date="2026-01-31T14:39:00Z" w16du:dateUtc="2026-01-31T22:39:00Z">
        <w:r>
          <w:delText>.</w:delText>
        </w:r>
      </w:del>
      <w:r>
        <w:t xml:space="preserve"> Rains et al.</w:t>
      </w:r>
      <w:r w:rsidR="00923909">
        <w:fldChar w:fldCharType="begin"/>
      </w:r>
      <w:r w:rsidR="00C83A23">
        <w:instrText xml:space="preserve"> ADDIN ZOTERO_ITEM CSL_CITATION {"citationID":"pWv8U7FK","properties":{"formattedCitation":"\\super 14\\nosupersub{}","plainCitation":"14","noteIndex":0},"citationItems":[{"id":178,"uris":["http://zotero.org/users/15279553/items/54475QPS"],"itemData":{"id":178,"type":"article-journal","abstract":"Carbonic anhydrase (CA) mimics are often studied with a focus on the hydration of CO2 for atmospheric carbon capture. Consequently, the reverse reaction (dehydration of HCO3–) has received minimal attention, so much so that the rate-limiting step of the dehydration reaction in CA mimics is currently unknown. The rate-limiting step of the hydration reaction is reported to be the bicarbonate-bound intermediate step, and thus is susceptible to product inhibition. It is not, however, clear if this inhibition is a consequence of an increase in the rate of the competing dehydration reaction or resulting from the strong affinity of bicarbonate to the mimic. To address this, insight into the dehydration reaction kinetics is needed. We therefore report the most comprehensive study of a CA mimic to date. The dehydration profile of the fastest small-molecule CA mimic, ZnL1S, was characterized, and consequently evidence for the rate-limiting step for the dehydration reaction was seen to be the bicarbonate-bound intermediate step, much like the hydration reaction. This experimental validation of the rate-limiting step was achieved through a variety of methods including NMR experiments and the effect of inhibitors, substrate concentration, and metal center on activity. With this understanding, an improvement in the favorability of the rate-limiting step was achieved, resulting in decreased bicarbonate inhibition. Thus, an increase in the mimic’s kcat for both reactions was observed, resulting in the largest rate constants of any small-molecule CA mimic reported to date (28 093 and 579 M–1 s–1 for hydration and dehydration, respectively). Enzyme-like kcat/km values were obtained for ZnL1S (5.9 × 105 M–1 s–1 for CO2 hydration), and notably there is only a difference of 2.5 orders of magnitude from the enzyme, the closest of any CA mimic reported in the literature. The results from this work can be applied to the development and improvement of future and existing mimics toward attaining increased activities.","container-title":"ACS Catalysis","DOI":"10.1021/acscatal.8b04077","issue":"2","journalAbbreviation":"ACS Catal.","page":"1353-1365","publisher":"American Chemical Society","source":"ACS Publications","title":"Bicarbonate Inhibition of Carbonic Anhydrase Mimics Hinders Catalytic Efficiency: Elucidating the Mechanism and Gaining Insight toward Improving Speed and Efficiency","title-short":"Bicarbonate Inhibition of Carbonic Anhydrase Mimics Hinders Catalytic Efficiency","volume":"9","author":[{"family":"Rains","given":"Jonathan G. D."},{"family":"O’Donnelly","given":"Kerry"},{"family":"Oliver","given":"Thomas"},{"family":"Woscholski","given":"Rudiger"},{"family":"Long","given":"Nicholas J."},{"family":"Barter","given":"Laura M. C."}],"issued":{"date-parts":[["2019",2,1]]}}}],"schema":"https://github.com/citation-style-language/schema/raw/master/csl-citation.json"} </w:instrText>
      </w:r>
      <w:r w:rsidR="00923909">
        <w:fldChar w:fldCharType="separate"/>
      </w:r>
      <w:r w:rsidR="001B16B0" w:rsidRPr="001B16B0">
        <w:rPr>
          <w:rFonts w:eastAsiaTheme="minorHAnsi"/>
          <w:vertAlign w:val="superscript"/>
          <w14:ligatures w14:val="standardContextual"/>
        </w:rPr>
        <w:t>14</w:t>
      </w:r>
      <w:r w:rsidR="00923909">
        <w:fldChar w:fldCharType="end"/>
      </w:r>
      <w:r>
        <w:t xml:space="preserve"> introduced ZnL1S </w:t>
      </w:r>
      <w:r w:rsidR="009203B7">
        <w:t>(</w:t>
      </w:r>
      <w:commentRangeStart w:id="80"/>
      <w:commentRangeStart w:id="81"/>
      <w:r w:rsidR="009203B7">
        <w:t xml:space="preserve">structure available in </w:t>
      </w:r>
      <w:r w:rsidR="00B61A13">
        <w:t>F</w:t>
      </w:r>
      <w:r w:rsidR="009203B7">
        <w:t>igure S4</w:t>
      </w:r>
      <w:commentRangeEnd w:id="80"/>
      <w:r w:rsidR="00F02876">
        <w:rPr>
          <w:rStyle w:val="CommentReference"/>
          <w:sz w:val="24"/>
          <w:szCs w:val="24"/>
        </w:rPr>
        <w:commentReference w:id="80"/>
      </w:r>
      <w:commentRangeEnd w:id="81"/>
      <w:r w:rsidR="0024598E">
        <w:rPr>
          <w:rStyle w:val="CommentReference"/>
          <w:sz w:val="24"/>
          <w:szCs w:val="24"/>
        </w:rPr>
        <w:commentReference w:id="81"/>
      </w:r>
      <w:r w:rsidR="00B61A13">
        <w:t xml:space="preserve">) </w:t>
      </w:r>
      <w:r>
        <w:t xml:space="preserve">as a high-performance mimic, reporting </w:t>
      </w:r>
      <w:r w:rsidR="009F4F53">
        <w:t xml:space="preserve">reaction </w:t>
      </w:r>
      <w:r>
        <w:t>rate</w:t>
      </w:r>
      <w:r w:rsidR="00CD53F8">
        <w:t xml:space="preserve"> constants</w:t>
      </w:r>
      <w:r>
        <w:t xml:space="preserve"> that </w:t>
      </w:r>
      <w:r w:rsidR="00CD53F8">
        <w:t>change</w:t>
      </w:r>
      <w:r w:rsidR="00CD53F8">
        <w:rPr>
          <w:rFonts w:eastAsia="Aptos" w:cs="Arial"/>
        </w:rPr>
        <w:t xml:space="preserve"> </w:t>
      </w:r>
      <w:r>
        <w:rPr>
          <w:rFonts w:eastAsia="Aptos" w:cs="Arial"/>
        </w:rPr>
        <w:t xml:space="preserve">sharply </w:t>
      </w:r>
      <w:r w:rsidR="00CD53F8">
        <w:rPr>
          <w:rFonts w:eastAsia="Aptos" w:cs="Arial"/>
        </w:rPr>
        <w:t>with varying</w:t>
      </w:r>
      <w:r>
        <w:rPr>
          <w:rFonts w:eastAsia="Aptos" w:cs="Arial"/>
        </w:rPr>
        <w:t xml:space="preserve"> </w:t>
      </w:r>
      <w:r w:rsidR="006F6EA2">
        <w:rPr>
          <w:rFonts w:eastAsia="Aptos" w:cs="Arial"/>
        </w:rPr>
        <w:t xml:space="preserve">concentrations of </w:t>
      </w:r>
      <w:r>
        <w:rPr>
          <w:rFonts w:eastAsia="Aptos" w:cs="Arial"/>
        </w:rPr>
        <w:t xml:space="preserve">CO₂ </w:t>
      </w:r>
      <w:r w:rsidR="006F6EA2">
        <w:rPr>
          <w:rFonts w:eastAsia="Aptos" w:cs="Arial"/>
        </w:rPr>
        <w:t xml:space="preserve">and, therefore, </w:t>
      </w:r>
      <w:r w:rsidR="00121EDB">
        <w:rPr>
          <w:rFonts w:eastAsia="Aptos" w:cs="Arial"/>
        </w:rPr>
        <w:t xml:space="preserve">changing </w:t>
      </w:r>
      <w:r w:rsidR="006F6EA2">
        <w:rPr>
          <w:rFonts w:eastAsia="Aptos" w:cs="Arial"/>
        </w:rPr>
        <w:t>concentrations of the bicarbonate inhibitor</w:t>
      </w:r>
      <w:r>
        <w:rPr>
          <w:rFonts w:eastAsia="Aptos" w:cs="Arial"/>
        </w:rPr>
        <w:t xml:space="preserve">. </w:t>
      </w:r>
      <w:r w:rsidR="00994EAE">
        <w:rPr>
          <w:rFonts w:eastAsia="Aptos" w:cs="Arial"/>
        </w:rPr>
        <w:t>Unfortunately,</w:t>
      </w:r>
      <w:r>
        <w:rPr>
          <w:rFonts w:eastAsia="Aptos" w:cs="Arial"/>
        </w:rPr>
        <w:t xml:space="preserve"> th</w:t>
      </w:r>
      <w:r>
        <w:t xml:space="preserve">ese conditions deviate from </w:t>
      </w:r>
      <w:r w:rsidRPr="00994EAE">
        <w:t xml:space="preserve">practical </w:t>
      </w:r>
      <w:r w:rsidR="006F6EA2">
        <w:t>levels of CO</w:t>
      </w:r>
      <w:r w:rsidR="006F6EA2">
        <w:rPr>
          <w:vertAlign w:val="subscript"/>
        </w:rPr>
        <w:t>2</w:t>
      </w:r>
      <w:r w:rsidR="006F6EA2">
        <w:t xml:space="preserve"> </w:t>
      </w:r>
      <w:r>
        <w:t>and mask the intrinsic limitations of the catalyst. It is now well understood that the rate-limiting step in most small-molecule systems is the release of bicarbonate</w:t>
      </w:r>
      <w:del w:id="82" w:author="Thomas Quaid" w:date="2026-01-31T14:39:00Z" w16du:dateUtc="2026-01-31T22:39:00Z">
        <w:r w:rsidR="0035272B">
          <w:delText xml:space="preserve"> </w:delText>
        </w:r>
      </w:del>
      <w:ins w:id="83" w:author="Thomas Quaid" w:date="2026-01-31T14:39:00Z" w16du:dateUtc="2026-01-31T22:39:00Z">
        <w:r w:rsidR="0093701C">
          <w:t>,</w:t>
        </w:r>
      </w:ins>
      <w:r w:rsidR="0035272B">
        <w:fldChar w:fldCharType="begin"/>
      </w:r>
      <w:r w:rsidR="00C83A23">
        <w:instrText xml:space="preserve"> ADDIN ZOTERO_ITEM CSL_CITATION {"citationID":"nOLqszah","properties":{"formattedCitation":"\\super 14,15\\nosupersub{}","plainCitation":"14,15","noteIndex":0},"citationItems":[{"id":178,"uris":["http://zotero.org/users/15279553/items/54475QPS"],"itemData":{"id":178,"type":"article-journal","abstract":"Carbonic anhydrase (CA) mimics are often studied with a focus on the hydration of CO2 for atmospheric carbon capture. Consequently, the reverse reaction (dehydration of HCO3–) has received minimal attention, so much so that the rate-limiting step of the dehydration reaction in CA mimics is currently unknown. The rate-limiting step of the hydration reaction is reported to be the bicarbonate-bound intermediate step, and thus is susceptible to product inhibition. It is not, however, clear if this inhibition is a consequence of an increase in the rate of the competing dehydration reaction or resulting from the strong affinity of bicarbonate to the mimic. To address this, insight into the dehydration reaction kinetics is needed. We therefore report the most comprehensive study of a CA mimic to date. The dehydration profile of the fastest small-molecule CA mimic, ZnL1S, was characterized, and consequently evidence for the rate-limiting step for the dehydration reaction was seen to be the bicarbonate-bound intermediate step, much like the hydration reaction. This experimental validation of the rate-limiting step was achieved through a variety of methods including NMR experiments and the effect of inhibitors, substrate concentration, and metal center on activity. With this understanding, an improvement in the favorability of the rate-limiting step was achieved, resulting in decreased bicarbonate inhibition. Thus, an increase in the mimic’s kcat for both reactions was observed, resulting in the largest rate constants of any small-molecule CA mimic reported to date (28 093 and 579 M–1 s–1 for hydration and dehydration, respectively). Enzyme-like kcat/km values were obtained for ZnL1S (5.9 × 105 M–1 s–1 for CO2 hydration), and notably there is only a difference of 2.5 orders of magnitude from the enzyme, the closest of any CA mimic reported in the literature. The results from this work can be applied to the development and improvement of future and existing mimics toward attaining increased activities.","container-title":"ACS Catalysis","DOI":"10.1021/acscatal.8b04077","issue":"2","journalAbbreviation":"ACS Catal.","page":"1353-1365","publisher":"American Chemical Society","source":"ACS Publications","title":"Bicarbonate Inhibition of Carbonic Anhydrase Mimics Hinders Catalytic Efficiency: Elucidating the Mechanism and Gaining Insight toward Improving Speed and Efficiency","title-short":"Bicarbonate Inhibition of Carbonic Anhydrase Mimics Hinders Catalytic Efficiency","volume":"9","author":[{"family":"Rains","given":"Jonathan G. D."},{"family":"O’Donnelly","given":"Kerry"},{"family":"Oliver","given":"Thomas"},{"family":"Woscholski","given":"Rudiger"},{"family":"Long","given":"Nicholas J."},{"family":"Barter","given":"Laura M. C."}],"issued":{"date-parts":[["2019",2,1]]}}},{"id":166,"uris":["http://zotero.org/users/15279553/items/XMF972BL"],"itemData":{"id":166,"type":"article-journal","abstract":"A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0035272B">
        <w:fldChar w:fldCharType="separate"/>
      </w:r>
      <w:r w:rsidR="001B16B0" w:rsidRPr="001B16B0">
        <w:rPr>
          <w:rFonts w:eastAsiaTheme="minorHAnsi"/>
          <w:vertAlign w:val="superscript"/>
          <w14:ligatures w14:val="standardContextual"/>
        </w:rPr>
        <w:t>14,15</w:t>
      </w:r>
      <w:r w:rsidR="0035272B">
        <w:fldChar w:fldCharType="end"/>
      </w:r>
      <w:del w:id="84" w:author="Thomas Quaid" w:date="2026-01-31T14:39:00Z" w16du:dateUtc="2026-01-31T22:39:00Z">
        <w:r>
          <w:delText>,</w:delText>
        </w:r>
      </w:del>
      <w:r>
        <w:t xml:space="preserve"> </w:t>
      </w:r>
      <w:r w:rsidR="006F6EA2">
        <w:t xml:space="preserve">not CO₂ activation, thereby </w:t>
      </w:r>
      <w:r>
        <w:t>necessitating new strategies beyo</w:t>
      </w:r>
      <w:r w:rsidRPr="00153055">
        <w:t>nd tuning</w:t>
      </w:r>
      <w:r w:rsidR="00BD0CE2">
        <w:t xml:space="preserve"> of the </w:t>
      </w:r>
      <w:r w:rsidR="00BD0CE2" w:rsidRPr="00FF73FB">
        <w:t xml:space="preserve">primary </w:t>
      </w:r>
      <w:r w:rsidR="00BD0CE2">
        <w:t xml:space="preserve">Zn-coordination </w:t>
      </w:r>
      <w:r w:rsidR="00BD0CE2" w:rsidRPr="00FF73FB">
        <w:t>sphere</w:t>
      </w:r>
      <w:r w:rsidRPr="00153055">
        <w:t>.</w:t>
      </w:r>
    </w:p>
    <w:p w14:paraId="7ECAED63" w14:textId="77777777" w:rsidR="008F1ED0" w:rsidRDefault="008F1ED0" w:rsidP="00FF73FB">
      <w:pPr>
        <w:spacing w:line="360" w:lineRule="auto"/>
      </w:pPr>
    </w:p>
    <w:p w14:paraId="24BFCB8B" w14:textId="77777777" w:rsidR="00A37FC7" w:rsidRDefault="00E924B4" w:rsidP="00FF73FB">
      <w:pPr>
        <w:spacing w:line="360" w:lineRule="auto"/>
        <w:rPr>
          <w:del w:id="85" w:author="Thomas Quaid" w:date="2026-01-31T14:39:00Z" w16du:dateUtc="2026-01-31T22:39:00Z"/>
        </w:rPr>
      </w:pPr>
      <w:commentRangeStart w:id="86"/>
      <w:commentRangeStart w:id="87"/>
      <w:del w:id="88" w:author="Thomas Quaid" w:date="2026-01-31T14:39:00Z" w16du:dateUtc="2026-01-31T22:39:00Z">
        <w:r>
          <w:delText xml:space="preserve">Ab initio </w:delText>
        </w:r>
        <w:r w:rsidR="00735C65">
          <w:delText>property predictions of molecular systems</w:delText>
        </w:r>
        <w:commentRangeEnd w:id="86"/>
        <w:r w:rsidR="00437935">
          <w:rPr>
            <w:rStyle w:val="CommentReference"/>
            <w:sz w:val="24"/>
            <w:szCs w:val="24"/>
          </w:rPr>
          <w:commentReference w:id="86"/>
        </w:r>
      </w:del>
      <w:commentRangeEnd w:id="87"/>
      <w:r w:rsidR="00386A9A">
        <w:rPr>
          <w:rStyle w:val="CommentReference"/>
          <w:sz w:val="24"/>
          <w:szCs w:val="24"/>
        </w:rPr>
        <w:commentReference w:id="87"/>
      </w:r>
      <w:del w:id="89" w:author="Thomas Quaid" w:date="2026-01-31T14:39:00Z" w16du:dateUtc="2026-01-31T22:39:00Z">
        <w:r w:rsidR="00735C65">
          <w:delText xml:space="preserve"> have </w:delText>
        </w:r>
        <w:r w:rsidR="00522237">
          <w:delText xml:space="preserve">improved </w:delText>
        </w:r>
        <w:r w:rsidR="00CD45E3">
          <w:delText>substantially</w:delText>
        </w:r>
        <w:r w:rsidR="00735C65">
          <w:delText xml:space="preserve"> in </w:delText>
        </w:r>
        <w:r w:rsidR="003964FA">
          <w:delText>accuracy and computational efficiency</w:delText>
        </w:r>
        <w:r w:rsidR="00CD45E3">
          <w:delText xml:space="preserve"> over the past decade</w:delText>
        </w:r>
        <w:r w:rsidR="003964FA">
          <w:delText xml:space="preserve">. </w:delText>
        </w:r>
        <w:commentRangeStart w:id="90"/>
        <w:commentRangeStart w:id="91"/>
        <w:r w:rsidR="00437935">
          <w:delText>The r</w:delText>
        </w:r>
        <w:r w:rsidR="00437935" w:rsidRPr="00083B8F">
          <w:delText xml:space="preserve">apid </w:delText>
        </w:r>
        <w:r w:rsidR="00437935">
          <w:delText xml:space="preserve">exploration of </w:delText>
        </w:r>
        <w:r w:rsidR="009A3E57" w:rsidRPr="00083B8F">
          <w:delText xml:space="preserve">chemical-space </w:delText>
        </w:r>
        <w:r w:rsidR="00437935">
          <w:delText xml:space="preserve">possible </w:delText>
        </w:r>
        <w:r w:rsidR="009A3E57" w:rsidRPr="00083B8F">
          <w:delText>by computation</w:delText>
        </w:r>
        <w:r w:rsidR="00437935">
          <w:delText>s that augment</w:delText>
        </w:r>
        <w:r w:rsidR="009A3E57" w:rsidRPr="00083B8F">
          <w:delText xml:space="preserve"> experiments</w:delText>
        </w:r>
        <w:r w:rsidR="00437935">
          <w:delText xml:space="preserve"> </w:delText>
        </w:r>
        <w:r w:rsidR="009A3E57" w:rsidRPr="00083B8F">
          <w:delText>has fueled</w:delText>
        </w:r>
        <w:r w:rsidR="00522237">
          <w:delText xml:space="preserve"> </w:delText>
        </w:r>
        <w:r w:rsidR="007D7341" w:rsidRPr="001961B4">
          <w:delText>many advances in catalysis</w:delText>
        </w:r>
        <w:commentRangeEnd w:id="90"/>
        <w:r w:rsidR="00437935" w:rsidRPr="001961B4">
          <w:rPr>
            <w:rStyle w:val="CommentReference"/>
            <w:sz w:val="24"/>
            <w:szCs w:val="24"/>
          </w:rPr>
          <w:commentReference w:id="90"/>
        </w:r>
      </w:del>
      <w:commentRangeEnd w:id="91"/>
      <w:r w:rsidR="00386A9A" w:rsidRPr="001961B4">
        <w:rPr>
          <w:rStyle w:val="CommentReference"/>
          <w:sz w:val="24"/>
          <w:szCs w:val="24"/>
        </w:rPr>
        <w:commentReference w:id="91"/>
      </w:r>
      <w:del w:id="92" w:author="Thomas Quaid" w:date="2026-01-31T14:39:00Z" w16du:dateUtc="2026-01-31T22:39:00Z">
        <w:r w:rsidR="007D7341" w:rsidRPr="001961B4">
          <w:delText xml:space="preserve">. </w:delText>
        </w:r>
        <w:r w:rsidR="001961B4" w:rsidRPr="00083B8F">
          <w:delText xml:space="preserve">As a result, </w:delText>
        </w:r>
        <w:r w:rsidR="001961B4" w:rsidRPr="00083B8F">
          <w:lastRenderedPageBreak/>
          <w:delText xml:space="preserve">significant progress has been </w:delText>
        </w:r>
        <w:r w:rsidR="00522237">
          <w:delText xml:space="preserve">made </w:delText>
        </w:r>
        <w:r w:rsidR="001961B4" w:rsidRPr="00083B8F">
          <w:delText xml:space="preserve">in the rational design of biomimetic catalysts across diverse </w:delText>
        </w:r>
        <w:r w:rsidR="002A71DD">
          <w:delText>applications</w:delText>
        </w:r>
        <w:r w:rsidR="00BA2465">
          <w:delText xml:space="preserve"> </w:delText>
        </w:r>
        <w:r w:rsidR="004A41BD">
          <w:fldChar w:fldCharType="begin"/>
        </w:r>
        <w:r w:rsidR="00C83A23">
          <w:delInstrText xml:space="preserve"> ADDIN ZOTERO_ITEM CSL_CITATION {"citationID":"6XmuCTPh","properties":{"formattedCitation":"\\super 16,17\\nosupersub{}","plainCitation":"16,17","noteIndex":0},"citationItems":[{"id":394,"uris":["http://zotero.org/users/15279553/items/ZTDB6EEP"],"itemData":{"id":394,"type":"article-journal","abstract":"The design of inorganic molecular complexes for the reversible conversion of formate into CO2 inspired by formate dehydrogenase (FDH) enzymes is challenged by a lack of understanding of how to mimic the enzyme action. Here, we carry out a large-scale, high-throughput screening study on all mononuclear Mo/W complexes currently deposited in Cambridge Structural Database (CSD) that resemble the coordination environment of the molybdopterin cofactors in FDH. Using density functional theory, we systematically investigate the individual effects of metal identity, ligand identity, oxidation state, and coordination number on structural, electronic, and catalytic (i.e., H atom binding) properties. We compare our results on molecular complexes with large quantum mechanical cluster calculations on a representative FDH enzyme to understand the influence of the enzyme environment. These comparisons reveal that the enzyme environment primarily influences the metal-local geometry, and these structural variations can improve catalysis. Through a series of computational substitutions on molecular complexes of terminal chalcogen atoms and metal centers, we extend beyond CSD structures to identify the limits of varied chalcogen and metal identity. Through this analysis, we demonstrate that the enzyme primarily affects the geometric properties of the metal center, and terminal chalcogen moieties primarily influence local electronic properties.","container-title":"ACS Catalysis","DOI":"10.1021/acscatal.1c04624","issue":"1","journalAbbreviation":"ACS Catal.","page":"383-396","publisher":"American Chemical Society","source":"ACS Publications","title":"Large-Scale Screening Reveals That Geometric Structure Matters More Than Electronic Structure in the Bioinspired Catalyst Design of Formate Dehydrogenase Mimics","volume":"12","author":[{"family":"Liu","given":"Mingjie"},{"family":"Nazemi","given":"Azadeh"},{"family":"Taylor","given":"Michael G."},{"family":"Nandy","given":"Aditya"},{"family":"Duan","given":"Chenru"},{"family":"Steeves","given":"Adam H."},{"family":"Kulik","given":"Heather J."}],"issued":{"date-parts":[["2022",1,7]]}}},{"id":392,"uris":["http://zotero.org/users/15279553/items/SZSY4GU8"],"itemData":{"id":392,"type":"article-journal","abstract":"Enzymes have evolved to catalyse challenging chemical transformations with high efficiency and selectivity. Although a number of artificial systems have been developed to recapitulate the catalytic activity of natural enzymes, they are mostly limited to catalysing relatively simple reactions owing to their ability to mimic only the active metal centres of natural enzymes, without incorporating the proximal amino acids or cofactors. Here we report a metal–organic framework-based artificial enzyme (metal–organic–zyme, MOZ) by integrating active metal centres, proximal amino acids and other cofactors into a tunable metal–organic framework monolayer. We design two libraries of MOZs to perform photocatalytic CO2 reduction and water oxidation reactions. Through tuning the incorporated amino acids in the MOZs, we systematically optimize the activity and selectivity of these libraries. Combining these optimized MOZs into a single system realizes complete artificial photosynthesis in the reaction of (1 + n)CO2 + 2H2O → CH4 + nCO + (2 + n/2)O2.","container-title":"Nature Catalysis","DOI":"10.1038/s41929-022-00865-5","ISSN":"2520-1158","issue":"11","journalAbbreviation":"Nat Catal","language":"en","license":"2022 The Author(s), under exclusive licence to Springer Nature Limited","page":"1006-1018","publisher":"Nature Publishing Group","source":"www.nature.com","title":"Biomimetic active sites on monolayered metal–organic frameworks for artificial photosynthesis","volume":"5","author":[{"family":"Lan","given":"Guangxu"},{"family":"Fan","given":"Yingjie"},{"family":"Shi","given":"Wenjie"},{"family":"You","given":"Eric"},{"family":"Veroneau","given":"Samuel S."},{"family":"Lin","given":"Wenbin"}],"issued":{"date-parts":[["2022",11]]}}}],"schema":"https://github.com/citation-style-language/schema/raw/master/csl-citation.json"} </w:delInstrText>
        </w:r>
        <w:r w:rsidR="004A41BD">
          <w:fldChar w:fldCharType="separate"/>
        </w:r>
        <w:r w:rsidR="00D93A65" w:rsidRPr="00D93A65">
          <w:rPr>
            <w:rFonts w:eastAsiaTheme="minorHAnsi"/>
            <w:vertAlign w:val="superscript"/>
            <w14:ligatures w14:val="standardContextual"/>
          </w:rPr>
          <w:delText>16,17</w:delText>
        </w:r>
        <w:r w:rsidR="004A41BD">
          <w:fldChar w:fldCharType="end"/>
        </w:r>
        <w:r w:rsidR="002A71DD">
          <w:delText>.</w:delText>
        </w:r>
        <w:r w:rsidR="00EA6251">
          <w:delText xml:space="preserve"> </w:delText>
        </w:r>
        <w:r w:rsidR="00EA3E20">
          <w:delText>D</w:delText>
        </w:r>
        <w:r w:rsidR="00B662DF">
          <w:delText xml:space="preserve">escriptor-based computational modeling </w:delText>
        </w:r>
        <w:r w:rsidR="00437935">
          <w:delText xml:space="preserve">has provided </w:delText>
        </w:r>
        <w:r w:rsidR="00B662DF">
          <w:delText xml:space="preserve">a framework to interrogate and predict </w:delText>
        </w:r>
        <w:r w:rsidR="00B662DF">
          <w:rPr>
            <w:rFonts w:eastAsia="Aptos" w:cs="Arial"/>
          </w:rPr>
          <w:delText xml:space="preserve">the </w:delText>
        </w:r>
        <w:r w:rsidR="00286925">
          <w:rPr>
            <w:rFonts w:eastAsia="Aptos" w:cs="Arial"/>
          </w:rPr>
          <w:delText xml:space="preserve">performance of </w:delText>
        </w:r>
        <w:r w:rsidR="00B662DF">
          <w:rPr>
            <w:rFonts w:eastAsia="Aptos" w:cs="Arial"/>
          </w:rPr>
          <w:delText>CA mimic</w:delText>
        </w:r>
        <w:r w:rsidR="00286925">
          <w:rPr>
            <w:rFonts w:eastAsia="Aptos" w:cs="Arial"/>
          </w:rPr>
          <w:delText>s</w:delText>
        </w:r>
        <w:r w:rsidR="00D93A65">
          <w:rPr>
            <w:rFonts w:eastAsia="Aptos" w:cs="Arial"/>
          </w:rPr>
          <w:delText xml:space="preserve"> </w:delText>
        </w:r>
        <w:r w:rsidR="001B38F8">
          <w:rPr>
            <w:rFonts w:eastAsia="Aptos" w:cs="Arial"/>
          </w:rPr>
          <w:delText xml:space="preserve">by reducing computational costs of </w:delText>
        </w:r>
        <w:r w:rsidR="003838C1">
          <w:rPr>
            <w:rFonts w:eastAsia="Aptos" w:cs="Arial"/>
          </w:rPr>
          <w:delText>evaluating complex</w:delText>
        </w:r>
        <w:r w:rsidR="001B38F8">
          <w:rPr>
            <w:rFonts w:eastAsia="Aptos" w:cs="Arial"/>
          </w:rPr>
          <w:delText xml:space="preserve"> systems</w:delText>
        </w:r>
        <w:r w:rsidR="00B662DF">
          <w:rPr>
            <w:rFonts w:eastAsia="Aptos" w:cs="Arial"/>
          </w:rPr>
          <w:delText xml:space="preserve"> </w:delText>
        </w:r>
        <w:r w:rsidR="00310FA1">
          <w:fldChar w:fldCharType="begin"/>
        </w:r>
        <w:r w:rsidR="00C83A23">
          <w:delInstrText xml:space="preserve"> ADDIN ZOTERO_ITEM CSL_CITATION {"citationID":"ewpEiU2R","properties":{"formattedCitation":"\\super 18,19\\nosupersub{}","plainCitation":"18,19","noteIndex":0},"citationItems":[{"id":85,"uris":["http://zotero.org/users/15279553/items/J66KFH2S"],"itemData":{"id":85,"type":"article-journal","abstract":"We present a detailed study of nearly 70 Zn molecular catalysts for CO2 hydration from four diverse ligand classes ranging from well-studied carbonic anhydrase mimics (e.g., cyclen) to new structures we obtain by leveraging diverse hits from large organic libraries. Using microkinetic analysis and establishing linear free energy relationships, we confirm that turnover is sensitive to the relative thermodynamic stability of reactive hydroxyl and bound bicarbonate moieties. We observe a wide range of thermodynamic stabilities for these intermediates, showing up to 6 kcal/mol improvement over well-studied cyclen catalysts. We observe a good correlation between the pKa of the Zn–OH2 moiety and the resulting relative stability of hydroxyl moieties over bicarbonate, which may be rationalized by the dominant effect of the difference in higher Zn−OH bond order in comparison to weaker bonding in bicarbonate and water. A direct relationship is identified between isolated organic ligand pKa and the pKa of a bound water molecule on the catalyst. Thus, organic ligand pKa, which is intuitive, easy to compute or tabulate, and much less sensitive to electronic structure method choice than whole-catalyst properties, is a good quantitative descriptor for predicting the effect of through-bond electronic effects on relative CO2 hydration energetics. We expect this to be applicable to other reactions where is it essential to stabilize turnover-determining hydroxyl species with respect to more weakly bound moieties. Finally, we note exceptions for rigid ligands (e.g., porphyrins) that are observed to preferentially stabilize hydroxyl over bicarbonate without reducing pKa values as substantially. We expect the strategy outlined here, to (i) curate diverse ligands from large organic libraries and (ii) identify when ligand-only properties can determine catalyst energetics, to be broadly useful for both experimental and computational catalyst design.","container-title":"The Journal of Physical Chemistry A","DOI":"10.1021/acs.jpca.8b03301","ISSN":"1089-5639","issue":"18","journalAbbreviation":"J. Phys. Chem. A","page":"4579-4590","publisher":"American Chemical Society","source":"ACS Publications","title":"When Is Ligand pKa a Good Descriptor for Catalyst Energetics? In Search of Optimal CO2 Hydration Catalysts","title-short":"When Is Ligand pKa a Good Descriptor for Catalyst Energetics?","volume":"122","author":[{"family":"Kim","given":"Jeong Yun"},{"family":"Kulik","given":"Heather J."}],"issued":{"date-parts":[["2018",5,10]]}}},{"id":204,"uris":["http://zotero.org/users/15279553/items/5JXK3FXL"],"itemData":{"id":204,"type":"article-journal","abstract":"Density functional theory (DFT) calculations were used to study the mechanism of CO2 hydrolysis by Zn-(1,4,7,10-tetraazacyclododecane), also referred to as zinc–cyclen, and evaluate the associated thermodynamic and kinetic parameters. A microkinetic model was then built based on the kinetics and thermodynamics derived from first principles. The model describes the sigmoidal dependence of the observed reaction rate constant on pH, which is similar to behavior observed for CO2 hydrolysis catalysts in nature, i.e., human carbonic anhydrase. The inflection point is identical to the pKa value of the zinc–cyclen complex, in good agreement with previous results. The overall reaction rate constant was calculated to be 3055M−1s−1, which is in excellent agreement with the range of experimental values reported (2691.5–3300M−1s−1). Importantly, though, the microkinetic model quantifies how the reaction rate and the associated overall rate constant varies as a function of time, underscoring that observed overall rate constants are a function of the species’ concentrations used to extract them, which may not be the initial conditions. The decrease in initial reaction rate over 0–12ms was ascribed to the decrease in the concentration of the catalytic form, Zn-OH−, which was primarily converted to Zn-HCO3−. Through calculating the ratio of the net rate to the forward rate of each elementary reaction, the rate-limiting step of the catalytic cycle was identified as the adsorption of CO2. To aid in the interpretation of the complex microkinetic model, an analytical rate expression was derived based on a simplified potential energy surface comprised of three major regions: the adsorption of CO2, the release of HCO3− via displacement by water, and the deprotonation of Zn-H2O. Analysis showed quantitatively how the observed reaction rate constant depends not only on how fast a CO2 molecule is captured but also on how deep the Zn-HCO3− sits.","container-title":"Journal of Catalysis","DOI":"10.1016/j.jcat.2014.06.001","ISSN":"0021-9517","journalAbbreviation":"Journal of Catalysis","page":"176-184","source":"ScienceDirect","title":"Microkinetic modeling of CO2 hydrolysis over Zn-(1,4,7,10-tetraazacyclododecane) catalyst based on first principles: Revelation of rate-determining step","title-short":"Microkinetic modeling of CO2 hydrolysis over Zn-(1,4,7,10-tetraazacyclododecane) catalyst based on first principles","volume":"317","author":[{"family":"Ma","given":"Renhu"},{"family":"Schuette","given":"George F."},{"family":"Broadbelt","given":"Linda J."}],"issued":{"date-parts":[["2014",8,1]]}}}],"schema":"https://github.com/citation-style-language/schema/raw/master/csl-citation.json"} </w:delInstrText>
        </w:r>
        <w:r w:rsidR="00310FA1">
          <w:fldChar w:fldCharType="separate"/>
        </w:r>
        <w:r w:rsidR="004A41BD" w:rsidRPr="004A41BD">
          <w:rPr>
            <w:rFonts w:eastAsiaTheme="minorHAnsi"/>
            <w:vertAlign w:val="superscript"/>
            <w14:ligatures w14:val="standardContextual"/>
          </w:rPr>
          <w:delText>18,19</w:delText>
        </w:r>
        <w:r w:rsidR="00310FA1">
          <w:fldChar w:fldCharType="end"/>
        </w:r>
        <w:r w:rsidR="00B662DF">
          <w:delText xml:space="preserve">. </w:delText>
        </w:r>
        <w:r w:rsidR="00437935">
          <w:delText>D</w:delText>
        </w:r>
        <w:r w:rsidR="00B662DF">
          <w:delText>ensity</w:delText>
        </w:r>
        <w:r w:rsidR="00437935">
          <w:delText>-</w:delText>
        </w:r>
        <w:r w:rsidR="00B662DF">
          <w:delText>functional</w:delText>
        </w:r>
        <w:r w:rsidR="00093839">
          <w:delText xml:space="preserve"> theory</w:delText>
        </w:r>
        <w:r w:rsidR="00B662DF">
          <w:delText xml:space="preserve"> and local</w:delText>
        </w:r>
        <w:r w:rsidR="00437935">
          <w:delText>-</w:delText>
        </w:r>
        <w:r w:rsidR="00B662DF">
          <w:delText>correlation methods</w:delText>
        </w:r>
        <w:r w:rsidR="00437935">
          <w:delText xml:space="preserve"> have </w:delText>
        </w:r>
        <w:r w:rsidR="00B662DF">
          <w:delText>enable</w:delText>
        </w:r>
        <w:r w:rsidR="00437935">
          <w:delText>d</w:delText>
        </w:r>
        <w:r w:rsidR="00B662DF">
          <w:delText xml:space="preserve"> </w:delText>
        </w:r>
        <w:r w:rsidR="00B662DF">
          <w:rPr>
            <w:rFonts w:eastAsia="Aptos" w:cs="Arial"/>
          </w:rPr>
          <w:delText>the quantification of thermodynamic and electronic parameters</w:delText>
        </w:r>
        <w:r w:rsidR="00E43ABA">
          <w:rPr>
            <w:rFonts w:eastAsia="Aptos" w:cs="Arial"/>
          </w:rPr>
          <w:delText>,</w:delText>
        </w:r>
        <w:r w:rsidR="00B662DF">
          <w:rPr>
            <w:rFonts w:eastAsia="Aptos" w:cs="Arial"/>
          </w:rPr>
          <w:delText xml:space="preserve"> such as </w:delText>
        </w:r>
        <w:r w:rsidR="00437935">
          <w:rPr>
            <w:rFonts w:eastAsia="Aptos" w:cs="Arial"/>
          </w:rPr>
          <w:delText xml:space="preserve">the </w:delText>
        </w:r>
        <w:r w:rsidR="00B662DF">
          <w:rPr>
            <w:rFonts w:eastAsia="Aptos" w:cs="Arial"/>
          </w:rPr>
          <w:delText>Zn</w:delText>
        </w:r>
        <w:r w:rsidR="007B406B">
          <w:delText>-</w:delText>
        </w:r>
        <w:r w:rsidR="00B662DF">
          <w:delText>bicarbonate binding energy (Δ</w:delText>
        </w:r>
        <w:r w:rsidR="00B662DF" w:rsidRPr="00083B8F">
          <w:rPr>
            <w:i/>
            <w:iCs/>
          </w:rPr>
          <w:delText>G</w:delText>
        </w:r>
        <w:r w:rsidR="00B662DF" w:rsidRPr="00094D36">
          <w:rPr>
            <w:vertAlign w:val="subscript"/>
          </w:rPr>
          <w:delText>bind</w:delText>
        </w:r>
        <w:r w:rsidR="00B662DF">
          <w:delText>), metal-centered charge (</w:delText>
        </w:r>
        <w:r w:rsidR="00B662DF" w:rsidRPr="00083B8F">
          <w:rPr>
            <w:i/>
            <w:iCs/>
          </w:rPr>
          <w:delText>q</w:delText>
        </w:r>
        <w:r w:rsidR="00B662DF" w:rsidRPr="00094D36">
          <w:rPr>
            <w:vertAlign w:val="subscript"/>
          </w:rPr>
          <w:delText>Zn</w:delText>
        </w:r>
        <w:r w:rsidR="00B662DF">
          <w:delText>)</w:delText>
        </w:r>
        <w:r w:rsidR="005B79C7">
          <w:fldChar w:fldCharType="begin"/>
        </w:r>
        <w:r w:rsidR="004A41BD">
          <w:delInstrText xml:space="preserve"> ADDIN ZOTERO_ITEM CSL_CITATION {"citationID":"fhPrBhX7","properties":{"formattedCitation":"\\super 20\\nosupersub{}","plainCitation":"20","noteIndex":0},"citationItems":[{"id":296,"uris":["http://zotero.org/users/15279553/items/C84HGT4C"],"itemData":{"id":296,"type":"article-journal","abstract":"A method of ‘‘natural population analysis’’ has been developed to calculate atomic charges and orbital populations of molecular wave functions in general atomic orbital basis sets. The natural analysis is an alternative to conventional Mulliken population analysis, and seems to exhibit improved numerical stability and to better describe the electron distribution in compounds of high ionic character, such as those containing metal atoms. We calculated ab initio SCF‐MO wave functions for compounds of type CH3X and LiX (X=F, OH, NH2, CH3, BH2, BeH, Li, H) in a variety of basis sets to illustrate the generality of the method, and to compare the natural populations with results of Mulliken analysis, density integration, and empirical measures of ionic character. Natural populations are found to give a satisfactory description of these molecules, providing a unified treatment of covalent and extreme ionic limits at modest computational cost.","container-title":"The Journal of Chemical Physics","DOI":"10.1063/1.449486","ISSN":"0021-9606","issue":"2","journalAbbreviation":"The Journal of Chemical Physics","page":"735-746","source":"Silverchair","title":"Natural population analysis","volume":"83","author":[{"family":"Reed","given":"Alan E."},{"family":"Weinstock","given":"Robert B."},{"family":"Weinhold","given":"Frank"}],"issued":{"date-parts":[["1985",7,15]]}}}],"schema":"https://github.com/citation-style-language/schema/raw/master/csl-citation.json"} </w:delInstrText>
        </w:r>
        <w:r w:rsidR="005B79C7">
          <w:fldChar w:fldCharType="separate"/>
        </w:r>
        <w:r w:rsidR="004A41BD" w:rsidRPr="004A41BD">
          <w:rPr>
            <w:rFonts w:eastAsiaTheme="minorHAnsi"/>
            <w:vertAlign w:val="superscript"/>
            <w14:ligatures w14:val="standardContextual"/>
          </w:rPr>
          <w:delText>20</w:delText>
        </w:r>
        <w:r w:rsidR="005B79C7">
          <w:fldChar w:fldCharType="end"/>
        </w:r>
        <w:r w:rsidR="00B662DF">
          <w:delText>, donor–acceptor interaction energies (Σ</w:delText>
        </w:r>
        <w:r w:rsidR="00B662DF" w:rsidRPr="00083B8F">
          <w:rPr>
            <w:i/>
            <w:iCs/>
          </w:rPr>
          <w:delText>E</w:delText>
        </w:r>
        <w:r w:rsidR="00B662DF" w:rsidRPr="00094D36">
          <w:rPr>
            <w:vertAlign w:val="superscript"/>
          </w:rPr>
          <w:delText>(2)</w:delText>
        </w:r>
        <w:r w:rsidR="00B662DF">
          <w:delText>)</w:delText>
        </w:r>
        <w:r w:rsidR="00431739">
          <w:fldChar w:fldCharType="begin"/>
        </w:r>
        <w:r w:rsidR="004A41BD">
          <w:delInstrText xml:space="preserve"> ADDIN ZOTERO_ITEM CSL_CITATION {"citationID":"Up2C3w4C","properties":{"formattedCitation":"\\super 21\\nosupersub{}","plainCitation":"21","noteIndex":0},"citationItems":[{"id":327,"uris":["http://zotero.org/users/15279553/items/ZPJERJX4"],"itemData":{"id":327,"type":"article-journal","abstract":"Natural bond orbital (NBO) methods encompass a suite of algorithms that enable fundamental bonding concepts to be extracted from Hartree-Fock (HF), Density Functional Theory (DFT), and post-HF computations. NBO terminology and general mathematical formulations for atoms and polyatomic species are presented. NBO analyses of selected molecules that span the periodic table illustrate the deciphering of the molecular wavefunction in terms commonly understood by chemists: Lewis structures, charge, bond order, bond type, hybridization, resonance, donor–acceptor interactions, etc. Upcoming features in the NBO program address ongoing advances in ab initio computing technology and burgeoning demands of its user community by introducing major new methods, keywords, and electronic structure system/NBO communication enhancements. © 2011 John Wiley &amp; Sons, Ltd. This article is categorized under: Structure and Mechanism &gt; Molecular Structures","container-title":"WIREs Computational Molecular Science","DOI":"10.1002/wcms.51","ISSN":"1759-0884","issue":"1","language":"en","license":"Copyright © 2011 John Wiley &amp; Sons, Ltd.","note":"_eprint: https://wires.onlinelibrary.wiley.com/doi/pdf/10.1002/wcms.51","page":"1-42","source":"Wiley Online Library","title":"Natural bond orbital methods","volume":"2","author":[{"family":"Glendening","given":"Eric D."},{"family":"Landis","given":"Clark R."},{"family":"Weinhold","given":"Frank"}],"issued":{"date-parts":[["2012"]]}}}],"schema":"https://github.com/citation-style-language/schema/raw/master/csl-citation.json"} </w:delInstrText>
        </w:r>
        <w:r w:rsidR="00431739">
          <w:fldChar w:fldCharType="separate"/>
        </w:r>
        <w:r w:rsidR="004A41BD" w:rsidRPr="004A41BD">
          <w:rPr>
            <w:rFonts w:eastAsiaTheme="minorHAnsi"/>
            <w:vertAlign w:val="superscript"/>
            <w14:ligatures w14:val="standardContextual"/>
          </w:rPr>
          <w:delText>21</w:delText>
        </w:r>
        <w:r w:rsidR="00431739">
          <w:fldChar w:fldCharType="end"/>
        </w:r>
        <w:r w:rsidR="00B662DF">
          <w:delText>, and the steric accessibility of the active site (%</w:delText>
        </w:r>
        <w:r w:rsidR="00B662DF" w:rsidRPr="00083B8F">
          <w:rPr>
            <w:i/>
            <w:iCs/>
          </w:rPr>
          <w:delText>V</w:delText>
        </w:r>
        <w:r w:rsidR="00B662DF" w:rsidRPr="00094D36">
          <w:rPr>
            <w:vertAlign w:val="subscript"/>
          </w:rPr>
          <w:delText>buried</w:delText>
        </w:r>
        <w:r w:rsidR="00B662DF">
          <w:delText xml:space="preserve">) </w:delText>
        </w:r>
        <w:r w:rsidR="006537B1">
          <w:fldChar w:fldCharType="begin"/>
        </w:r>
        <w:r w:rsidR="00C83A23">
          <w:delInstrText xml:space="preserve"> ADDIN ZOTERO_ITEM CSL_CITATION {"citationID":"cI2jtCxY","properties":{"formattedCitation":"\\super 20,22\\uc0\\u8211{}25\\nosupersub{}","plainCitation":"20,22–25","noteIndex":0},"citationItems":[{"id":296,"uris":["http://zotero.org/users/15279553/items/C84HGT4C"],"itemData":{"id":296,"type":"article-journal","abstract":"A method of ‘‘natural population analysis’’ has been developed to calculate atomic charges and orbital populations of molecular wave functions in general atomic orbital basis sets. The natural analysis is an alternative to conventional Mulliken population analysis, and seems to exhibit improved numerical stability and to better describe the electron distribution in compounds of high ionic character, such as those containing metal atoms. We calculated ab initio SCF‐MO wave functions for compounds of type CH3X and LiX (X=F, OH, NH2, CH3, BH2, BeH, Li, H) in a variety of basis sets to illustrate the generality of the method, and to compare the natural populations with results of Mulliken analysis, density integration, and empirical measures of ionic character. Natural populations are found to give a satisfactory description of these molecules, providing a unified treatment of covalent and extreme ionic limits at modest computational cost.","container-title":"The Journal of Chemical Physics","DOI":"10.1063/1.449486","ISSN":"0021-9606","issue":"2","journalAbbreviation":"The Journal of Chemical Physics","page":"735-746","source":"Silverchair","title":"Natural population analysis","volume":"83","author":[{"family":"Reed","given":"Alan E."},{"family":"Weinstock","given":"Robert B."},{"family":"Weinhold","given":"Frank"}],"issued":{"date-parts":[["1985",7,15]]}}},{"id":176,"uris":["http://zotero.org/users/15279553/items/B55ZBBFR"],"itemData":{"id":176,"type":"article-journal","abstract":"ORCA is a general-purpose quantum chemistry program package that features virtually all modern electronic structure methods (density functional theory, many-body perturbation and coupled cluster theories, and multireference and semiempirical methods). It is designed with the aim of generality, extendibility, efficiency, and user friendliness. Its main field of application is larger molecules, transition metal complexes, and their spectroscopic properties. ORCA uses standard Gaussian basis functions and is fully parallelized. The article provides an overview of its current possibilities and documents its efficiency. © 2011 John Wiley &amp; Sons, Ltd. This article is categorized under: Software &gt; Quantum Chemistry","container-title":"WIREs Computational Molecular Science","DOI":"10.1002/wcms.81","ISSN":"1759-0884","issue":"1","language":"en","note":"_eprint: https://onlinelibrary.wiley.com/doi/pdf/10.1002/wcms.81","page":"73-78","source":"Wiley Online Library","title":"The ORCA program system","volume":"2","author":[{"family":"Neese","given":"Frank"}],"issued":{"date-parts":[["2012"]]}}},{"id":281,"uris":["http://zotero.org/users/15279553/items/T472JHD4"],"itemData":{"id":281,"type":"article-journal","abstract":"In this contribution to the special software-centered issue, the ORCA program package is described. We start with a short historical perspective of how the project began and go on to discuss its current feature set. ORCA has grown into a rather comprehensive general-purpose package for theoretical research in all areas of chemistry and many neighboring disciplines such as materials sciences and biochemistry. ORCA features density functional theory, a range of wavefunction based correlation methods, semi-empirical methods, and even force-field methods. A range of solvation and embedding models is featured as well as a complete intrinsic to ORCA quantum mechanics/molecular mechanics engine. A specialty of ORCA always has been a focus on transition metals and spectroscopy as well as a focus on applicability of the implemented methods to “real-life” chemical applications involving systems with a few hundred atoms. In addition to being efficient, user friendly, and, to the largest extent possible, platform independent, ORCA features a number of methods that are either unique to ORCA or have been first implemented in the course of the ORCA development. Next to a range of spectroscopic and magnetic properties, the linear- or low-order single- and multi-reference local correlation methods based on pair natural orbitals (domain based local pair natural orbital methods) should be mentioned here. Consequently, ORCA is a widely used program in various areas of chemistry and spectroscopy with a current user base of over 22 000 registered users in academic research and in industry.","container-title":"The Journal of Chemical Physics","DOI":"10.1063/5.0004608","ISSN":"0021-9606","issue":"22","journalAbbreviation":"The Journal of Chemical Physics","page":"224108","source":"Silverchair","title":"The ORCA quantum chemistry program package","volume":"152","author":[{"family":"Neese","given":"Frank"},{"family":"Wennmohs","given":"Frank"},{"family":"Becker","given":"Ute"},{"family":"Riplinger","given":"Christoph"}],"issued":{"date-parts":[["2020",6,12]]}}},{"id":53,"uris":["http://zotero.org/users/15279553/items/VST8R2PG"],"itemData":{"id":53,"type":"article-journal","abstract":"Covalent organic frameworks (COFs) have high potential in gas separation technologies because of their porous structures, large surface areas, and good stabilities. The number of synthesized COFs already reached several hundreds, but only a handful of materials were tested as adsorbents and/or membranes. We used a high-throughput computational screening approach to uncover adsorption-based and membrane-based CO2/H2 separation potentials of 288 COFs, representing the highest number of experimentally synthesized COFs studied to date for precombustion CO2 capture. Grand canonical Monte Carlo (GCMC) simulations were performed to assess CO2/H2 mixture separation performances of COFs for five different cyclic adsorption processes: pressure swing adsorption, vacuum swing adsorption, temperature swing adsorption (TSA), pressure−temperature swing adsorption (PTSA), and vacuum−temperature swing adsorption (VTSA). The results showed that many COFs outperform traditional zeolites in terms of CO2 selectivities and working capacities and PTSA is the best process leading to the highest adsorbent performance scores. Combining GCMC and molecular dynamics (MD) simulations, CO2 and H2 permeabilities and selectivities of COF membranes were calculated. The majority of COF membranes surpass Robeson’s upper bound because of their higher H2 permeabilities compared to polymers, indicating that the usage of COFs has enormous potential to replace current materials in membrane-based H2/CO2 separation processes. Performance analysis based on the structural properties showed that COFs with narrow pores [the largest cavity diameter (LCD) &lt; 15 Å] and low porosities (ϕ &lt; 0.75) are the top adsorbents for selective separation of CO2 from H2, whereas materials with large pores (LCD &gt; 20 Å) and high porosities (ϕ &gt; 0.85) are generally the best COF membranes for selective separation of H2 from CO2. These results will help to speed up the engineering of new COFs with desired structural properties to achieve high-performance CO2/H2 separations.","container-title":"The Journal of Physical Chemistry C","DOI":"10.1021/acs.jpcc.0c07062","ISSN":"1932-7447","issue":"41","journalAbbreviation":"J. Phys. Chem. C","page":"22577-22590","publisher":"American Chemical Society","source":"ACS Publications","title":"Computational Selection of High-Performing Covalent Organic Frameworks for Adsorption and Membrane-Based CO2/H2 Separation","volume":"124","author":[{"family":"Aksu","given":"Gokhan Onder"},{"family":"Daglar","given":"Hilal"},{"family":"Altintas","given":"Cigdem"},{"family":"Keskin","given":"Seda"}],"issued":{"date-parts":[["2020",10,15]]}}},{"id":294,"uris":["http://zotero.org/users/15279553/items/TJVSQULZ"],"itemData":{"id":294,"type":"article-journal","abstract":"Electronic and steric ligand effects both play major roles in organometallic chemistry and consequently in metal-mediated catalysis. Quantifying such parameters is of interest to better understand not only the parameters governing catalyst performance but also reaction mechanisms. Nowadays, ligand molecular architectures are becoming significantly more elaborate and existing models describing ligand sterics prove lacking. This review presents the development of a more general method to determine the steric parameter of organometallic ligands. Two case studies are presented: the tertiary phosphines and the N-heterocyclic carbenes.","container-title":"Chemical Communications","DOI":"10.1039/B922984A","ISSN":"1364-548X","issue":"6","journalAbbreviation":"Chem. Commun.","language":"en","page":"841-861","publisher":"The Royal Society of Chemistry","source":"pubs.rsc.org","title":"Percent buried volume for phosphine and N-heterocyclic carbene ligands: steric properties in organometallic chemistry","title-short":"Percent buried volume for phosphine and N-heterocyclic carbene ligands","volume":"46","author":[{"family":"Clavier","given":"Hervé"},{"family":"Nolan","given":"Steven P."}],"issued":{"date-parts":[["2010",1,25]]}}}],"schema":"https://github.com/citation-style-language/schema/raw/master/csl-citation.json"} </w:delInstrText>
        </w:r>
        <w:r w:rsidR="006537B1">
          <w:fldChar w:fldCharType="separate"/>
        </w:r>
        <w:r w:rsidR="004A41BD" w:rsidRPr="004A41BD">
          <w:rPr>
            <w:rFonts w:eastAsiaTheme="minorHAnsi"/>
            <w:vertAlign w:val="superscript"/>
            <w14:ligatures w14:val="standardContextual"/>
          </w:rPr>
          <w:delText>20,22–25</w:delText>
        </w:r>
        <w:r w:rsidR="006537B1">
          <w:fldChar w:fldCharType="end"/>
        </w:r>
        <w:r w:rsidR="00B662DF">
          <w:delText>.</w:delText>
        </w:r>
        <w:r w:rsidR="00677EF4">
          <w:delText xml:space="preserve"> Through strategic combinations of </w:delText>
        </w:r>
        <w:r w:rsidR="00023436">
          <w:delText xml:space="preserve">these computational </w:delText>
        </w:r>
        <w:r w:rsidR="00E07FE7">
          <w:delText>approaches</w:delText>
        </w:r>
        <w:r w:rsidR="00023436">
          <w:delText xml:space="preserve">, </w:delText>
        </w:r>
        <w:r w:rsidR="00437935">
          <w:delText xml:space="preserve">accurate </w:delText>
        </w:r>
        <w:r w:rsidR="00023436">
          <w:delText xml:space="preserve">modeling </w:delText>
        </w:r>
        <w:r w:rsidR="00E07FE7">
          <w:delText>can now be applied to</w:delText>
        </w:r>
        <w:r w:rsidR="00931299">
          <w:delText xml:space="preserve"> systems that are generally </w:delText>
        </w:r>
        <w:r w:rsidR="00522237">
          <w:delText xml:space="preserve">recalcitrant to </w:delText>
        </w:r>
        <w:r w:rsidR="00931299">
          <w:delText xml:space="preserve">rigorous </w:delText>
        </w:r>
        <w:r w:rsidR="002B1560">
          <w:delText xml:space="preserve">applied </w:delText>
        </w:r>
        <w:r w:rsidR="00931299">
          <w:delText>methods such as WFT (wave function theory)</w:delText>
        </w:r>
        <w:r w:rsidR="002B1560">
          <w:delText xml:space="preserve"> to allow for significant </w:delText>
        </w:r>
        <w:r w:rsidR="0026459B">
          <w:delText>increases in predictive accuracy</w:delText>
        </w:r>
        <w:r w:rsidR="00437935">
          <w:delText>,</w:delText>
        </w:r>
        <w:r w:rsidR="0078009C">
          <w:delText xml:space="preserve"> as </w:delText>
        </w:r>
        <w:r w:rsidR="00014AA8">
          <w:delText>demonstrated</w:delText>
        </w:r>
        <w:r w:rsidR="0078009C">
          <w:delText xml:space="preserve"> in this work</w:delText>
        </w:r>
        <w:r w:rsidR="0026459B">
          <w:delText>.</w:delText>
        </w:r>
      </w:del>
    </w:p>
    <w:p w14:paraId="3F97AB6C" w14:textId="5AF0E775" w:rsidR="00A37FC7" w:rsidRDefault="00E924B4" w:rsidP="00FF73FB">
      <w:pPr>
        <w:spacing w:line="360" w:lineRule="auto"/>
        <w:rPr>
          <w:ins w:id="93" w:author="Thomas Quaid" w:date="2026-01-31T14:39:00Z" w16du:dateUtc="2026-01-31T22:39:00Z"/>
        </w:rPr>
      </w:pPr>
      <w:commentRangeStart w:id="94"/>
      <w:commentRangeStart w:id="95"/>
      <w:ins w:id="96" w:author="Thomas Quaid" w:date="2026-01-31T14:39:00Z" w16du:dateUtc="2026-01-31T22:39:00Z">
        <w:r>
          <w:t xml:space="preserve">Ab initio </w:t>
        </w:r>
        <w:r w:rsidR="00735C65">
          <w:t xml:space="preserve">property predictions </w:t>
        </w:r>
        <w:r w:rsidR="0040600B">
          <w:t xml:space="preserve">of thermodynamic and kinetic properties </w:t>
        </w:r>
        <w:r w:rsidR="00735C65">
          <w:t>of molecular systems</w:t>
        </w:r>
        <w:commentRangeEnd w:id="94"/>
        <w:r w:rsidR="00437935">
          <w:rPr>
            <w:rStyle w:val="CommentReference"/>
            <w:sz w:val="24"/>
            <w:szCs w:val="24"/>
          </w:rPr>
          <w:commentReference w:id="94"/>
        </w:r>
      </w:ins>
      <w:commentRangeEnd w:id="95"/>
      <w:r w:rsidR="001A156F">
        <w:rPr>
          <w:rStyle w:val="CommentReference"/>
          <w:sz w:val="24"/>
          <w:szCs w:val="24"/>
        </w:rPr>
        <w:commentReference w:id="95"/>
      </w:r>
      <w:ins w:id="97" w:author="Thomas Quaid" w:date="2026-01-31T14:39:00Z" w16du:dateUtc="2026-01-31T22:39:00Z">
        <w:r w:rsidR="00735C65">
          <w:t xml:space="preserve"> have </w:t>
        </w:r>
        <w:r w:rsidR="00522237">
          <w:t xml:space="preserve">improved </w:t>
        </w:r>
        <w:r w:rsidR="00CD45E3">
          <w:t>substantially</w:t>
        </w:r>
        <w:r w:rsidR="00735C65">
          <w:t xml:space="preserve"> in </w:t>
        </w:r>
        <w:r w:rsidR="003964FA">
          <w:t>accuracy and computational efficiency</w:t>
        </w:r>
        <w:r w:rsidR="00CD45E3">
          <w:t xml:space="preserve"> over the past decade</w:t>
        </w:r>
        <w:r w:rsidR="003964FA">
          <w:t xml:space="preserve">. </w:t>
        </w:r>
        <w:bookmarkStart w:id="98" w:name="_Hlk212797418"/>
        <w:commentRangeStart w:id="99"/>
        <w:commentRangeStart w:id="100"/>
        <w:r w:rsidR="00437935">
          <w:t>The r</w:t>
        </w:r>
        <w:r w:rsidR="00437935" w:rsidRPr="00083B8F">
          <w:t xml:space="preserve">apid </w:t>
        </w:r>
        <w:r w:rsidR="00437935">
          <w:t xml:space="preserve">exploration of </w:t>
        </w:r>
        <w:r w:rsidR="009A3E57" w:rsidRPr="00083B8F">
          <w:t>chemical</w:t>
        </w:r>
        <w:r w:rsidR="00C01195">
          <w:t xml:space="preserve"> </w:t>
        </w:r>
        <w:r w:rsidR="009A3E57" w:rsidRPr="00083B8F">
          <w:t>space</w:t>
        </w:r>
        <w:r w:rsidR="000B62F7">
          <w:t>s made</w:t>
        </w:r>
        <w:r w:rsidR="009A3E57" w:rsidRPr="00083B8F">
          <w:t xml:space="preserve"> </w:t>
        </w:r>
        <w:r w:rsidR="00437935">
          <w:t xml:space="preserve">possible </w:t>
        </w:r>
        <w:r w:rsidR="009A3E57" w:rsidRPr="00083B8F">
          <w:t>by computation</w:t>
        </w:r>
        <w:r w:rsidR="00437935">
          <w:t>s that augment</w:t>
        </w:r>
        <w:r w:rsidR="009A3E57" w:rsidRPr="00083B8F">
          <w:t xml:space="preserve"> experiments</w:t>
        </w:r>
        <w:r w:rsidR="00437935">
          <w:t xml:space="preserve"> </w:t>
        </w:r>
        <w:r w:rsidR="009A3E57" w:rsidRPr="00083B8F">
          <w:t>has fueled</w:t>
        </w:r>
        <w:r w:rsidR="00522237">
          <w:t xml:space="preserve"> </w:t>
        </w:r>
        <w:r w:rsidR="007D7341" w:rsidRPr="001961B4">
          <w:t>many advances in catalysis</w:t>
        </w:r>
        <w:commentRangeEnd w:id="99"/>
        <w:r w:rsidR="00437935" w:rsidRPr="001961B4">
          <w:rPr>
            <w:rStyle w:val="CommentReference"/>
            <w:sz w:val="24"/>
            <w:szCs w:val="24"/>
          </w:rPr>
          <w:commentReference w:id="99"/>
        </w:r>
      </w:ins>
      <w:commentRangeEnd w:id="100"/>
      <w:r w:rsidR="001A156F" w:rsidRPr="001961B4">
        <w:rPr>
          <w:rStyle w:val="CommentReference"/>
          <w:sz w:val="24"/>
          <w:szCs w:val="24"/>
        </w:rPr>
        <w:commentReference w:id="100"/>
      </w:r>
      <w:ins w:id="101" w:author="Thomas Quaid" w:date="2026-01-31T14:39:00Z" w16du:dateUtc="2026-01-31T22:39:00Z">
        <w:r w:rsidR="007D7341" w:rsidRPr="001961B4">
          <w:t>.</w:t>
        </w:r>
        <w:bookmarkEnd w:id="98"/>
        <w:r w:rsidR="000045EB">
          <w:fldChar w:fldCharType="begin"/>
        </w:r>
        <w:r w:rsidR="004B30C9">
          <w:instrText xml:space="preserve"> ADDIN ZOTERO_ITEM CSL_CITATION {"citationID":"oKqWWPjg","properties":{"unsorted":false,"formattedCitation":"\\super 16\\uc0\\u8211{}18\\nosupersub{}","plainCitation":"16–18","noteIndex":0},"citationItems":[{"id":8519,"uris":["http://zotero.org/users/15279553/items/32UB9XMV"],"itemData":{"id":8519,"type":"article","abstract":"Living on Mars requires ability to synthesize living products locally using Martian resources. The synthesis of necessary chemicals from local materials, especially oxygen, which is essential for survival, is a challenging task. Here, we demonstrate a robotic AI-Chemist that automatically synthesizes and intelligently optimizes usable oxygen evolution reaction catalysts from Martian meteorites. The entire process including Martian ore pre-treatment, catalyst synthesis, characterization, and testing, and most importantly, the search of optimal formula, was performed without human intervention. Using a machine learning model derived from both first-principles data and experimental measurements, this methodology automatically and rapidly identified a globally optimal synthetic formula from more than 3 million possible compositions. The synthesized catalyst offers state-of-the-art performance with a current density of 10 mA/cm2 at an overpotential of 445.1 mV for more than 550,000 s, convincingly demonstrating the feasibility of the robotic AI-Chemist in the automatic synthesis of chemicals/materials for Mars exploration.","DOI":"10.21203/rs.3.rs-2681831/v1","note":"ISSN: 2693-5015","publisher":"Research Square","source":"Research Square","title":"Automated and Intelligent Synthesis of Oxygen-Producing Catalysts from Martian Meteorites by Robotic AI-Chemist","URL":"https://www.researchsquare.com/article/rs-2681831/v1","author":[{"family":"Jiang","given":"Jun"},{"family":"Zhu","given":"Qing"},{"family":"Huang","given":"Yan"},{"family":"Zhou","given":"Donglai"},{"family":"Zhao","given":"Luyuan"},{"family":"Guo","given":"Lulu"},{"family":"Yang","given":"Ruyu"},{"family":"Sun","given":"Zixu"},{"family":"Luo","given":"Man"},{"family":"Zhang","given":"Fei"},{"family":"Xiao","given":"Hengyu"},{"family":"Tang","given":"Xinsheng"},{"family":"Zhang","given":"Xuchun"},{"family":"Song","given":"Tao"},{"family":"Li","given":"Xiang"},{"family":"Chong","given":"Baochen"},{"family":"Zhou","given":"Junyi"},{"family":"Zhang","given":"Yihan"},{"family":"Zhang","given":"Baicheng"},{"family":"Cao","given":"Jiaqi"},{"family":"Zhang","given":"Guozhen"},{"family":"Wang","given":"Song"},{"family":"Ye","given":"Guilin"},{"family":"Zhang","given":"Wanjun"},{"family":"Zhao","given":"Haitao"},{"family":"Cong","given":"Shuang"},{"family":"Li","given":"Huirong"},{"family":"Shang","given":"Weiwei"},{"family":"Luo","given":"Yi"}],"accessed":{"date-parts":[["2026",1,30]]},"issued":{"date-parts":[["2023",3,23]]}}},{"id":8521,"uris":["http://zotero.org/users/15279553/items/XUIKFLMS"],"itemData":{"id":8521,"type":"article-journal","abstract":"Despite their potential promise, multicomponent materials have not been actively considered as catalyst materials to date, mainly due to the massive compositional space. Here, targeting ternary electrocatalysts for fuel cells, we present a machine learning (ML)-driven catalyst screening protocol with the criteria of structural stability, catalytic performance, and cost-effectiveness. This process filters out only 10 and 37 candidates out of over three thousand test materials in the alloy core@shell (X3Y@Z) for each cathode and anode of fuel cells. These candidates are potentially synthesizable, lower-cost and higher-performance than conventional Pt. A thin film of Cu3Au@Pt, one of the final candidates for oxygen reduction reactions, was experimentally fabricated, which indeed outperformed a Pt film as confirmed by the approximately 2-fold increase in kinetic current density with the 2.7-fold reduction in the Pt usage. This demonstration supports that our ML-driven design strategy would be useful for exploring general multicomponent systems and catalysis problems.","container-title":"Applied Catalysis B: Environmental","DOI":"10.1016/j.apcatb.2023.123128","ISSN":"0926-3373","journalAbbreviation":"Applied Catalysis B: Environmental","page":"123128","source":"ScienceDirect","title":"Machine learning filters out efficient electrocatalysts in the massive ternary alloy space for fuel cells","volume":"339","author":[{"family":"Park","given":"Youngtae"},{"family":"Hwang","given":"Chang-Kyu"},{"family":"Bang","given":"Kihoon"},{"family":"Hong","given":"Doosun"},{"family":"Nam","given":"Hyobin"},{"family":"Kwon","given":"Soonho"},{"family":"Yeo","given":"Byung Chul"},{"family":"Go","given":"Dohyun"},{"family":"An","given":"Jihwan"},{"family":"Ju","given":"Byeong-Kwon"},{"family":"Kim","given":"Sang Hoon"},{"family":"Byun","given":"Ji Young"},{"family":"Lee","given":"Seung Yong"},{"family":"Kim","given":"Jong Min"},{"family":"Kim","given":"Donghun"},{"family":"Han","given":"Sang Soo"},{"family":"Lee","given":"Hyuck Mo"}],"issued":{"date-parts":[["2023",12,15]]}}},{"id":8523,"uris":["http://zotero.org/users/15279553/items/EZLNEFGB"],"itemData":{"id":8523,"type":"article-journal","abstract":"High-entropy alloy (HEA) catalysts have recently attracted worldwide research interest due to their promising catalytic performance. Most current studies focus on designing HEA catalysts through trial-and-error methods. This produces scattered data and is not conducive to obtaining a fundamental understanding of the structure-property-performance relationships for HEA catalysts, thereby hindering their rational design. High-throughput (HT) techniques and machine learning (ML) methods show significant potential in generating, processing and analyzing databases with a vast amount of data, providing a new strategy for the further development of HEA catalysts. In this review, we summarize the recent literature on HT techniques for HEA synthesis, characterization and performance testing. We also review the ML models that are used to process and analyze existing databases to accelerate the discovery of HEA catalysts. Finally, the potential challenges and perspectives of HT techniques and ML models are presented to accelerate the discovery of new HEA catalysts and promote their development.","container-title":"Journal of Materials Informatics","DOI":"10.20517/jmi.2022.23","ISSN":"ISSN 2770-372X (Online)","issue":"4","journalAbbreviation":"jmi","language":"en","page":"N/A-N/A","publisher":"OAE Publishing Inc.","source":"www.oaepublish.com","title":"High-entropy alloy catalysts: high-throughput and machine learning-driven design","title-short":"High-entropy alloy catalysts","volume":"2","author":[{"family":"Chen","given":"Lixin"},{"family":"Chen","given":"Zhiwen"},{"family":"Yao","given":"Xue"},{"family":"Su","given":"Baoxian"},{"family":"Chen","given":"Weijian"},{"family":"Pang","given":"Xin"},{"family":"Kim","given":"Keun-Su"},{"family":"Singh","given":"Chandra Veer"},{"family":"Zou","given":"Yu"}],"issued":{"date-parts":[["2022",11,22]]}}}],"schema":"https://github.com/citation-style-language/schema/raw/master/csl-citation.json"} </w:instrText>
        </w:r>
        <w:r w:rsidR="000045EB">
          <w:fldChar w:fldCharType="separate"/>
        </w:r>
        <w:r w:rsidR="004B30C9" w:rsidRPr="004B30C9">
          <w:rPr>
            <w:rFonts w:eastAsiaTheme="minorHAnsi"/>
            <w:vertAlign w:val="superscript"/>
            <w14:ligatures w14:val="standardContextual"/>
          </w:rPr>
          <w:t>16–18</w:t>
        </w:r>
        <w:r w:rsidR="000045EB">
          <w:fldChar w:fldCharType="end"/>
        </w:r>
        <w:r w:rsidR="007D7341" w:rsidRPr="001961B4">
          <w:t xml:space="preserve"> </w:t>
        </w:r>
        <w:r w:rsidR="001961B4" w:rsidRPr="00083B8F">
          <w:t xml:space="preserve">As a result, significant progress has been </w:t>
        </w:r>
        <w:r w:rsidR="00522237">
          <w:t xml:space="preserve">made </w:t>
        </w:r>
        <w:r w:rsidR="001961B4" w:rsidRPr="00083B8F">
          <w:t xml:space="preserve">in the rational design of biomimetic catalysts across diverse </w:t>
        </w:r>
        <w:r w:rsidR="002A71DD">
          <w:t>applications</w:t>
        </w:r>
        <w:r w:rsidR="00EA4C73">
          <w:t>.</w:t>
        </w:r>
        <w:r w:rsidR="004A41BD">
          <w:fldChar w:fldCharType="begin"/>
        </w:r>
        <w:r w:rsidR="004B30C9">
          <w:instrText xml:space="preserve"> ADDIN ZOTERO_ITEM CSL_CITATION {"citationID":"6XmuCTPh","properties":{"formattedCitation":"\\super 19,20\\nosupersub{}","plainCitation":"19,20","noteIndex":0},"citationItems":[{"id":394,"uris":["http://zotero.org/users/15279553/items/ZTDB6EEP"],"itemData":{"id":394,"type":"article-journal","abstract":"The design of inorganic molecular complexes for the reversible conversion of formate into CO2 inspired by formate dehydrogenase (FDH) enzymes is challenged by a lack of understanding of how to mimic the enzyme action. Here, we carry out a large-scale, high-throughput screening study on all mononuclear Mo/W complexes currently deposited in Cambridge Structural Database (CSD) that resemble the coordination environment of the molybdopterin cofactors in FDH. Using density functional theory, we systematically investigate the individual effects of metal identity, ligand identity, oxidation state, and coordination number on structural, electronic, and catalytic (i.e., H atom binding) properties. We compare our results on molecular complexes with large quantum mechanical cluster calculations on a representative FDH enzyme to understand the influence of the enzyme environment. These comparisons reveal that the enzyme environment primarily influences the metal-local geometry, and these structural variations can improve catalysis. Through a series of computational substitutions on molecular complexes of terminal chalcogen atoms and metal centers, we extend beyond CSD structures to identify the limits of varied chalcogen and metal identity. Through this analysis, we demonstrate that the enzyme primarily affects the geometric properties of the metal center, and terminal chalcogen moieties primarily influence local electronic properties.","container-title":"ACS Catalysis","DOI":"10.1021/acscatal.1c04624","issue":"1","journalAbbreviation":"ACS Catal.","page":"383-396","publisher":"American Chemical Society","source":"ACS Publications","title":"Large-Scale Screening Reveals That Geometric Structure Matters More Than Electronic Structure in the Bioinspired Catalyst Design of Formate Dehydrogenase Mimics","volume":"12","author":[{"family":"Liu","given":"Mingjie"},{"family":"Nazemi","given":"Azadeh"},{"family":"Taylor","given":"Michael G."},{"family":"Nandy","given":"Aditya"},{"family":"Duan","given":"Chenru"},{"family":"Steeves","given":"Adam H."},{"family":"Kulik","given":"Heather J."}],"issued":{"date-parts":[["2022",1,7]]}}},{"id":392,"uris":["http://zotero.org/users/15279553/items/SZSY4GU8"],"itemData":{"id":392,"type":"article-journal","abstract":"Enzymes have evolved to catalyse challenging chemical transformations with high efficiency and selectivity. Although a number of artificial systems have been developed to recapitulate the catalytic activity of natural enzymes, they are mostly limited to catalysing relatively simple reactions owing to their ability to mimic only the active metal centres of natural enzymes, without incorporating the proximal amino acids or cofactors. Here we report a metal–organic framework-based artificial enzyme (metal–organic–zyme, MOZ) by integrating active metal centres, proximal amino acids and other cofactors into a tunable metal–organic framework monolayer. We design two libraries of MOZs to perform photocatalytic CO2 reduction and water oxidation reactions. Through tuning the incorporated amino acids in the MOZs, we systematically optimize the activity and selectivity of these libraries. Combining these optimized MOZs into a single system realizes complete artificial photosynthesis in the reaction of (1 + n)CO2 + 2H2O → CH4 + nCO + (2 + n/2)O2.","container-title":"Nature Catalysis","DOI":"10.1038/s41929-022-00865-5","ISSN":"2520-1158","issue":"11","journalAbbreviation":"Nat Catal","language":"en","license":"2022 The Author(s), under exclusive licence to Springer Nature Limited","page":"1006-1018","publisher":"Nature Publishing Group","source":"www.nature.com","title":"Biomimetic active sites on monolayered metal–organic frameworks for artificial photosynthesis","volume":"5","author":[{"family":"Lan","given":"Guangxu"},{"family":"Fan","given":"Yingjie"},{"family":"Shi","given":"Wenjie"},{"family":"You","given":"Eric"},{"family":"Veroneau","given":"Samuel S."},{"family":"Lin","given":"Wenbin"}],"issued":{"date-parts":[["2022",11]]}}}],"schema":"https://github.com/citation-style-language/schema/raw/master/csl-citation.json"} </w:instrText>
        </w:r>
        <w:r w:rsidR="004A41BD">
          <w:fldChar w:fldCharType="separate"/>
        </w:r>
        <w:r w:rsidR="004B30C9" w:rsidRPr="004B30C9">
          <w:rPr>
            <w:rFonts w:eastAsiaTheme="minorHAnsi"/>
            <w:vertAlign w:val="superscript"/>
            <w14:ligatures w14:val="standardContextual"/>
          </w:rPr>
          <w:t>19,20</w:t>
        </w:r>
        <w:r w:rsidR="004A41BD">
          <w:fldChar w:fldCharType="end"/>
        </w:r>
        <w:r w:rsidR="00EA6251">
          <w:t xml:space="preserve"> </w:t>
        </w:r>
        <w:r w:rsidR="00EA3E20">
          <w:t>D</w:t>
        </w:r>
        <w:r w:rsidR="00B662DF">
          <w:t xml:space="preserve">escriptor-based computational modeling </w:t>
        </w:r>
        <w:r w:rsidR="00437935">
          <w:t xml:space="preserve">has provided </w:t>
        </w:r>
        <w:r w:rsidR="00B662DF">
          <w:t xml:space="preserve">a framework to interrogate and predict </w:t>
        </w:r>
        <w:r w:rsidR="00B662DF">
          <w:rPr>
            <w:rFonts w:eastAsia="Aptos" w:cs="Arial"/>
          </w:rPr>
          <w:t xml:space="preserve">the </w:t>
        </w:r>
        <w:r w:rsidR="00286925">
          <w:rPr>
            <w:rFonts w:eastAsia="Aptos" w:cs="Arial"/>
          </w:rPr>
          <w:t xml:space="preserve">performance of </w:t>
        </w:r>
        <w:r w:rsidR="00B662DF">
          <w:rPr>
            <w:rFonts w:eastAsia="Aptos" w:cs="Arial"/>
          </w:rPr>
          <w:t>CA mimic</w:t>
        </w:r>
        <w:r w:rsidR="00286925">
          <w:rPr>
            <w:rFonts w:eastAsia="Aptos" w:cs="Arial"/>
          </w:rPr>
          <w:t>s</w:t>
        </w:r>
        <w:r w:rsidR="00D93A65">
          <w:rPr>
            <w:rFonts w:eastAsia="Aptos" w:cs="Arial"/>
          </w:rPr>
          <w:t xml:space="preserve"> </w:t>
        </w:r>
        <w:r w:rsidR="001B38F8">
          <w:rPr>
            <w:rFonts w:eastAsia="Aptos" w:cs="Arial"/>
          </w:rPr>
          <w:t xml:space="preserve">by reducing computational costs of </w:t>
        </w:r>
        <w:r w:rsidR="003838C1">
          <w:rPr>
            <w:rFonts w:eastAsia="Aptos" w:cs="Arial"/>
          </w:rPr>
          <w:t>evaluating complex</w:t>
        </w:r>
        <w:r w:rsidR="001B38F8">
          <w:rPr>
            <w:rFonts w:eastAsia="Aptos" w:cs="Arial"/>
          </w:rPr>
          <w:t xml:space="preserve"> systems</w:t>
        </w:r>
        <w:r w:rsidR="00EA4C73">
          <w:rPr>
            <w:rFonts w:eastAsia="Aptos" w:cs="Arial"/>
          </w:rPr>
          <w:t>.</w:t>
        </w:r>
        <w:r w:rsidR="00310FA1">
          <w:fldChar w:fldCharType="begin"/>
        </w:r>
        <w:r w:rsidR="004B30C9">
          <w:instrText xml:space="preserve"> ADDIN ZOTERO_ITEM CSL_CITATION {"citationID":"ewpEiU2R","properties":{"formattedCitation":"\\super 21,22\\nosupersub{}","plainCitation":"21,22","noteIndex":0},"citationItems":[{"id":85,"uris":["http://zotero.org/users/15279553/items/J66KFH2S"],"itemData":{"id":85,"type":"article-journal","abstract":"We present a detailed study of nearly 70 Zn molecular catalysts for CO2 hydration from four diverse ligand classes ranging from well-studied carbonic anhydrase mimics (e.g., cyclen) to new structures we obtain by leveraging diverse hits from large organic libraries. Using microkinetic analysis and establishing linear free energy relationships, we confirm that turnover is sensitive to the relative thermodynamic stability of reactive hydroxyl and bound bicarbonate moieties. We observe a wide range of thermodynamic stabilities for these intermediates, showing up to 6 kcal/mol improvement over well-studied cyclen catalysts. We observe a good correlation between the pKa of the Zn–OH2 moiety and the resulting relative stability of hydroxyl moieties over bicarbonate, which may be rationalized by the dominant effect of the difference in higher Zn−OH bond order in comparison to weaker bonding in bicarbonate and water. A direct relationship is identified between isolated organic ligand pKa and the pKa of a bound water molecule on the catalyst. Thus, organic ligand pKa, which is intuitive, easy to compute or tabulate, and much less sensitive to electronic structure method choice than whole-catalyst properties, is a good quantitative descriptor for predicting the effect of through-bond electronic effects on relative CO2 hydration energetics. We expect this to be applicable to other reactions where is it essential to stabilize turnover-determining hydroxyl species with respect to more weakly bound moieties. Finally, we note exceptions for rigid ligands (e.g., porphyrins) that are observed to preferentially stabilize hydroxyl over bicarbonate without reducing pKa values as substantially. We expect the strategy outlined here, to (i) curate diverse ligands from large organic libraries and (ii) identify when ligand-only properties can determine catalyst energetics, to be broadly useful for both experimental and computational catalyst design.","container-title":"The Journal of Physical Chemistry A","DOI":"10.1021/acs.jpca.8b03301","ISSN":"1089-5639","issue":"18","journalAbbreviation":"J. Phys. Chem. A","page":"4579-4590","publisher":"American Chemical Society","source":"ACS Publications","title":"When Is Ligand pKa a Good Descriptor for Catalyst Energetics? In Search of Optimal CO2 Hydration Catalysts","title-short":"When Is Ligand pKa a Good Descriptor for Catalyst Energetics?","volume":"122","author":[{"family":"Kim","given":"Jeong Yun"},{"family":"Kulik","given":"Heather J."}],"issued":{"date-parts":[["2018",5,10]]}}},{"id":204,"uris":["http://zotero.org/users/15279553/items/5JXK3FXL"],"itemData":{"id":204,"type":"article-journal","abstract":"Density functional theory (DFT) calculations were used to study the mechanism of CO2 hydrolysis by Zn-(1,4,7,10-tetraazacyclododecane), also referred to as zinc–cyclen, and evaluate the associated thermodynamic and kinetic parameters. A microkinetic model was then built based on the kinetics and thermodynamics derived from first principles. The model describes the sigmoidal dependence of the observed reaction rate constant on pH, which is similar to behavior observed for CO2 hydrolysis catalysts in nature, i.e., human carbonic anhydrase. The inflection point is identical to the pKa value of the zinc–cyclen complex, in good agreement with previous results. The overall reaction rate constant was calculated to be 3055M−1s−1, which is in excellent agreement with the range of experimental values reported (2691.5–3300M−1s−1). Importantly, though, the microkinetic model quantifies how the reaction rate and the associated overall rate constant varies as a function of time, underscoring that observed overall rate constants are a function of the species’ concentrations used to extract them, which may not be the initial conditions. The decrease in initial reaction rate over 0–12ms was ascribed to the decrease in the concentration of the catalytic form, Zn-OH−, which was primarily converted to Zn-HCO3−. Through calculating the ratio of the net rate to the forward rate of each elementary reaction, the rate-limiting step of the catalytic cycle was identified as the adsorption of CO2. To aid in the interpretation of the complex microkinetic model, an analytical rate expression was derived based on a simplified potential energy surface comprised of three major regions: the adsorption of CO2, the release of HCO3− via displacement by water, and the deprotonation of Zn-H2O. Analysis showed quantitatively how the observed reaction rate constant depends not only on how fast a CO2 molecule is captured but also on how deep the Zn-HCO3− sits.","container-title":"Journal of Catalysis","DOI":"10.1016/j.jcat.2014.06.001","ISSN":"0021-9517","journalAbbreviation":"Journal of Catalysis","page":"176-184","source":"ScienceDirect","title":"Microkinetic modeling of CO2 hydrolysis over Zn-(1,4,7,10-tetraazacyclododecane) catalyst based on first principles: Revelation of rate-determining step","title-short":"Microkinetic modeling of CO2 hydrolysis over Zn-(1,4,7,10-tetraazacyclododecane) catalyst based on first principles","volume":"317","author":[{"family":"Ma","given":"Renhu"},{"family":"Schuette","given":"George F."},{"family":"Broadbelt","given":"Linda J."}],"issued":{"date-parts":[["2014",8,1]]}}}],"schema":"https://github.com/citation-style-language/schema/raw/master/csl-citation.json"} </w:instrText>
        </w:r>
        <w:r w:rsidR="00310FA1">
          <w:fldChar w:fldCharType="separate"/>
        </w:r>
        <w:r w:rsidR="004B30C9" w:rsidRPr="004B30C9">
          <w:rPr>
            <w:rFonts w:eastAsiaTheme="minorHAnsi"/>
            <w:vertAlign w:val="superscript"/>
            <w14:ligatures w14:val="standardContextual"/>
          </w:rPr>
          <w:t>21,22</w:t>
        </w:r>
        <w:r w:rsidR="00310FA1">
          <w:fldChar w:fldCharType="end"/>
        </w:r>
        <w:r w:rsidR="00B662DF">
          <w:t xml:space="preserve"> </w:t>
        </w:r>
        <w:r w:rsidR="00437935">
          <w:t>D</w:t>
        </w:r>
        <w:r w:rsidR="00B662DF">
          <w:t>ensity</w:t>
        </w:r>
        <w:r w:rsidR="00437935">
          <w:t>-</w:t>
        </w:r>
        <w:r w:rsidR="00B662DF">
          <w:t>functional</w:t>
        </w:r>
        <w:r w:rsidR="00093839">
          <w:t xml:space="preserve"> theory</w:t>
        </w:r>
        <w:r w:rsidR="00B662DF">
          <w:t xml:space="preserve"> and local</w:t>
        </w:r>
        <w:r w:rsidR="00437935">
          <w:t>-</w:t>
        </w:r>
        <w:r w:rsidR="00B662DF">
          <w:t>correlation methods</w:t>
        </w:r>
        <w:r w:rsidR="00437935">
          <w:t xml:space="preserve"> have </w:t>
        </w:r>
        <w:r w:rsidR="00B662DF">
          <w:t>enable</w:t>
        </w:r>
        <w:r w:rsidR="00437935">
          <w:t>d</w:t>
        </w:r>
        <w:r w:rsidR="00B662DF">
          <w:t xml:space="preserve"> </w:t>
        </w:r>
        <w:r w:rsidR="00B662DF">
          <w:rPr>
            <w:rFonts w:eastAsia="Aptos" w:cs="Arial"/>
          </w:rPr>
          <w:t>the quantification of thermodynamic and electronic parameters</w:t>
        </w:r>
        <w:r w:rsidR="00E43ABA">
          <w:rPr>
            <w:rFonts w:eastAsia="Aptos" w:cs="Arial"/>
          </w:rPr>
          <w:t>,</w:t>
        </w:r>
        <w:r w:rsidR="00B662DF">
          <w:rPr>
            <w:rFonts w:eastAsia="Aptos" w:cs="Arial"/>
          </w:rPr>
          <w:t xml:space="preserve"> such as </w:t>
        </w:r>
        <w:r w:rsidR="00437935">
          <w:rPr>
            <w:rFonts w:eastAsia="Aptos" w:cs="Arial"/>
          </w:rPr>
          <w:t xml:space="preserve">the </w:t>
        </w:r>
        <w:r w:rsidR="00B662DF">
          <w:rPr>
            <w:rFonts w:eastAsia="Aptos" w:cs="Arial"/>
          </w:rPr>
          <w:t>Zn</w:t>
        </w:r>
        <w:r w:rsidR="007B406B">
          <w:t>-</w:t>
        </w:r>
        <w:r w:rsidR="00B662DF">
          <w:t>bicarbonate binding energy (Δ</w:t>
        </w:r>
        <w:r w:rsidR="00B662DF" w:rsidRPr="00083B8F">
          <w:rPr>
            <w:i/>
            <w:iCs/>
          </w:rPr>
          <w:t>G</w:t>
        </w:r>
        <w:r w:rsidR="00B662DF" w:rsidRPr="00094D36">
          <w:rPr>
            <w:vertAlign w:val="subscript"/>
          </w:rPr>
          <w:t>bind</w:t>
        </w:r>
        <w:r w:rsidR="00B662DF">
          <w:t>), metal-centered charge (</w:t>
        </w:r>
        <w:r w:rsidR="00B662DF" w:rsidRPr="00083B8F">
          <w:rPr>
            <w:i/>
            <w:iCs/>
          </w:rPr>
          <w:t>q</w:t>
        </w:r>
        <w:r w:rsidR="00B662DF" w:rsidRPr="00094D36">
          <w:rPr>
            <w:vertAlign w:val="subscript"/>
          </w:rPr>
          <w:t>Zn</w:t>
        </w:r>
        <w:r w:rsidR="00B662DF">
          <w:t>)</w:t>
        </w:r>
        <w:r w:rsidR="00EA4C73">
          <w:t>,</w:t>
        </w:r>
        <w:r w:rsidR="005B79C7">
          <w:fldChar w:fldCharType="begin"/>
        </w:r>
        <w:r w:rsidR="004B30C9">
          <w:instrText xml:space="preserve"> ADDIN ZOTERO_ITEM CSL_CITATION {"citationID":"fhPrBhX7","properties":{"formattedCitation":"\\super 23\\nosupersub{}","plainCitation":"23","noteIndex":0},"citationItems":[{"id":296,"uris":["http://zotero.org/users/15279553/items/C84HGT4C"],"itemData":{"id":296,"type":"article-journal","abstract":"A method of ‘‘natural population analysis’’ has been developed to calculate atomic charges and orbital populations of molecular wave functions in general atomic orbital basis sets. The natural analysis is an alternative to conventional Mulliken population analysis, and seems to exhibit improved numerical stability and to better describe the electron distribution in compounds of high ionic character, such as those containing metal atoms. We calculated ab initio SCF‐MO wave functions for compounds of type CH3X and LiX (X=F, OH, NH2, CH3, BH2, BeH, Li, H) in a variety of basis sets to illustrate the generality of the method, and to compare the natural populations with results of Mulliken analysis, density integration, and empirical measures of ionic character. Natural populations are found to give a satisfactory description of these molecules, providing a unified treatment of covalent and extreme ionic limits at modest computational cost.","container-title":"The Journal of Chemical Physics","DOI":"10.1063/1.449486","ISSN":"0021-9606","issue":"2","journalAbbreviation":"The Journal of Chemical Physics","page":"735-746","source":"Silverchair","title":"Natural population analysis","volume":"83","author":[{"family":"Reed","given":"Alan E."},{"family":"Weinstock","given":"Robert B."},{"family":"Weinhold","given":"Frank"}],"issued":{"date-parts":[["1985",7,15]]}}}],"schema":"https://github.com/citation-style-language/schema/raw/master/csl-citation.json"} </w:instrText>
        </w:r>
        <w:r w:rsidR="005B79C7">
          <w:fldChar w:fldCharType="separate"/>
        </w:r>
        <w:r w:rsidR="004B30C9" w:rsidRPr="004B30C9">
          <w:rPr>
            <w:rFonts w:eastAsiaTheme="minorHAnsi"/>
            <w:vertAlign w:val="superscript"/>
            <w14:ligatures w14:val="standardContextual"/>
          </w:rPr>
          <w:t>23</w:t>
        </w:r>
        <w:r w:rsidR="005B79C7">
          <w:fldChar w:fldCharType="end"/>
        </w:r>
        <w:r w:rsidR="00B662DF">
          <w:t xml:space="preserve"> donor–acceptor interaction energies (Σ</w:t>
        </w:r>
        <w:r w:rsidR="00B662DF" w:rsidRPr="00083B8F">
          <w:rPr>
            <w:i/>
            <w:iCs/>
          </w:rPr>
          <w:t>E</w:t>
        </w:r>
        <w:r w:rsidR="00B662DF" w:rsidRPr="00094D36">
          <w:rPr>
            <w:vertAlign w:val="superscript"/>
          </w:rPr>
          <w:t>(2)</w:t>
        </w:r>
        <w:r w:rsidR="00B662DF">
          <w:t>)</w:t>
        </w:r>
        <w:r w:rsidR="00EA4C73">
          <w:t>,</w:t>
        </w:r>
        <w:r w:rsidR="00431739">
          <w:fldChar w:fldCharType="begin"/>
        </w:r>
        <w:r w:rsidR="004B30C9">
          <w:instrText xml:space="preserve"> ADDIN ZOTERO_ITEM CSL_CITATION {"citationID":"Up2C3w4C","properties":{"formattedCitation":"\\super 24\\nosupersub{}","plainCitation":"24","noteIndex":0},"citationItems":[{"id":327,"uris":["http://zotero.org/users/15279553/items/ZPJERJX4"],"itemData":{"id":327,"type":"article-journal","abstract":"Natural bond orbital (NBO) methods encompass a suite of algorithms that enable fundamental bonding concepts to be extracted from Hartree-Fock (HF), Density Functional Theory (DFT), and post-HF computations. NBO terminology and general mathematical formulations for atoms and polyatomic species are presented. NBO analyses of selected molecules that span the periodic table illustrate the deciphering of the molecular wavefunction in terms commonly understood by chemists: Lewis structures, charge, bond order, bond type, hybridization, resonance, donor–acceptor interactions, etc. Upcoming features in the NBO program address ongoing advances in ab initio computing technology and burgeoning demands of its user community by introducing major new methods, keywords, and electronic structure system/NBO communication enhancements. © 2011 John Wiley &amp; Sons, Ltd. This article is categorized under: Structure and Mechanism &gt; Molecular Structures","container-title":"WIREs Computational Molecular Science","DOI":"10.1002/wcms.51","ISSN":"1759-0884","issue":"1","language":"en","license":"Copyright © 2011 John Wiley &amp; Sons, Ltd.","note":"_eprint: https://wires.onlinelibrary.wiley.com/doi/pdf/10.1002/wcms.51","page":"1-42","source":"Wiley Online Library","title":"Natural bond orbital methods","volume":"2","author":[{"family":"Glendening","given":"Eric D."},{"family":"Landis","given":"Clark R."},{"family":"Weinhold","given":"Frank"}],"issued":{"date-parts":[["2012"]]}}}],"schema":"https://github.com/citation-style-language/schema/raw/master/csl-citation.json"} </w:instrText>
        </w:r>
        <w:r w:rsidR="00431739">
          <w:fldChar w:fldCharType="separate"/>
        </w:r>
        <w:r w:rsidR="004B30C9" w:rsidRPr="004B30C9">
          <w:rPr>
            <w:rFonts w:eastAsiaTheme="minorHAnsi"/>
            <w:vertAlign w:val="superscript"/>
            <w14:ligatures w14:val="standardContextual"/>
          </w:rPr>
          <w:t>24</w:t>
        </w:r>
        <w:r w:rsidR="00431739">
          <w:fldChar w:fldCharType="end"/>
        </w:r>
        <w:r w:rsidR="00B662DF">
          <w:t xml:space="preserve"> and the steric accessibility of the active site (%</w:t>
        </w:r>
        <w:r w:rsidR="00B662DF" w:rsidRPr="00083B8F">
          <w:rPr>
            <w:i/>
            <w:iCs/>
          </w:rPr>
          <w:t>V</w:t>
        </w:r>
        <w:r w:rsidR="00B662DF" w:rsidRPr="00094D36">
          <w:rPr>
            <w:vertAlign w:val="subscript"/>
          </w:rPr>
          <w:t>buried</w:t>
        </w:r>
        <w:r w:rsidR="00B662DF">
          <w:t>)</w:t>
        </w:r>
        <w:r w:rsidR="00EA4C73">
          <w:t>.</w:t>
        </w:r>
        <w:r w:rsidR="006537B1">
          <w:fldChar w:fldCharType="begin"/>
        </w:r>
        <w:r w:rsidR="004B30C9">
          <w:instrText xml:space="preserve"> ADDIN ZOTERO_ITEM CSL_CITATION {"citationID":"cI2jtCxY","properties":{"formattedCitation":"\\super 23,25\\uc0\\u8211{}28\\nosupersub{}","plainCitation":"23,25–28","noteIndex":0},"citationItems":[{"id":296,"uris":["http://zotero.org/users/15279553/items/C84HGT4C"],"itemData":{"id":296,"type":"article-journal","abstract":"A method of ‘‘natural population analysis’’ has been developed to calculate atomic charges and orbital populations of molecular wave functions in general atomic orbital basis sets. The natural analysis is an alternative to conventional Mulliken population analysis, and seems to exhibit improved numerical stability and to better describe the electron distribution in compounds of high ionic character, such as those containing metal atoms. We calculated ab initio SCF‐MO wave functions for compounds of type CH3X and LiX (X=F, OH, NH2, CH3, BH2, BeH, Li, H) in a variety of basis sets to illustrate the generality of the method, and to compare the natural populations with results of Mulliken analysis, density integration, and empirical measures of ionic character. Natural populations are found to give a satisfactory description of these molecules, providing a unified treatment of covalent and extreme ionic limits at modest computational cost.","container-title":"The Journal of Chemical Physics","DOI":"10.1063/1.449486","ISSN":"0021-9606","issue":"2","journalAbbreviation":"The Journal of Chemical Physics","page":"735-746","source":"Silverchair","title":"Natural population analysis","volume":"83","author":[{"family":"Reed","given":"Alan E."},{"family":"Weinstock","given":"Robert B."},{"family":"Weinhold","given":"Frank"}],"issued":{"date-parts":[["1985",7,15]]}}},{"id":176,"uris":["http://zotero.org/users/15279553/items/B55ZBBFR"],"itemData":{"id":176,"type":"article-journal","abstract":"ORCA is a general-purpose quantum chemistry program package that features virtually all modern electronic structure methods (density functional theory, many-body perturbation and coupled cluster theories, and multireference and semiempirical methods). It is designed with the aim of generality, extendibility, efficiency, and user friendliness. Its main field of application is larger molecules, transition metal complexes, and their spectroscopic properties. ORCA uses standard Gaussian basis functions and is fully parallelized. The article provides an overview of its current possibilities and documents its efficiency. © 2011 John Wiley &amp; Sons, Ltd. This article is categorized under: Software &gt; Quantum Chemistry","container-title":"WIREs Computational Molecular Science","DOI":"10.1002/wcms.81","ISSN":"1759-0884","issue":"1","language":"en","note":"_eprint: https://onlinelibrary.wiley.com/doi/pdf/10.1002/wcms.81","page":"73-78","source":"Wiley Online Library","title":"The ORCA program system","volume":"2","author":[{"family":"Neese","given":"Frank"}],"issued":{"date-parts":[["2012"]]}}},{"id":281,"uris":["http://zotero.org/users/15279553/items/T472JHD4"],"itemData":{"id":281,"type":"article-journal","abstract":"In this contribution to the special software-centered issue, the ORCA program package is described. We start with a short historical perspective of how the project began and go on to discuss its current feature set. ORCA has grown into a rather comprehensive general-purpose package for theoretical research in all areas of chemistry and many neighboring disciplines such as materials sciences and biochemistry. ORCA features density functional theory, a range of wavefunction based correlation methods, semi-empirical methods, and even force-field methods. A range of solvation and embedding models is featured as well as a complete intrinsic to ORCA quantum mechanics/molecular mechanics engine. A specialty of ORCA always has been a focus on transition metals and spectroscopy as well as a focus on applicability of the implemented methods to “real-life” chemical applications involving systems with a few hundred atoms. In addition to being efficient, user friendly, and, to the largest extent possible, platform independent, ORCA features a number of methods that are either unique to ORCA or have been first implemented in the course of the ORCA development. Next to a range of spectroscopic and magnetic properties, the linear- or low-order single- and multi-reference local correlation methods based on pair natural orbitals (domain based local pair natural orbital methods) should be mentioned here. Consequently, ORCA is a widely used program in various areas of chemistry and spectroscopy with a current user base of over 22 000 registered users in academic research and in industry.","container-title":"The Journal of Chemical Physics","DOI":"10.1063/5.0004608","ISSN":"0021-9606","issue":"22","journalAbbreviation":"The Journal of Chemical Physics","page":"224108","source":"Silverchair","title":"The ORCA quantum chemistry program package","volume":"152","author":[{"family":"Neese","given":"Frank"},{"family":"Wennmohs","given":"Frank"},{"family":"Becker","given":"Ute"},{"family":"Riplinger","given":"Christoph"}],"issued":{"date-parts":[["2020",6,12]]}}},{"id":53,"uris":["http://zotero.org/users/15279553/items/VST8R2PG"],"itemData":{"id":53,"type":"article-journal","abstract":"Covalent organic frameworks (COFs) have high potential in gas separation technologies because of their porous structures, large surface areas, and good stabilities. The number of synthesized COFs already reached several hundreds, but only a handful of materials were tested as adsorbents and/or membranes. We used a high-throughput computational screening approach to uncover adsorption-based and membrane-based CO2/H2 separation potentials of 288 COFs, representing the highest number of experimentally synthesized COFs studied to date for precombustion CO2 capture. Grand canonical Monte Carlo (GCMC) simulations were performed to assess CO2/H2 mixture separation performances of COFs for five different cyclic adsorption processes: pressure swing adsorption, vacuum swing adsorption, temperature swing adsorption (TSA), pressure−temperature swing adsorption (PTSA), and vacuum−temperature swing adsorption (VTSA). The results showed that many COFs outperform traditional zeolites in terms of CO2 selectivities and working capacities and PTSA is the best process leading to the highest adsorbent performance scores. Combining GCMC and molecular dynamics (MD) simulations, CO2 and H2 permeabilities and selectivities of COF membranes were calculated. The majority of COF membranes surpass Robeson’s upper bound because of their higher H2 permeabilities compared to polymers, indicating that the usage of COFs has enormous potential to replace current materials in membrane-based H2/CO2 separation processes. Performance analysis based on the structural properties showed that COFs with narrow pores [the largest cavity diameter (LCD) &lt; 15 Å] and low porosities (ϕ &lt; 0.75) are the top adsorbents for selective separation of CO2 from H2, whereas materials with large pores (LCD &gt; 20 Å) and high porosities (ϕ &gt; 0.85) are generally the best COF membranes for selective separation of H2 from CO2. These results will help to speed up the engineering of new COFs with desired structural properties to achieve high-performance CO2/H2 separations.","container-title":"The Journal of Physical Chemistry C","DOI":"10.1021/acs.jpcc.0c07062","ISSN":"1932-7447","issue":"41","journalAbbreviation":"J. Phys. Chem. C","page":"22577-22590","publisher":"American Chemical Society","source":"ACS Publications","title":"Computational Selection of High-Performing Covalent Organic Frameworks for Adsorption and Membrane-Based CO2/H2 Separation","volume":"124","author":[{"family":"Aksu","given":"Gokhan Onder"},{"family":"Daglar","given":"Hilal"},{"family":"Altintas","given":"Cigdem"},{"family":"Keskin","given":"Seda"}],"issued":{"date-parts":[["2020",10,15]]}}},{"id":294,"uris":["http://zotero.org/users/15279553/items/TJVSQULZ"],"itemData":{"id":294,"type":"article-journal","abstract":"Electronic and steric ligand effects both play major roles in organometallic chemistry and consequently in metal-mediated catalysis. Quantifying such parameters is of interest to better understand not only the parameters governing catalyst performance but also reaction mechanisms. Nowadays, ligand molecular architectures are becoming significantly more elaborate and existing models describing ligand sterics prove lacking. This review presents the development of a more general method to determine the steric parameter of organometallic ligands. Two case studies are presented: the tertiary phosphines and the N-heterocyclic carbenes.","container-title":"Chemical Communications","DOI":"10.1039/B922984A","ISSN":"1364-548X","issue":"6","journalAbbreviation":"Chem. Commun.","language":"en","page":"841-861","publisher":"The Royal Society of Chemistry","source":"pubs.rsc.org","title":"Percent buried volume for phosphine and N-heterocyclic carbene ligands: steric properties in organometallic chemistry","title-short":"Percent buried volume for phosphine and N-heterocyclic carbene ligands","volume":"46","author":[{"family":"Clavier","given":"Hervé"},{"family":"Nolan","given":"Steven P."}],"issued":{"date-parts":[["2010",1,25]]}}}],"schema":"https://github.com/citation-style-language/schema/raw/master/csl-citation.json"} </w:instrText>
        </w:r>
        <w:r w:rsidR="006537B1">
          <w:fldChar w:fldCharType="separate"/>
        </w:r>
        <w:r w:rsidR="004B30C9" w:rsidRPr="004B30C9">
          <w:rPr>
            <w:rFonts w:eastAsiaTheme="minorHAnsi"/>
            <w:vertAlign w:val="superscript"/>
            <w14:ligatures w14:val="standardContextual"/>
          </w:rPr>
          <w:t>23,25–28</w:t>
        </w:r>
        <w:r w:rsidR="006537B1">
          <w:fldChar w:fldCharType="end"/>
        </w:r>
        <w:r w:rsidR="00677EF4">
          <w:t xml:space="preserve"> Through strategic combinations of </w:t>
        </w:r>
        <w:r w:rsidR="00023436">
          <w:t xml:space="preserve">these computational </w:t>
        </w:r>
        <w:r w:rsidR="00E07FE7">
          <w:t>approaches</w:t>
        </w:r>
        <w:r w:rsidR="00023436">
          <w:t xml:space="preserve">, </w:t>
        </w:r>
        <w:r w:rsidR="00437935">
          <w:t xml:space="preserve">accurate </w:t>
        </w:r>
        <w:r w:rsidR="00023436">
          <w:t xml:space="preserve">modeling </w:t>
        </w:r>
        <w:r w:rsidR="00E07FE7">
          <w:t>can now be applied to</w:t>
        </w:r>
        <w:r w:rsidR="00931299">
          <w:t xml:space="preserve"> systems that are generally </w:t>
        </w:r>
        <w:r w:rsidR="00522237">
          <w:t xml:space="preserve">recalcitrant to </w:t>
        </w:r>
        <w:r w:rsidR="00931299">
          <w:t xml:space="preserve">rigorous </w:t>
        </w:r>
        <w:r w:rsidR="002B1560">
          <w:t xml:space="preserve">applied </w:t>
        </w:r>
        <w:r w:rsidR="00931299">
          <w:t>methods such as WFT (wave function theory)</w:t>
        </w:r>
        <w:r w:rsidR="002B1560">
          <w:t xml:space="preserve"> to allow for significant </w:t>
        </w:r>
        <w:r w:rsidR="0026459B">
          <w:t>increases in predictive accuracy</w:t>
        </w:r>
        <w:r w:rsidR="00437935">
          <w:t>,</w:t>
        </w:r>
        <w:r w:rsidR="0078009C">
          <w:t xml:space="preserve"> as </w:t>
        </w:r>
        <w:r w:rsidR="00014AA8">
          <w:t>demonstrated</w:t>
        </w:r>
        <w:r w:rsidR="0078009C">
          <w:t xml:space="preserve"> in this work</w:t>
        </w:r>
        <w:r w:rsidR="0026459B">
          <w:t>.</w:t>
        </w:r>
      </w:ins>
    </w:p>
    <w:p w14:paraId="389831AA" w14:textId="77777777" w:rsidR="00A37FC7" w:rsidRDefault="00A37FC7" w:rsidP="00FF73FB">
      <w:pPr>
        <w:spacing w:line="360" w:lineRule="auto"/>
      </w:pPr>
    </w:p>
    <w:p w14:paraId="41B62205" w14:textId="08B3B9B4" w:rsidR="00A37FC7" w:rsidRDefault="00B662DF" w:rsidP="00FF73FB">
      <w:pPr>
        <w:spacing w:line="360" w:lineRule="auto"/>
      </w:pPr>
      <w:r>
        <w:t xml:space="preserve">In the present work, we introduce a protocol for modeling and evaluating </w:t>
      </w:r>
      <w:r>
        <w:rPr>
          <w:rFonts w:eastAsia="Aptos" w:cs="Arial"/>
        </w:rPr>
        <w:t>the catalytic efficiency across a structurally diverse array of zinc coordination motifs</w:t>
      </w:r>
      <w:r w:rsidR="00E43ABA">
        <w:rPr>
          <w:rFonts w:eastAsia="Aptos" w:cs="Arial"/>
        </w:rPr>
        <w:t xml:space="preserve"> that is </w:t>
      </w:r>
      <w:r w:rsidR="00437935">
        <w:rPr>
          <w:rFonts w:eastAsia="Aptos" w:cs="Arial"/>
        </w:rPr>
        <w:t xml:space="preserve">based on molecular </w:t>
      </w:r>
      <w:r w:rsidR="00887675">
        <w:rPr>
          <w:rFonts w:eastAsia="Aptos" w:cs="Arial"/>
        </w:rPr>
        <w:t>descriptor</w:t>
      </w:r>
      <w:r w:rsidR="00437935">
        <w:rPr>
          <w:rFonts w:eastAsia="Aptos" w:cs="Arial"/>
        </w:rPr>
        <w:t>s</w:t>
      </w:r>
      <w:r w:rsidR="00887675">
        <w:rPr>
          <w:rFonts w:eastAsia="Aptos" w:cs="Arial"/>
        </w:rPr>
        <w:t xml:space="preserve"> </w:t>
      </w:r>
      <w:r w:rsidR="00371858">
        <w:rPr>
          <w:rFonts w:eastAsia="Aptos" w:cs="Arial"/>
        </w:rPr>
        <w:t xml:space="preserve">and </w:t>
      </w:r>
      <w:r w:rsidR="00437935">
        <w:rPr>
          <w:rFonts w:eastAsia="Aptos" w:cs="Arial"/>
        </w:rPr>
        <w:t xml:space="preserve">corrected for </w:t>
      </w:r>
      <w:r w:rsidR="00371858">
        <w:rPr>
          <w:rFonts w:eastAsia="Aptos" w:cs="Arial"/>
        </w:rPr>
        <w:t xml:space="preserve">speciation </w:t>
      </w:r>
      <w:r w:rsidR="00437935">
        <w:rPr>
          <w:rFonts w:eastAsia="Aptos" w:cs="Arial"/>
        </w:rPr>
        <w:t>of the zinc complexes</w:t>
      </w:r>
      <w:r w:rsidR="00371858">
        <w:rPr>
          <w:rFonts w:eastAsia="Aptos" w:cs="Arial"/>
        </w:rPr>
        <w:t>.</w:t>
      </w:r>
      <w:r>
        <w:rPr>
          <w:rFonts w:eastAsia="Aptos" w:cs="Arial"/>
        </w:rPr>
        <w:t xml:space="preserve"> </w:t>
      </w:r>
      <w:r w:rsidR="00371858">
        <w:rPr>
          <w:rFonts w:eastAsia="Aptos" w:cs="Arial"/>
        </w:rPr>
        <w:t>A</w:t>
      </w:r>
      <w:r w:rsidR="00153055">
        <w:rPr>
          <w:rFonts w:eastAsia="Aptos" w:cs="Arial"/>
        </w:rPr>
        <w:t xml:space="preserve"> high-throughput automation workflow </w:t>
      </w:r>
      <w:r w:rsidR="00437935">
        <w:rPr>
          <w:rFonts w:eastAsia="Aptos" w:cs="Arial"/>
        </w:rPr>
        <w:t xml:space="preserve">we term </w:t>
      </w:r>
      <w:r w:rsidR="00153055" w:rsidRPr="00FF73FB">
        <w:rPr>
          <w:rFonts w:eastAsia="Aptos" w:cs="Arial"/>
          <w:b/>
          <w:bCs/>
        </w:rPr>
        <w:t>QUA</w:t>
      </w:r>
      <w:r w:rsidR="00153055">
        <w:rPr>
          <w:rFonts w:eastAsia="Aptos" w:cs="Arial"/>
        </w:rPr>
        <w:t>ntum wo</w:t>
      </w:r>
      <w:r w:rsidR="00153055" w:rsidRPr="00FF73FB">
        <w:rPr>
          <w:rFonts w:eastAsia="Aptos" w:cs="Arial"/>
          <w:b/>
          <w:bCs/>
        </w:rPr>
        <w:t>RK</w:t>
      </w:r>
      <w:r w:rsidR="00153055">
        <w:rPr>
          <w:rFonts w:eastAsia="Aptos" w:cs="Arial"/>
        </w:rPr>
        <w:t xml:space="preserve">flow </w:t>
      </w:r>
      <w:r w:rsidR="00153055" w:rsidRPr="00FF73FB">
        <w:rPr>
          <w:rFonts w:eastAsia="Aptos" w:cs="Arial"/>
          <w:b/>
          <w:bCs/>
        </w:rPr>
        <w:t>S</w:t>
      </w:r>
      <w:r w:rsidR="00153055">
        <w:rPr>
          <w:rFonts w:eastAsia="Aptos" w:cs="Arial"/>
        </w:rPr>
        <w:t>uite</w:t>
      </w:r>
      <w:r>
        <w:rPr>
          <w:rFonts w:eastAsia="Aptos" w:cs="Arial"/>
        </w:rPr>
        <w:t xml:space="preserve"> </w:t>
      </w:r>
      <w:r w:rsidR="00153055">
        <w:rPr>
          <w:rFonts w:eastAsia="Aptos" w:cs="Arial"/>
        </w:rPr>
        <w:t>(</w:t>
      </w:r>
      <w:r>
        <w:rPr>
          <w:rFonts w:eastAsia="Aptos" w:cs="Arial"/>
        </w:rPr>
        <w:t>QUARKS</w:t>
      </w:r>
      <w:r w:rsidR="00153055">
        <w:rPr>
          <w:rFonts w:eastAsia="Aptos" w:cs="Arial"/>
        </w:rPr>
        <w:t>)</w:t>
      </w:r>
      <w:r>
        <w:rPr>
          <w:rFonts w:eastAsia="Aptos" w:cs="Arial"/>
        </w:rPr>
        <w:t xml:space="preserve"> </w:t>
      </w:r>
      <w:r w:rsidR="00427E5C">
        <w:rPr>
          <w:rFonts w:eastAsia="Aptos" w:cs="Arial"/>
        </w:rPr>
        <w:t>automate</w:t>
      </w:r>
      <w:r w:rsidR="00E43ABA">
        <w:rPr>
          <w:rFonts w:eastAsia="Aptos" w:cs="Arial"/>
        </w:rPr>
        <w:t>s the creation of</w:t>
      </w:r>
      <w:r>
        <w:rPr>
          <w:rFonts w:eastAsia="Aptos" w:cs="Arial"/>
        </w:rPr>
        <w:t xml:space="preserve"> </w:t>
      </w:r>
      <w:r w:rsidR="00427E5C">
        <w:rPr>
          <w:rFonts w:eastAsia="Aptos" w:cs="Arial"/>
        </w:rPr>
        <w:t xml:space="preserve">bulk </w:t>
      </w:r>
      <w:r w:rsidR="007C3349">
        <w:rPr>
          <w:rFonts w:eastAsia="Aptos" w:cs="Arial"/>
        </w:rPr>
        <w:t xml:space="preserve">3D </w:t>
      </w:r>
      <w:r w:rsidR="00153055">
        <w:rPr>
          <w:rFonts w:eastAsia="Aptos" w:cs="Arial"/>
        </w:rPr>
        <w:t xml:space="preserve">structure </w:t>
      </w:r>
      <w:r w:rsidR="00F93F8A">
        <w:rPr>
          <w:rFonts w:eastAsia="Aptos" w:cs="Arial"/>
        </w:rPr>
        <w:t>file</w:t>
      </w:r>
      <w:r w:rsidR="00E43ABA">
        <w:rPr>
          <w:rFonts w:eastAsia="Aptos" w:cs="Arial"/>
        </w:rPr>
        <w:t>s</w:t>
      </w:r>
      <w:r w:rsidR="00327689">
        <w:rPr>
          <w:rFonts w:eastAsia="Aptos" w:cs="Arial"/>
        </w:rPr>
        <w:t xml:space="preserve"> and </w:t>
      </w:r>
      <w:r w:rsidR="00EA3C76">
        <w:rPr>
          <w:rFonts w:eastAsia="Aptos" w:cs="Arial"/>
        </w:rPr>
        <w:t xml:space="preserve">automatically </w:t>
      </w:r>
      <w:r w:rsidR="00327689">
        <w:rPr>
          <w:rFonts w:eastAsia="Aptos" w:cs="Arial"/>
        </w:rPr>
        <w:t>manages large computation workloads</w:t>
      </w:r>
      <w:r w:rsidR="00762713">
        <w:rPr>
          <w:rFonts w:eastAsia="Aptos" w:cs="Arial"/>
        </w:rPr>
        <w:t xml:space="preserve"> for </w:t>
      </w:r>
      <w:r>
        <w:rPr>
          <w:rFonts w:eastAsia="Aptos" w:cs="Arial"/>
        </w:rPr>
        <w:t>conformer</w:t>
      </w:r>
      <w:r w:rsidR="00762713">
        <w:rPr>
          <w:rFonts w:eastAsia="Aptos" w:cs="Arial"/>
        </w:rPr>
        <w:t xml:space="preserve"> searches,</w:t>
      </w:r>
      <w:r>
        <w:rPr>
          <w:rFonts w:eastAsia="Aptos" w:cs="Arial"/>
        </w:rPr>
        <w:t xml:space="preserve"> </w:t>
      </w:r>
      <w:r w:rsidR="00762713" w:rsidRPr="00083B8F">
        <w:rPr>
          <w:rFonts w:eastAsia="Aptos" w:cs="Arial"/>
        </w:rPr>
        <w:lastRenderedPageBreak/>
        <w:t>geometry optimization</w:t>
      </w:r>
      <w:r w:rsidR="00EA3C76">
        <w:rPr>
          <w:rFonts w:eastAsia="Aptos" w:cs="Arial"/>
        </w:rPr>
        <w:t>s</w:t>
      </w:r>
      <w:r>
        <w:rPr>
          <w:rFonts w:eastAsia="Aptos" w:cs="Arial"/>
        </w:rPr>
        <w:t>, energ</w:t>
      </w:r>
      <w:r w:rsidR="00EA3C76">
        <w:rPr>
          <w:rFonts w:eastAsia="Aptos" w:cs="Arial"/>
        </w:rPr>
        <w:t>y</w:t>
      </w:r>
      <w:r>
        <w:rPr>
          <w:rFonts w:eastAsia="Aptos" w:cs="Arial"/>
        </w:rPr>
        <w:t xml:space="preserve"> refinement</w:t>
      </w:r>
      <w:r w:rsidR="00EA3C76">
        <w:rPr>
          <w:rFonts w:eastAsia="Aptos" w:cs="Arial"/>
        </w:rPr>
        <w:t>s</w:t>
      </w:r>
      <w:r>
        <w:rPr>
          <w:rFonts w:eastAsia="Aptos" w:cs="Arial"/>
        </w:rPr>
        <w:t xml:space="preserve">, </w:t>
      </w:r>
      <w:r w:rsidR="00E43ABA">
        <w:rPr>
          <w:rFonts w:eastAsia="Aptos" w:cs="Arial"/>
        </w:rPr>
        <w:t xml:space="preserve">and </w:t>
      </w:r>
      <w:r>
        <w:rPr>
          <w:rFonts w:eastAsia="Aptos" w:cs="Arial"/>
        </w:rPr>
        <w:t>descriptor</w:t>
      </w:r>
      <w:r w:rsidR="00EA3C76">
        <w:rPr>
          <w:rFonts w:eastAsia="Aptos" w:cs="Arial"/>
        </w:rPr>
        <w:t xml:space="preserve"> extraction</w:t>
      </w:r>
      <w:r w:rsidR="0024406E">
        <w:rPr>
          <w:rFonts w:eastAsia="Aptos" w:cs="Arial"/>
        </w:rPr>
        <w:t xml:space="preserve"> used in this work</w:t>
      </w:r>
      <w:r>
        <w:rPr>
          <w:rFonts w:eastAsia="Aptos" w:cs="Arial"/>
        </w:rPr>
        <w:t xml:space="preserve"> </w:t>
      </w:r>
      <w:r w:rsidR="00E43ABA">
        <w:rPr>
          <w:rFonts w:eastAsia="Aptos" w:cs="Arial"/>
        </w:rPr>
        <w:t xml:space="preserve">for large sets of ligands </w:t>
      </w:r>
      <w:r>
        <w:rPr>
          <w:rFonts w:eastAsia="Aptos" w:cs="Arial"/>
        </w:rPr>
        <w:t>across multiple ligand classes</w:t>
      </w:r>
      <w:r w:rsidR="00A31FC2">
        <w:rPr>
          <w:rFonts w:eastAsia="Aptos" w:cs="Arial"/>
        </w:rPr>
        <w:t>. The</w:t>
      </w:r>
      <w:r w:rsidR="00737D86">
        <w:rPr>
          <w:rFonts w:eastAsia="Aptos" w:cs="Arial"/>
        </w:rPr>
        <w:t xml:space="preserve"> suite of programs</w:t>
      </w:r>
      <w:r w:rsidR="00153055">
        <w:rPr>
          <w:rFonts w:eastAsia="Aptos" w:cs="Arial"/>
        </w:rPr>
        <w:t xml:space="preserve"> </w:t>
      </w:r>
      <w:r w:rsidR="00437935">
        <w:rPr>
          <w:rFonts w:eastAsia="Aptos" w:cs="Arial"/>
        </w:rPr>
        <w:t xml:space="preserve">includes </w:t>
      </w:r>
      <w:r w:rsidR="00153055">
        <w:rPr>
          <w:rFonts w:eastAsia="Aptos" w:cs="Arial"/>
        </w:rPr>
        <w:t xml:space="preserve">several </w:t>
      </w:r>
      <w:r w:rsidR="00135A0A">
        <w:rPr>
          <w:rFonts w:eastAsia="Aptos" w:cs="Arial"/>
        </w:rPr>
        <w:t xml:space="preserve">open access </w:t>
      </w:r>
      <w:r w:rsidR="00153055">
        <w:rPr>
          <w:rFonts w:eastAsia="Aptos" w:cs="Arial"/>
        </w:rPr>
        <w:t xml:space="preserve">programs like ORCA </w:t>
      </w:r>
      <w:del w:id="102" w:author="Thomas Quaid" w:date="2026-01-31T14:39:00Z" w16du:dateUtc="2026-01-31T22:39:00Z">
        <w:r w:rsidR="00B32020">
          <w:rPr>
            <w:rFonts w:eastAsia="Aptos" w:cs="Arial"/>
          </w:rPr>
          <w:fldChar w:fldCharType="begin"/>
        </w:r>
        <w:r w:rsidR="004A41BD">
          <w:rPr>
            <w:rFonts w:eastAsia="Aptos" w:cs="Arial"/>
          </w:rPr>
          <w:delInstrText xml:space="preserve"> ADDIN ZOTERO_ITEM CSL_CITATION {"citationID":"iDyPopRE","properties":{"formattedCitation":"\\super 26\\nosupersub{}","plainCitation":"26","noteIndex":0},"citationItems":[{"id":7,"uris":["http://zotero.org/users/15279553/items/A3HWMXZB"],"itemData":{"id":7,"type":"article-journal","container-title":"J. Chem. Phys.","DOI":"10.1063/5.0004608","note":"type: journal Article","page":"Art. No. L224108","title":"The ORCA quantum chemistry program package","volume":"152","author":[{"family":"Neese","given":"F."},{"family":"Wennmohs","given":"F."},{"family":"Becker","given":"U."},{"family":"Riplinger","given":"C."}],"issued":{"date-parts":[["2020"]]}}}],"schema":"https://github.com/citation-style-language/schema/raw/master/csl-citation.json"} </w:delInstrText>
        </w:r>
        <w:r w:rsidR="00B32020">
          <w:rPr>
            <w:rFonts w:eastAsia="Aptos" w:cs="Arial"/>
          </w:rPr>
          <w:fldChar w:fldCharType="separate"/>
        </w:r>
        <w:r w:rsidR="004A41BD" w:rsidRPr="004A41BD">
          <w:rPr>
            <w:rFonts w:eastAsiaTheme="minorHAnsi"/>
            <w:vertAlign w:val="superscript"/>
            <w14:ligatures w14:val="standardContextual"/>
          </w:rPr>
          <w:delText>26</w:delText>
        </w:r>
        <w:r w:rsidR="00B32020">
          <w:rPr>
            <w:rFonts w:eastAsia="Aptos" w:cs="Arial"/>
          </w:rPr>
          <w:fldChar w:fldCharType="end"/>
        </w:r>
      </w:del>
      <w:ins w:id="103" w:author="Thomas Quaid" w:date="2026-01-31T14:39:00Z" w16du:dateUtc="2026-01-31T22:39:00Z">
        <w:r w:rsidR="00B32020">
          <w:rPr>
            <w:rFonts w:eastAsia="Aptos" w:cs="Arial"/>
          </w:rPr>
          <w:fldChar w:fldCharType="begin"/>
        </w:r>
        <w:r w:rsidR="004B30C9">
          <w:rPr>
            <w:rFonts w:eastAsia="Aptos" w:cs="Arial"/>
          </w:rPr>
          <w:instrText xml:space="preserve"> ADDIN ZOTERO_ITEM CSL_CITATION {"citationID":"iDyPopRE","properties":{"formattedCitation":"\\super 29\\nosupersub{}","plainCitation":"29","noteIndex":0},"citationItems":[{"id":7,"uris":["http://zotero.org/users/15279553/items/A3HWMXZB"],"itemData":{"id":7,"type":"article-journal","container-title":"J. Chem. Phys.","DOI":"10.1063/5.0004608","note":"type: journal Article","page":"Art. No. L224108","title":"The ORCA quantum chemistry program package","volume":"152","author":[{"family":"Neese","given":"F."},{"family":"Wennmohs","given":"F."},{"family":"Becker","given":"U."},{"family":"Riplinger","given":"C."}],"issued":{"date-parts":[["2020"]]}}}],"schema":"https://github.com/citation-style-language/schema/raw/master/csl-citation.json"} </w:instrText>
        </w:r>
        <w:r w:rsidR="00B32020">
          <w:rPr>
            <w:rFonts w:eastAsia="Aptos" w:cs="Arial"/>
          </w:rPr>
          <w:fldChar w:fldCharType="separate"/>
        </w:r>
        <w:r w:rsidR="004B30C9" w:rsidRPr="004B30C9">
          <w:rPr>
            <w:rFonts w:eastAsiaTheme="minorHAnsi"/>
            <w:vertAlign w:val="superscript"/>
            <w14:ligatures w14:val="standardContextual"/>
          </w:rPr>
          <w:t>29</w:t>
        </w:r>
        <w:r w:rsidR="00B32020">
          <w:rPr>
            <w:rFonts w:eastAsia="Aptos" w:cs="Arial"/>
          </w:rPr>
          <w:fldChar w:fldCharType="end"/>
        </w:r>
      </w:ins>
      <w:r w:rsidR="00214809">
        <w:rPr>
          <w:rFonts w:eastAsia="Aptos" w:cs="Arial"/>
        </w:rPr>
        <w:t xml:space="preserve"> </w:t>
      </w:r>
      <w:r w:rsidR="00153055">
        <w:rPr>
          <w:rFonts w:eastAsia="Aptos" w:cs="Arial"/>
        </w:rPr>
        <w:t>and Molassembler</w:t>
      </w:r>
      <w:r w:rsidR="00214809">
        <w:rPr>
          <w:rFonts w:eastAsia="Aptos" w:cs="Arial"/>
        </w:rPr>
        <w:t xml:space="preserve"> </w:t>
      </w:r>
      <w:r w:rsidR="00214809">
        <w:rPr>
          <w:rFonts w:eastAsia="Aptos" w:cs="Arial"/>
        </w:rPr>
        <w:fldChar w:fldCharType="begin"/>
      </w:r>
      <w:r w:rsidR="004B30C9">
        <w:rPr>
          <w:rFonts w:eastAsia="Aptos" w:cs="Arial"/>
        </w:rPr>
        <w:instrText xml:space="preserve"> ADDIN ZOTERO_ITEM CSL_CITATION {"citationID":"huY3IKKp","properties":{"formattedCitation":"\\super </w:instrText>
      </w:r>
      <w:del w:id="104" w:author="Thomas Quaid" w:date="2026-01-31T14:39:00Z" w16du:dateUtc="2026-01-31T22:39:00Z">
        <w:r w:rsidR="00C83A23">
          <w:rPr>
            <w:rFonts w:eastAsia="Aptos" w:cs="Arial"/>
          </w:rPr>
          <w:delInstrText>27</w:delInstrText>
        </w:r>
      </w:del>
      <w:ins w:id="105" w:author="Thomas Quaid" w:date="2026-01-31T14:39:00Z" w16du:dateUtc="2026-01-31T22:39:00Z">
        <w:r w:rsidR="004B30C9">
          <w:rPr>
            <w:rFonts w:eastAsia="Aptos" w:cs="Arial"/>
          </w:rPr>
          <w:instrText>30</w:instrText>
        </w:r>
      </w:ins>
      <w:r w:rsidR="004B30C9">
        <w:rPr>
          <w:rFonts w:eastAsia="Aptos" w:cs="Arial"/>
        </w:rPr>
        <w:instrText>\\nosupersub{}","plainCitation":"</w:instrText>
      </w:r>
      <w:del w:id="106" w:author="Thomas Quaid" w:date="2026-01-31T14:39:00Z" w16du:dateUtc="2026-01-31T22:39:00Z">
        <w:r w:rsidR="00C83A23">
          <w:rPr>
            <w:rFonts w:eastAsia="Aptos" w:cs="Arial"/>
          </w:rPr>
          <w:delInstrText>27</w:delInstrText>
        </w:r>
      </w:del>
      <w:ins w:id="107" w:author="Thomas Quaid" w:date="2026-01-31T14:39:00Z" w16du:dateUtc="2026-01-31T22:39:00Z">
        <w:r w:rsidR="004B30C9">
          <w:rPr>
            <w:rFonts w:eastAsia="Aptos" w:cs="Arial"/>
          </w:rPr>
          <w:instrText>30</w:instrText>
        </w:r>
      </w:ins>
      <w:r w:rsidR="004B30C9">
        <w:rPr>
          <w:rFonts w:eastAsia="Aptos" w:cs="Arial"/>
        </w:rPr>
        <w:instrText xml:space="preserve">","noteIndex":0},"citationItems":[{"id":21,"uris":["http://zotero.org/users/15279553/items/ITE99N3N"],"itemData":{"id":21,"type":"article-journal","abstract":"We present the graph-based molecule software Molassembler for building organic and inorganic molecules. Molassembler provides algorithms for the construction of molecules built from any set of elements from the periodic table. In particular, polynuclear transition-metal complexes and clusters can be considered. Structural information is encoded as a graph. Stereocenter configurations are interpretable from Cartesian coordinates into an abstract index of permutation for an extensible set of polyhedral shapes. Substituents are distinguished through a ranking algorithm. Graph and stereocenter representations are freely modifiable, and the chiral state is propagated where possible through incurred ranking changes. Conformers are generated with full stereoisomer control by four spatial dimension Distance Geometry with a refinement error function including dihedral terms. Molecules are comparable by an extended graph isomorphism, and their representation is canonicalizeable. Molassembler is written in C++ and provides Python bindings.","container-title":"Journal of Chemical Information and Modeling","DOI":"10.1021/acs.jcim.0c00503","ISSN":"1549-9596","issue":"8","journalAbbreviation":"J. Chem. Inf. Model.","page":"3884-3900","publisher":"American Chemical Society","source":"ACS Publications","title":"Molassembler: Molecular Graph Construction, Modification, and Conformer Generation for Inorganic and Organic Molecules","title-short":"Molassembler","volume":"60","author":[{"family":"Sobez","given":"Jan-Grimo"},{"family":"Reiher","given":"Markus"}],"issued":{"date-parts":[["2020",8,24]]}}}],"schema":"https://github.com/citation-style-language/schema/raw/master/csl-citation.json"} </w:instrText>
      </w:r>
      <w:r w:rsidR="00214809">
        <w:rPr>
          <w:rFonts w:eastAsia="Aptos" w:cs="Arial"/>
        </w:rPr>
        <w:fldChar w:fldCharType="separate"/>
      </w:r>
      <w:del w:id="108" w:author="Thomas Quaid" w:date="2026-01-31T14:39:00Z" w16du:dateUtc="2026-01-31T22:39:00Z">
        <w:r w:rsidR="004A41BD" w:rsidRPr="004A41BD">
          <w:rPr>
            <w:rFonts w:eastAsiaTheme="minorHAnsi"/>
            <w:vertAlign w:val="superscript"/>
            <w14:ligatures w14:val="standardContextual"/>
          </w:rPr>
          <w:delText>27</w:delText>
        </w:r>
      </w:del>
      <w:ins w:id="109" w:author="Thomas Quaid" w:date="2026-01-31T14:39:00Z" w16du:dateUtc="2026-01-31T22:39:00Z">
        <w:r w:rsidR="004B30C9" w:rsidRPr="004B30C9">
          <w:rPr>
            <w:rFonts w:eastAsiaTheme="minorHAnsi"/>
            <w:vertAlign w:val="superscript"/>
            <w14:ligatures w14:val="standardContextual"/>
          </w:rPr>
          <w:t>30</w:t>
        </w:r>
      </w:ins>
      <w:r w:rsidR="00214809">
        <w:rPr>
          <w:rFonts w:eastAsia="Aptos" w:cs="Arial"/>
        </w:rPr>
        <w:fldChar w:fldCharType="end"/>
      </w:r>
      <w:r w:rsidR="00E43ABA">
        <w:rPr>
          <w:rFonts w:eastAsia="Aptos" w:cs="Arial"/>
        </w:rPr>
        <w:t xml:space="preserve"> </w:t>
      </w:r>
      <w:r w:rsidR="007C3349">
        <w:rPr>
          <w:rFonts w:eastAsia="Aptos" w:cs="Arial"/>
        </w:rPr>
        <w:t xml:space="preserve">with </w:t>
      </w:r>
      <w:r w:rsidR="000270D5">
        <w:rPr>
          <w:rFonts w:eastAsia="Aptos" w:cs="Arial"/>
        </w:rPr>
        <w:t>newly generated</w:t>
      </w:r>
      <w:r w:rsidR="007C3349">
        <w:rPr>
          <w:rFonts w:eastAsia="Aptos" w:cs="Arial"/>
        </w:rPr>
        <w:t xml:space="preserve"> graphical user interfaces</w:t>
      </w:r>
      <w:r w:rsidR="005A7843">
        <w:rPr>
          <w:rFonts w:eastAsia="Aptos" w:cs="Arial"/>
        </w:rPr>
        <w:t xml:space="preserve"> (GUI</w:t>
      </w:r>
      <w:r w:rsidR="00BA785D">
        <w:rPr>
          <w:rFonts w:eastAsia="Aptos" w:cs="Arial"/>
        </w:rPr>
        <w:t>s</w:t>
      </w:r>
      <w:r w:rsidR="005A7843">
        <w:rPr>
          <w:rFonts w:eastAsia="Aptos" w:cs="Arial"/>
        </w:rPr>
        <w:t>)</w:t>
      </w:r>
      <w:r>
        <w:rPr>
          <w:rFonts w:eastAsia="Aptos" w:cs="Arial"/>
        </w:rPr>
        <w:t>.</w:t>
      </w:r>
    </w:p>
    <w:p w14:paraId="0343FCCD" w14:textId="77777777" w:rsidR="00A37FC7" w:rsidRDefault="00A37FC7" w:rsidP="00FF73FB">
      <w:pPr>
        <w:spacing w:line="360" w:lineRule="auto"/>
      </w:pPr>
    </w:p>
    <w:p w14:paraId="52878719" w14:textId="530A66E1" w:rsidR="00BA785D" w:rsidRDefault="004C7313" w:rsidP="00FF73FB">
      <w:pPr>
        <w:spacing w:line="360" w:lineRule="auto"/>
        <w:rPr>
          <w:rFonts w:eastAsia="Aptos" w:cs="Arial"/>
        </w:rPr>
      </w:pPr>
      <w:commentRangeStart w:id="110"/>
      <w:commentRangeStart w:id="111"/>
      <w:r w:rsidRPr="00C62EB5">
        <w:rPr>
          <w:rFonts w:eastAsia="Aptos" w:cs="Arial"/>
        </w:rPr>
        <w:t>Conventional implementations of modeling</w:t>
      </w:r>
      <w:ins w:id="112" w:author="Thomas Quaid" w:date="2026-01-31T14:39:00Z" w16du:dateUtc="2026-01-31T22:39:00Z">
        <w:r w:rsidR="00AF240F">
          <w:rPr>
            <w:rFonts w:eastAsia="Aptos" w:cs="Arial"/>
          </w:rPr>
          <w:t xml:space="preserve"> for CA mimics</w:t>
        </w:r>
      </w:ins>
      <w:r w:rsidRPr="00C62EB5">
        <w:rPr>
          <w:rFonts w:eastAsia="Aptos" w:cs="Arial"/>
        </w:rPr>
        <w:t xml:space="preserve"> have often failed to account for speciation</w:t>
      </w:r>
      <w:r w:rsidR="00010ED5">
        <w:rPr>
          <w:rFonts w:eastAsia="Aptos" w:cs="Arial"/>
        </w:rPr>
        <w:t>,</w:t>
      </w:r>
      <w:r w:rsidRPr="00C62EB5">
        <w:rPr>
          <w:rFonts w:eastAsia="Aptos" w:cs="Arial"/>
        </w:rPr>
        <w:t xml:space="preserve"> </w:t>
      </w:r>
      <w:commentRangeEnd w:id="110"/>
      <w:r w:rsidR="004E0C15" w:rsidRPr="00C62EB5">
        <w:rPr>
          <w:rStyle w:val="CommentReference"/>
          <w:sz w:val="24"/>
          <w:szCs w:val="24"/>
        </w:rPr>
        <w:commentReference w:id="110"/>
      </w:r>
      <w:commentRangeEnd w:id="111"/>
      <w:r w:rsidR="001A156F" w:rsidRPr="00C62EB5">
        <w:rPr>
          <w:rStyle w:val="CommentReference"/>
          <w:sz w:val="24"/>
          <w:szCs w:val="24"/>
        </w:rPr>
        <w:commentReference w:id="111"/>
      </w:r>
      <w:r w:rsidRPr="00C62EB5">
        <w:t xml:space="preserve">particularly </w:t>
      </w:r>
      <w:r w:rsidR="004E0C15">
        <w:t xml:space="preserve">for systems in which complexes are formed from </w:t>
      </w:r>
      <w:r w:rsidR="008437CF">
        <w:t>monodentate</w:t>
      </w:r>
      <w:r w:rsidRPr="00C62EB5">
        <w:t xml:space="preserve"> </w:t>
      </w:r>
      <w:r w:rsidR="004E0C15">
        <w:t>ligands</w:t>
      </w:r>
      <w:r w:rsidRPr="004C7313">
        <w:t xml:space="preserve">. </w:t>
      </w:r>
      <w:commentRangeStart w:id="113"/>
      <w:commentRangeStart w:id="114"/>
      <w:r w:rsidR="002A3CFA">
        <w:t xml:space="preserve">Our findings </w:t>
      </w:r>
      <w:del w:id="115" w:author="Thomas Quaid" w:date="2026-01-31T14:39:00Z" w16du:dateUtc="2026-01-31T22:39:00Z">
        <w:r w:rsidR="00B662DF" w:rsidRPr="004C7313">
          <w:delText xml:space="preserve">recast </w:delText>
        </w:r>
      </w:del>
      <w:ins w:id="116" w:author="Thomas Quaid" w:date="2026-01-31T14:39:00Z" w16du:dateUtc="2026-01-31T22:39:00Z">
        <w:r w:rsidR="002A3CFA">
          <w:t xml:space="preserve">demonstrate that </w:t>
        </w:r>
      </w:ins>
      <w:r w:rsidR="002A3CFA">
        <w:t xml:space="preserve">ligand stoichiometric excess </w:t>
      </w:r>
      <w:del w:id="117" w:author="Thomas Quaid" w:date="2026-01-31T14:39:00Z" w16du:dateUtc="2026-01-31T22:39:00Z">
        <w:r w:rsidR="00B662DF" w:rsidRPr="004C7313">
          <w:delText>as</w:delText>
        </w:r>
      </w:del>
      <w:ins w:id="118" w:author="Thomas Quaid" w:date="2026-01-31T14:39:00Z" w16du:dateUtc="2026-01-31T22:39:00Z">
        <w:r w:rsidR="002A3CFA">
          <w:t>can be modeled quantitatively to predict observed rates, providing</w:t>
        </w:r>
      </w:ins>
      <w:r w:rsidR="002A3CFA">
        <w:t xml:space="preserve"> a </w:t>
      </w:r>
      <w:del w:id="119" w:author="Thomas Quaid" w:date="2026-01-31T14:39:00Z" w16du:dateUtc="2026-01-31T22:39:00Z">
        <w:r w:rsidR="00B662DF" w:rsidRPr="004C7313">
          <w:delText xml:space="preserve">mechanistic </w:delText>
        </w:r>
      </w:del>
      <w:r w:rsidR="002A3CFA">
        <w:t xml:space="preserve">design variable </w:t>
      </w:r>
      <w:del w:id="120" w:author="Thomas Quaid" w:date="2026-01-31T14:39:00Z" w16du:dateUtc="2026-01-31T22:39:00Z">
        <w:r w:rsidR="00B61495">
          <w:delText xml:space="preserve">that </w:delText>
        </w:r>
        <w:r w:rsidR="00CC3026">
          <w:delText>can enhance or disrupt</w:delText>
        </w:r>
        <w:r w:rsidR="002A0EB5">
          <w:delText xml:space="preserve"> </w:delText>
        </w:r>
        <w:r w:rsidR="00B662DF" w:rsidRPr="004C7313">
          <w:delText>turnover</w:delText>
        </w:r>
      </w:del>
      <w:commentRangeEnd w:id="113"/>
      <w:r w:rsidR="004E0C15">
        <w:rPr>
          <w:rStyle w:val="CommentReference"/>
          <w:sz w:val="24"/>
          <w:szCs w:val="24"/>
        </w:rPr>
        <w:commentReference w:id="113"/>
      </w:r>
      <w:commentRangeEnd w:id="114"/>
      <w:r w:rsidR="001A156F">
        <w:rPr>
          <w:rStyle w:val="CommentReference"/>
          <w:sz w:val="24"/>
          <w:szCs w:val="24"/>
        </w:rPr>
        <w:commentReference w:id="114"/>
      </w:r>
      <w:ins w:id="121" w:author="Thomas Quaid" w:date="2026-01-31T14:39:00Z" w16du:dateUtc="2026-01-31T22:39:00Z">
        <w:r w:rsidR="002A3CFA">
          <w:t>beyond ligand identity alone</w:t>
        </w:r>
      </w:ins>
      <w:r w:rsidR="00B662DF">
        <w:t xml:space="preserve">. By integrating quantum mechanical modeling, </w:t>
      </w:r>
      <w:r w:rsidR="00B662DF" w:rsidRPr="007C3349">
        <w:t>speciation correction</w:t>
      </w:r>
      <w:r w:rsidR="007C3349" w:rsidRPr="007C3349">
        <w:t>s</w:t>
      </w:r>
      <w:r w:rsidR="007C3349">
        <w:t xml:space="preserve"> (log </w:t>
      </w:r>
      <w:r w:rsidR="007C3349" w:rsidRPr="008C137F">
        <w:rPr>
          <w:i/>
        </w:rPr>
        <w:t>K</w:t>
      </w:r>
      <w:r w:rsidR="007C3349">
        <w:t>’s and Henderson-Hasselbalch computations)</w:t>
      </w:r>
      <w:r w:rsidR="00B662DF">
        <w:t xml:space="preserve">, and experimental </w:t>
      </w:r>
      <w:r w:rsidR="00B37882">
        <w:t>rate constants</w:t>
      </w:r>
      <w:r w:rsidR="00B662DF">
        <w:t xml:space="preserve">, this study presents a reproducible, transferable framework </w:t>
      </w:r>
      <w:commentRangeStart w:id="122"/>
      <w:commentRangeStart w:id="123"/>
      <w:r w:rsidR="006A5672" w:rsidRPr="006A5672">
        <w:t xml:space="preserve">for predicting the catalytic performance of </w:t>
      </w:r>
      <w:del w:id="124" w:author="Thomas Quaid" w:date="2026-01-31T14:39:00Z" w16du:dateUtc="2026-01-31T22:39:00Z">
        <w:r w:rsidR="0071772D">
          <w:delText>transition</w:delText>
        </w:r>
        <w:r w:rsidR="00CC3026">
          <w:delText>-</w:delText>
        </w:r>
        <w:r w:rsidR="0071772D">
          <w:delText>metal</w:delText>
        </w:r>
        <w:r w:rsidR="006000F4">
          <w:delText xml:space="preserve"> complex</w:delText>
        </w:r>
        <w:r w:rsidR="00CC3026">
          <w:rPr>
            <w:rFonts w:eastAsia="Aptos" w:cs="Arial"/>
          </w:rPr>
          <w:delText>es</w:delText>
        </w:r>
      </w:del>
      <w:commentRangeEnd w:id="122"/>
      <w:r w:rsidR="004E0C15">
        <w:rPr>
          <w:rStyle w:val="CommentReference"/>
          <w:rFonts w:eastAsia="Aptos" w:cs="Arial"/>
          <w:sz w:val="24"/>
          <w:szCs w:val="24"/>
        </w:rPr>
        <w:commentReference w:id="122"/>
      </w:r>
      <w:commentRangeEnd w:id="123"/>
      <w:r w:rsidR="001A156F">
        <w:rPr>
          <w:rStyle w:val="CommentReference"/>
          <w:rFonts w:eastAsia="Aptos" w:cs="Arial"/>
          <w:sz w:val="24"/>
          <w:szCs w:val="24"/>
        </w:rPr>
        <w:commentReference w:id="123"/>
      </w:r>
      <w:del w:id="125" w:author="Thomas Quaid" w:date="2026-01-31T14:39:00Z" w16du:dateUtc="2026-01-31T22:39:00Z">
        <w:r w:rsidR="00B662DF">
          <w:rPr>
            <w:rFonts w:eastAsia="Aptos" w:cs="Arial"/>
          </w:rPr>
          <w:delText>.</w:delText>
        </w:r>
      </w:del>
      <w:ins w:id="126" w:author="Thomas Quaid" w:date="2026-01-31T14:39:00Z" w16du:dateUtc="2026-01-31T22:39:00Z">
        <w:r w:rsidR="006A5672" w:rsidRPr="006A5672">
          <w:t>zinc complexes in CO₂ hydration and, potentially, other systems where product dissociation is rate-limiting</w:t>
        </w:r>
        <w:r w:rsidR="00B662DF">
          <w:rPr>
            <w:rFonts w:eastAsia="Aptos" w:cs="Arial"/>
          </w:rPr>
          <w:t>.</w:t>
        </w:r>
      </w:ins>
      <w:r w:rsidR="00B662DF">
        <w:rPr>
          <w:rFonts w:eastAsia="Aptos" w:cs="Arial"/>
        </w:rPr>
        <w:t xml:space="preserve"> </w:t>
      </w:r>
      <w:r w:rsidR="00EA0050" w:rsidRPr="00083B8F">
        <w:rPr>
          <w:rFonts w:eastAsia="Aptos" w:cs="Arial"/>
        </w:rPr>
        <w:t>Furthermore</w:t>
      </w:r>
      <w:r w:rsidR="00CC3026">
        <w:rPr>
          <w:rFonts w:eastAsia="Aptos" w:cs="Arial"/>
        </w:rPr>
        <w:t xml:space="preserve">, we create a </w:t>
      </w:r>
      <w:r>
        <w:rPr>
          <w:rFonts w:eastAsia="Aptos" w:cs="Arial"/>
        </w:rPr>
        <w:t xml:space="preserve">systematic, benchmarked, and experimentally validated </w:t>
      </w:r>
      <w:r w:rsidR="00010ED5">
        <w:rPr>
          <w:rFonts w:eastAsia="Aptos" w:cs="Arial"/>
        </w:rPr>
        <w:t xml:space="preserve">computational </w:t>
      </w:r>
      <w:r>
        <w:rPr>
          <w:rFonts w:eastAsia="Aptos" w:cs="Arial"/>
        </w:rPr>
        <w:t>approach</w:t>
      </w:r>
      <w:r w:rsidR="000E18AE">
        <w:rPr>
          <w:rFonts w:eastAsia="Aptos" w:cs="Arial"/>
        </w:rPr>
        <w:t xml:space="preserve"> to </w:t>
      </w:r>
      <w:r w:rsidR="00CC3026">
        <w:rPr>
          <w:rFonts w:eastAsia="Aptos" w:cs="Arial"/>
        </w:rPr>
        <w:t xml:space="preserve">studying </w:t>
      </w:r>
      <w:r w:rsidR="007C4E79">
        <w:rPr>
          <w:rFonts w:eastAsia="Aptos" w:cs="Arial"/>
        </w:rPr>
        <w:t xml:space="preserve">multidentate ligand </w:t>
      </w:r>
      <w:r w:rsidR="004E0C15">
        <w:rPr>
          <w:rFonts w:eastAsia="Aptos" w:cs="Arial"/>
        </w:rPr>
        <w:t>systems and</w:t>
      </w:r>
      <w:r w:rsidR="000E18AE">
        <w:rPr>
          <w:rFonts w:eastAsia="Aptos" w:cs="Arial"/>
        </w:rPr>
        <w:t xml:space="preserve"> </w:t>
      </w:r>
      <w:r w:rsidR="00CC3026">
        <w:rPr>
          <w:rFonts w:eastAsia="Aptos" w:cs="Arial"/>
        </w:rPr>
        <w:t xml:space="preserve">use this system to </w:t>
      </w:r>
      <w:r w:rsidR="000E18AE">
        <w:rPr>
          <w:rFonts w:eastAsia="Aptos" w:cs="Arial"/>
        </w:rPr>
        <w:t>predict the activity of metalloenzyme mimic</w:t>
      </w:r>
      <w:r w:rsidR="00134DE1">
        <w:rPr>
          <w:rFonts w:eastAsia="Aptos" w:cs="Arial"/>
        </w:rPr>
        <w:t>s</w:t>
      </w:r>
      <w:r w:rsidR="00052D83">
        <w:rPr>
          <w:rFonts w:eastAsia="Aptos" w:cs="Arial"/>
        </w:rPr>
        <w:t>.</w:t>
      </w:r>
      <w:r>
        <w:rPr>
          <w:rFonts w:eastAsia="Aptos" w:cs="Arial"/>
        </w:rPr>
        <w:t xml:space="preserve"> </w:t>
      </w:r>
      <w:r w:rsidR="00E43FEA">
        <w:t xml:space="preserve">These findings </w:t>
      </w:r>
      <w:del w:id="127" w:author="Thomas Quaid" w:date="2026-01-31T14:39:00Z" w16du:dateUtc="2026-01-31T22:39:00Z">
        <w:r>
          <w:rPr>
            <w:rFonts w:eastAsia="Aptos" w:cs="Arial"/>
          </w:rPr>
          <w:delText xml:space="preserve">extend beyond CA, </w:delText>
        </w:r>
        <w:commentRangeStart w:id="128"/>
        <w:commentRangeStart w:id="129"/>
        <w:r>
          <w:rPr>
            <w:rFonts w:eastAsia="Aptos" w:cs="Arial"/>
          </w:rPr>
          <w:delText>offering</w:delText>
        </w:r>
      </w:del>
      <w:ins w:id="130" w:author="Thomas Quaid" w:date="2026-01-31T14:39:00Z" w16du:dateUtc="2026-01-31T22:39:00Z">
        <w:r w:rsidR="00E43FEA">
          <w:t>establish</w:t>
        </w:r>
      </w:ins>
      <w:r w:rsidR="00E43FEA">
        <w:t xml:space="preserve"> a </w:t>
      </w:r>
      <w:del w:id="131" w:author="Thomas Quaid" w:date="2026-01-31T14:39:00Z" w16du:dateUtc="2026-01-31T22:39:00Z">
        <w:r>
          <w:rPr>
            <w:rFonts w:eastAsia="Aptos" w:cs="Arial"/>
          </w:rPr>
          <w:delText>paradigm</w:delText>
        </w:r>
      </w:del>
      <w:ins w:id="132" w:author="Thomas Quaid" w:date="2026-01-31T14:39:00Z" w16du:dateUtc="2026-01-31T22:39:00Z">
        <w:r w:rsidR="00E43FEA">
          <w:t>validated computational framework</w:t>
        </w:r>
      </w:ins>
      <w:r w:rsidR="00E43FEA">
        <w:t xml:space="preserve"> </w:t>
      </w:r>
      <w:commentRangeEnd w:id="128"/>
      <w:r w:rsidR="004E0C15">
        <w:rPr>
          <w:rStyle w:val="CommentReference"/>
          <w:sz w:val="24"/>
          <w:szCs w:val="24"/>
        </w:rPr>
        <w:commentReference w:id="128"/>
      </w:r>
      <w:commentRangeEnd w:id="129"/>
      <w:r w:rsidR="001A156F">
        <w:rPr>
          <w:rStyle w:val="CommentReference"/>
          <w:sz w:val="24"/>
          <w:szCs w:val="24"/>
        </w:rPr>
        <w:commentReference w:id="129"/>
      </w:r>
      <w:r w:rsidR="00E43FEA">
        <w:t xml:space="preserve">for designing </w:t>
      </w:r>
      <w:commentRangeStart w:id="133"/>
      <w:commentRangeStart w:id="134"/>
      <w:commentRangeStart w:id="135"/>
      <w:r w:rsidR="00E43FEA">
        <w:t xml:space="preserve">small-molecule </w:t>
      </w:r>
      <w:del w:id="136" w:author="Thomas Quaid" w:date="2026-01-31T14:39:00Z" w16du:dateUtc="2026-01-31T22:39:00Z">
        <w:r>
          <w:rPr>
            <w:rFonts w:eastAsia="Aptos" w:cs="Arial"/>
          </w:rPr>
          <w:delText>catalysts whose</w:delText>
        </w:r>
      </w:del>
      <w:ins w:id="137" w:author="Thomas Quaid" w:date="2026-01-31T14:39:00Z" w16du:dateUtc="2026-01-31T22:39:00Z">
        <w:r w:rsidR="00E43FEA">
          <w:t>CA mimics, where catalytic</w:t>
        </w:r>
      </w:ins>
      <w:r w:rsidR="00E43FEA">
        <w:t xml:space="preserve"> activity </w:t>
      </w:r>
      <w:del w:id="138" w:author="Thomas Quaid" w:date="2026-01-31T14:39:00Z" w16du:dateUtc="2026-01-31T22:39:00Z">
        <w:r>
          <w:rPr>
            <w:rFonts w:eastAsia="Aptos" w:cs="Arial"/>
          </w:rPr>
          <w:delText>depends on</w:delText>
        </w:r>
      </w:del>
      <w:ins w:id="139" w:author="Thomas Quaid" w:date="2026-01-31T14:39:00Z" w16du:dateUtc="2026-01-31T22:39:00Z">
        <w:r w:rsidR="00E43FEA">
          <w:t>is limited by bicarbonate dissociation and modulated by</w:t>
        </w:r>
      </w:ins>
      <w:r w:rsidR="00E43FEA">
        <w:t xml:space="preserve"> </w:t>
      </w:r>
      <w:commentRangeStart w:id="140"/>
      <w:commentRangeStart w:id="141"/>
      <w:del w:id="142" w:author="Thomas Quaid" w:date="2026-02-01T17:41:00Z" w16du:dateUtc="2026-02-02T01:41:00Z">
        <w:r w:rsidR="00E43FEA" w:rsidDel="00386A9A">
          <w:delText>accessible</w:delText>
        </w:r>
      </w:del>
      <w:del w:id="143" w:author="Thomas Quaid" w:date="2026-02-01T17:43:00Z" w16du:dateUtc="2026-02-02T01:43:00Z">
        <w:r w:rsidR="00E43FEA" w:rsidDel="00386A9A">
          <w:delText xml:space="preserve"> </w:delText>
        </w:r>
        <w:commentRangeEnd w:id="140"/>
        <w:r w:rsidR="004E0C15" w:rsidDel="00386A9A">
          <w:rPr>
            <w:rStyle w:val="CommentReference"/>
            <w:sz w:val="24"/>
            <w:szCs w:val="24"/>
          </w:rPr>
          <w:commentReference w:id="140"/>
        </w:r>
      </w:del>
      <w:commentRangeEnd w:id="141"/>
      <w:r w:rsidR="00386A9A">
        <w:rPr>
          <w:rStyle w:val="CommentReference"/>
          <w:sz w:val="24"/>
          <w:szCs w:val="24"/>
        </w:rPr>
        <w:commentReference w:id="141"/>
      </w:r>
      <w:ins w:id="144" w:author="Thomas Quaid" w:date="2026-02-01T17:44:00Z" w16du:dateUtc="2026-02-02T01:44:00Z">
        <w:r w:rsidR="00386A9A">
          <w:t xml:space="preserve">active </w:t>
        </w:r>
      </w:ins>
      <w:del w:id="145" w:author="Thomas Quaid" w:date="2026-02-01T17:45:00Z" w16du:dateUtc="2026-02-02T01:45:00Z">
        <w:r w:rsidR="00E43FEA" w:rsidDel="00386A9A">
          <w:delText xml:space="preserve">equilibrium </w:delText>
        </w:r>
      </w:del>
      <w:ins w:id="146" w:author="Thomas Quaid" w:date="2026-02-01T17:44:00Z" w16du:dateUtc="2026-02-02T01:44:00Z">
        <w:r w:rsidR="00386A9A">
          <w:t xml:space="preserve">catalyst </w:t>
        </w:r>
      </w:ins>
      <w:r w:rsidR="00E43FEA">
        <w:t xml:space="preserve">speciation </w:t>
      </w:r>
      <w:del w:id="147" w:author="Thomas Quaid" w:date="2026-01-31T14:39:00Z" w16du:dateUtc="2026-01-31T22:39:00Z">
        <w:r>
          <w:rPr>
            <w:rFonts w:eastAsia="Aptos" w:cs="Arial"/>
          </w:rPr>
          <w:delText xml:space="preserve">and </w:delText>
        </w:r>
        <w:r w:rsidR="00010ED5">
          <w:rPr>
            <w:rFonts w:eastAsia="Aptos" w:cs="Arial"/>
          </w:rPr>
          <w:delText xml:space="preserve">tuning </w:delText>
        </w:r>
      </w:del>
      <w:r w:rsidR="00E43FEA">
        <w:t xml:space="preserve">of the </w:t>
      </w:r>
      <w:del w:id="148" w:author="Thomas Quaid" w:date="2026-01-31T14:39:00Z" w16du:dateUtc="2026-01-31T22:39:00Z">
        <w:r>
          <w:rPr>
            <w:rFonts w:eastAsia="Aptos" w:cs="Arial"/>
          </w:rPr>
          <w:delText>rate-limiting step</w:delText>
        </w:r>
      </w:del>
      <w:commentRangeEnd w:id="133"/>
      <w:r w:rsidR="004E0C15">
        <w:rPr>
          <w:rStyle w:val="CommentReference"/>
          <w:sz w:val="24"/>
          <w:szCs w:val="24"/>
        </w:rPr>
        <w:commentReference w:id="133"/>
      </w:r>
      <w:commentRangeEnd w:id="134"/>
      <w:r w:rsidR="004E0C15">
        <w:rPr>
          <w:rStyle w:val="CommentReference"/>
          <w:sz w:val="24"/>
          <w:szCs w:val="24"/>
        </w:rPr>
        <w:commentReference w:id="134"/>
      </w:r>
      <w:commentRangeEnd w:id="135"/>
      <w:r w:rsidR="001A156F">
        <w:rPr>
          <w:rStyle w:val="CommentReference"/>
          <w:sz w:val="24"/>
          <w:szCs w:val="24"/>
        </w:rPr>
        <w:commentReference w:id="135"/>
      </w:r>
      <w:ins w:id="149" w:author="Thomas Quaid" w:date="2026-01-31T14:39:00Z" w16du:dateUtc="2026-01-31T22:39:00Z">
        <w:r w:rsidR="00E43FEA">
          <w:t>zinc complex</w:t>
        </w:r>
      </w:ins>
      <w:r>
        <w:rPr>
          <w:rFonts w:eastAsia="Aptos" w:cs="Arial"/>
        </w:rPr>
        <w:t>.</w:t>
      </w:r>
    </w:p>
    <w:p w14:paraId="18C2361D" w14:textId="77777777" w:rsidR="009E05BB" w:rsidRDefault="009E05BB" w:rsidP="009E05BB">
      <w:pPr>
        <w:spacing w:line="360" w:lineRule="auto"/>
        <w:rPr>
          <w:del w:id="150" w:author="Thomas Quaid" w:date="2026-01-31T14:39:00Z" w16du:dateUtc="2026-01-31T22:39:00Z"/>
          <w:rFonts w:eastAsia="Aptos" w:cs="Arial"/>
          <w:color w:val="000000" w:themeColor="text1"/>
          <w:szCs w:val="44"/>
        </w:rPr>
      </w:pPr>
    </w:p>
    <w:p w14:paraId="6DA2AE21" w14:textId="77777777" w:rsidR="00EC7104" w:rsidRPr="00377DCB" w:rsidRDefault="00B662DF" w:rsidP="00C62EB5">
      <w:pPr>
        <w:pStyle w:val="Heading1"/>
        <w:ind w:left="0" w:firstLine="0"/>
        <w:rPr>
          <w:del w:id="151" w:author="Thomas Quaid" w:date="2026-01-31T14:39:00Z" w16du:dateUtc="2026-01-31T22:39:00Z"/>
        </w:rPr>
      </w:pPr>
      <w:del w:id="152" w:author="Thomas Quaid" w:date="2026-01-31T14:39:00Z" w16du:dateUtc="2026-01-31T22:39:00Z">
        <w:r w:rsidRPr="00377DCB">
          <w:delText xml:space="preserve">COMPUTATIONAL </w:delText>
        </w:r>
        <w:r w:rsidR="00C912DD" w:rsidRPr="00377DCB">
          <w:delText>S</w:delText>
        </w:r>
        <w:r w:rsidR="00C912DD">
          <w:delText>TRATEGY</w:delText>
        </w:r>
      </w:del>
    </w:p>
    <w:p w14:paraId="14FF1FA7" w14:textId="77777777" w:rsidR="00AA0163" w:rsidRDefault="00B662DF" w:rsidP="00FF73FB">
      <w:pPr>
        <w:spacing w:line="360" w:lineRule="auto"/>
        <w:rPr>
          <w:del w:id="153" w:author="Thomas Quaid" w:date="2026-01-31T14:39:00Z" w16du:dateUtc="2026-01-31T22:39:00Z"/>
        </w:rPr>
      </w:pPr>
      <w:del w:id="154" w:author="Thomas Quaid" w:date="2026-01-31T14:39:00Z" w16du:dateUtc="2026-01-31T22:39:00Z">
        <w:r>
          <w:delText>All quantum chemical and thermodynamic calculations were performed using a descriptor-based high-throughput platform developed internally and implemented as the QUARKS pipeline. Ligands were first constructed in Avogadro</w:delText>
        </w:r>
        <w:r w:rsidR="000C3562">
          <w:delText xml:space="preserve"> </w:delText>
        </w:r>
        <w:r w:rsidR="000C3562">
          <w:fldChar w:fldCharType="begin"/>
        </w:r>
        <w:r w:rsidR="004A41BD">
          <w:delInstrText xml:space="preserve"> ADDIN ZOTERO_ITEM CSL_CITATION {"citationID":"MWym71Q7","properties":{"formattedCitation":"\\super 28\\nosupersub{}","plainCitation":"28","noteIndex":0},"citationItems":[{"id":274,"uris":["http://zotero.org/users/15279553/items/KIXVZ6MX"],"itemData":{"id":274,"type":"article-journal","abstract":"The Avogadro project has developed an advanced molecule editor and visualizer designed for cross-platform use in computational chemistry, molecular modeling, bioinformatics, materials science, and related areas. It offers flexible, high quality rendering, and a powerful plugin architecture. Typical uses include building molecular structures, formatting input files, and analyzing output of a wide variety of computational chemistry packages. By using the CML file format as its native document type, Avogadro seeks to enhance the semantic accessibility of chemical data types.","container-title":"Journal of Cheminformatics","DOI":"10.1186/1758-2946-4-17","ISSN":"1758-2946","issue":"1","journalAbbreviation":"Journal of Cheminformatics","page":"17","source":"BioMed Central","title":"Avogadro: an advanced semantic chemical editor, visualization, and analysis platform","title-short":"Avogadro","volume":"4","author":[{"family":"Hanwell","given":"Marcus D."},{"family":"Curtis","given":"Donald E."},{"family":"Lonie","given":"David C."},{"family":"Vandermeersch","given":"Tim"},{"family":"Zurek","given":"Eva"},{"family":"Hutchison","given":"Geoffrey R."}],"issued":{"date-parts":[["2012",8,13]]}}}],"schema":"https://github.com/citation-style-language/schema/raw/master/csl-citation.json"} </w:delInstrText>
        </w:r>
        <w:r w:rsidR="000C3562">
          <w:fldChar w:fldCharType="separate"/>
        </w:r>
        <w:r w:rsidR="004A41BD" w:rsidRPr="004A41BD">
          <w:rPr>
            <w:rFonts w:eastAsiaTheme="minorHAnsi"/>
            <w:vertAlign w:val="superscript"/>
            <w14:ligatures w14:val="standardContextual"/>
          </w:rPr>
          <w:delText>28</w:delText>
        </w:r>
        <w:r w:rsidR="000C3562">
          <w:fldChar w:fldCharType="end"/>
        </w:r>
        <w:r>
          <w:delText xml:space="preserve"> and then subjected to </w:delText>
        </w:r>
        <w:r>
          <w:rPr>
            <w:rFonts w:eastAsia="Aptos" w:cs="Arial"/>
          </w:rPr>
          <w:delText xml:space="preserve">a conformational search </w:delText>
        </w:r>
        <w:r>
          <w:delText>using GFN2-xTB</w:delText>
        </w:r>
        <w:r w:rsidR="008F5197">
          <w:delText xml:space="preserve"> </w:delText>
        </w:r>
        <w:r w:rsidR="008F5197">
          <w:fldChar w:fldCharType="begin"/>
        </w:r>
        <w:r w:rsidR="004A41BD">
          <w:delInstrText xml:space="preserve"> ADDIN ZOTERO_ITEM CSL_CITATION {"citationID":"kubJNJOW","properties":{"formattedCitation":"\\super 29\\nosupersub{}","plainCitation":"29","noteIndex":0},"citationItems":[{"id":277,"uris":["http://zotero.org/users/15279553/items/CS2VA9RI"],"itemData":{"id":277,"type":"webpage","title":"GFN2-xTB—An Accurate and Broadly Parametrized Self-Consistent Tight-Binding Quantum Chemical Method with Multipole Electrostatics and Density-Dependent Dispersion Contributions | Journal of Chemical Theory and Computation","URL":"https://pubs.acs.org/doi/10.1021/acs.jctc.8b01176","accessed":{"date-parts":[["2025",5,9]]}}}],"schema":"https://github.com/citation-style-language/schema/raw/master/csl-citation.json"} </w:delInstrText>
        </w:r>
        <w:r w:rsidR="008F5197">
          <w:fldChar w:fldCharType="separate"/>
        </w:r>
        <w:r w:rsidR="004A41BD" w:rsidRPr="004A41BD">
          <w:rPr>
            <w:rFonts w:eastAsiaTheme="minorHAnsi"/>
            <w:vertAlign w:val="superscript"/>
            <w14:ligatures w14:val="standardContextual"/>
          </w:rPr>
          <w:delText>29</w:delText>
        </w:r>
        <w:r w:rsidR="008F5197">
          <w:fldChar w:fldCharType="end"/>
        </w:r>
        <w:r>
          <w:delText xml:space="preserve"> and CREST</w:delText>
        </w:r>
        <w:r w:rsidR="00A671CB">
          <w:delText xml:space="preserve"> </w:delText>
        </w:r>
        <w:r w:rsidR="008F5197">
          <w:fldChar w:fldCharType="begin"/>
        </w:r>
        <w:r w:rsidR="004A41BD">
          <w:delInstrText xml:space="preserve"> ADDIN ZOTERO_ITEM CSL_CITATION {"citationID":"87Zw709z","properties":{"formattedCitation":"\\super 30\\nosupersub{}","plainCitation":"30","noteIndex":0},"citationItems":[{"id":173,"uris":["http://zotero.org/users/15279553/items/DYXDF987"],"itemData":{"id":173,"type":"article-journal","abstract":"Conformer–rotamer sampling tool (CREST) is an open-source program for the efficient and automated exploration of molecular chemical space. Originally developed in Pracht et al. [Phys. Chem. Chem. Phys. 22, 7169 (2020)] as an automated driver for calculations at the extended tight-binding level (xTB), it offers a variety of molecular- and metadynamics simulations, geometry optimization, and molecular structure analysis capabilities. Implemented algorithms include automated procedures for conformational sampling, explicit solvation studies, the calculation of absolute molecular entropy, and the identification of molecular protonation and deprotonation sites. Calculations are set up to run concurrently, providing efficient single-node parallelization. CREST is designed to require minimal user input and comes with an implementation of the GFNn-xTB Hamiltonians and the GFN-FF force-field. Furthermore, interfaces to any quantum chemistry and force-field software can easily be created. In this article, we present recent developments in the CREST code and show a selection of applications for the most important features of the program. An important novelty is the refactored calculation backend, which provides significant speed-up for sampling of small or medium-sized drug molecules and allows for more sophisticated setups, for example, quantum mechanics/molecular mechanics and minimum energy crossing point calculations.","container-title":"The Journal of Chemical Physics","DOI":"10.1063/5.0197592","ISSN":"0021-9606","issue":"11","journalAbbreviation":"The Journal of Chemical Physics","page":"114110","source":"Silverchair","title":"CREST—A program for the exploration of low-energy molecular chemical space","volume":"160","author":[{"family":"Pracht","given":"Philipp"},{"family":"Grimme","given":"Stefan"},{"family":"Bannwarth","given":"Christoph"},{"family":"Bohle","given":"Fabian"},{"family":"Ehlert","given":"Sebastian"},{"family":"Feldmann","given":"Gereon"},{"family":"Gorges","given":"Johannes"},{"family":"Müller","given":"Marcel"},{"family":"Neudecker","given":"Tim"},{"family":"Plett","given":"Christoph"},{"family":"Spicher","given":"Sebastian"},{"family":"Steinbach","given":"Pit"},{"family":"Wesołowski","given":"Patryk A."},{"family":"Zeller","given":"Felix"}],"issued":{"date-parts":[["2024",3,21]]}}}],"schema":"https://github.com/citation-style-language/schema/raw/master/csl-citation.json"} </w:delInstrText>
        </w:r>
        <w:r w:rsidR="008F5197">
          <w:fldChar w:fldCharType="separate"/>
        </w:r>
        <w:r w:rsidR="004A41BD" w:rsidRPr="004A41BD">
          <w:rPr>
            <w:rFonts w:eastAsiaTheme="minorHAnsi"/>
            <w:vertAlign w:val="superscript"/>
            <w14:ligatures w14:val="standardContextual"/>
          </w:rPr>
          <w:delText>30</w:delText>
        </w:r>
        <w:r w:rsidR="008F5197">
          <w:fldChar w:fldCharType="end"/>
        </w:r>
        <w:r>
          <w:delText>. Geometry optimizations were performed at the B3LYP-D4/def2-SVP level using CPCM solvation (water), followed by frequency calculations and single-point energy calculations at B3LYP-D4/def2-TZVPP.</w:delText>
        </w:r>
        <w:r w:rsidR="00F563A7">
          <w:delText xml:space="preserve"> A visual protocol is available in Figure S1.</w:delText>
        </w:r>
        <w:r w:rsidR="008D1F4E">
          <w:delText xml:space="preserve"> </w:delText>
        </w:r>
        <w:commentRangeStart w:id="155"/>
        <w:commentRangeStart w:id="156"/>
        <w:r w:rsidR="008D1F4E">
          <w:delText xml:space="preserve">All </w:delText>
        </w:r>
        <w:r w:rsidR="00377AED">
          <w:delText>illustrated chemical</w:delText>
        </w:r>
        <w:r w:rsidR="002E031F">
          <w:delText xml:space="preserve"> </w:delText>
        </w:r>
        <w:r w:rsidR="00377AED">
          <w:delText>s</w:delText>
        </w:r>
        <w:r w:rsidR="002E031F">
          <w:delText>tructures</w:delText>
        </w:r>
        <w:r w:rsidR="00377AED">
          <w:delText xml:space="preserve"> </w:delText>
        </w:r>
        <w:commentRangeEnd w:id="155"/>
        <w:r w:rsidR="00565B6E">
          <w:rPr>
            <w:rStyle w:val="CommentReference"/>
            <w:sz w:val="24"/>
            <w:szCs w:val="24"/>
          </w:rPr>
          <w:commentReference w:id="155"/>
        </w:r>
      </w:del>
      <w:commentRangeEnd w:id="156"/>
      <w:r w:rsidR="001A156F">
        <w:rPr>
          <w:rStyle w:val="CommentReference"/>
          <w:sz w:val="24"/>
          <w:szCs w:val="24"/>
        </w:rPr>
        <w:commentReference w:id="156"/>
      </w:r>
      <w:del w:id="157" w:author="Thomas Quaid" w:date="2026-01-31T14:39:00Z" w16du:dateUtc="2026-01-31T22:39:00Z">
        <w:r w:rsidR="00377AED">
          <w:delText>were produced with either ChemDraw</w:delText>
        </w:r>
        <w:r w:rsidR="00893C4E">
          <w:delText xml:space="preserve"> </w:delText>
        </w:r>
        <w:r w:rsidR="0059088A">
          <w:fldChar w:fldCharType="begin"/>
        </w:r>
        <w:r w:rsidR="00C83A23">
          <w:delInstrText xml:space="preserve"> ADDIN ZOTERO_ITEM CSL_CITATION {"citationID":"bC6UNFV3","properties":{"formattedCitation":"\\super 31\\nosupersub{}","plainCitation":"31","noteIndex":0},"citationItems":[{"id":388,"uris":["http://zotero.org/users/15279553/items/TQNTDSD8"],"itemData":{"id":388,"type":"article-journal","container-title":"Journal of the American Chemical Society","DOI":"10.1021/ja0410237","ISSN":"0002-7863","issue":"11","journalAbbreviation":"J. Am. Chem. Soc.","page":"4115-4116","publisher":"American Chemical Society","source":"ACS Publications","title":"ChemDraw Ultra 9.0.  CambridgeSoft, 100 CambridgePark Drive, Cambridge, MA 02140. www. cambridgesoft.com. See Web site for pricing options.","volume":"127","author":[{"family":"Cousins","given":"Kimberley R."}],"issued":{"date-parts":[["2005",3,1]]}}}],"schema":"https://github.com/citation-style-language/schema/raw/master/csl-citation.json"} </w:delInstrText>
        </w:r>
        <w:r w:rsidR="0059088A">
          <w:fldChar w:fldCharType="separate"/>
        </w:r>
        <w:r w:rsidR="004A41BD" w:rsidRPr="004A41BD">
          <w:rPr>
            <w:rFonts w:eastAsiaTheme="minorHAnsi"/>
            <w:vertAlign w:val="superscript"/>
            <w14:ligatures w14:val="standardContextual"/>
          </w:rPr>
          <w:delText>31</w:delText>
        </w:r>
        <w:r w:rsidR="0059088A">
          <w:fldChar w:fldCharType="end"/>
        </w:r>
        <w:r w:rsidR="00377AED">
          <w:delText xml:space="preserve"> or Avogadro. </w:delText>
        </w:r>
      </w:del>
    </w:p>
    <w:p w14:paraId="4C144BD1" w14:textId="77777777" w:rsidR="009E05BB" w:rsidRDefault="009E05BB" w:rsidP="009E05BB">
      <w:pPr>
        <w:spacing w:line="360" w:lineRule="auto"/>
        <w:rPr>
          <w:ins w:id="158" w:author="Thomas Quaid" w:date="2026-01-31T14:39:00Z" w16du:dateUtc="2026-01-31T22:39:00Z"/>
          <w:rFonts w:eastAsia="Aptos" w:cs="Arial"/>
          <w:color w:val="000000" w:themeColor="text1"/>
          <w:szCs w:val="44"/>
        </w:rPr>
      </w:pPr>
    </w:p>
    <w:p w14:paraId="42B28D9F" w14:textId="77777777" w:rsidR="00EC7104" w:rsidRPr="00377DCB" w:rsidRDefault="00B662DF" w:rsidP="00C62EB5">
      <w:pPr>
        <w:pStyle w:val="Heading1"/>
        <w:ind w:left="0" w:firstLine="0"/>
        <w:rPr>
          <w:ins w:id="159" w:author="Thomas Quaid" w:date="2026-01-31T14:39:00Z" w16du:dateUtc="2026-01-31T22:39:00Z"/>
        </w:rPr>
      </w:pPr>
      <w:bookmarkStart w:id="160" w:name="OLE_LINK8"/>
      <w:ins w:id="161" w:author="Thomas Quaid" w:date="2026-01-31T14:39:00Z" w16du:dateUtc="2026-01-31T22:39:00Z">
        <w:r w:rsidRPr="00377DCB">
          <w:lastRenderedPageBreak/>
          <w:t xml:space="preserve">COMPUTATIONAL </w:t>
        </w:r>
        <w:r w:rsidR="00C912DD" w:rsidRPr="00377DCB">
          <w:t>S</w:t>
        </w:r>
        <w:r w:rsidR="00C912DD">
          <w:t>TRATEGY</w:t>
        </w:r>
      </w:ins>
    </w:p>
    <w:bookmarkEnd w:id="160"/>
    <w:p w14:paraId="56EFEE2B" w14:textId="3B219063" w:rsidR="00AA0163" w:rsidRDefault="00B662DF" w:rsidP="00FF73FB">
      <w:pPr>
        <w:spacing w:line="360" w:lineRule="auto"/>
        <w:rPr>
          <w:ins w:id="162" w:author="Thomas Quaid" w:date="2026-01-31T14:39:00Z" w16du:dateUtc="2026-01-31T22:39:00Z"/>
        </w:rPr>
      </w:pPr>
      <w:ins w:id="163" w:author="Thomas Quaid" w:date="2026-01-31T14:39:00Z" w16du:dateUtc="2026-01-31T22:39:00Z">
        <w:r>
          <w:t>All quantum chemical and thermodynamic calculations were performed using a descriptor-based high-throughput platform developed internally and implemented as the QUARKS pipeline. Ligands were first constructed in Avogadro</w:t>
        </w:r>
        <w:r w:rsidR="000C3562">
          <w:fldChar w:fldCharType="begin"/>
        </w:r>
        <w:r w:rsidR="004B30C9">
          <w:instrText xml:space="preserve"> ADDIN ZOTERO_ITEM CSL_CITATION {"citationID":"MWym71Q7","properties":{"formattedCitation":"\\super 31\\nosupersub{}","plainCitation":"31","noteIndex":0},"citationItems":[{"id":274,"uris":["http://zotero.org/users/15279553/items/KIXVZ6MX"],"itemData":{"id":274,"type":"article-journal","abstract":"The Avogadro project has developed an advanced molecule editor and visualizer designed for cross-platform use in computational chemistry, molecular modeling, bioinformatics, materials science, and related areas. It offers flexible, high quality rendering, and a powerful plugin architecture. Typical uses include building molecular structures, formatting input files, and analyzing output of a wide variety of computational chemistry packages. By using the CML file format as its native document type, Avogadro seeks to enhance the semantic accessibility of chemical data types.","container-title":"Journal of Cheminformatics","DOI":"10.1186/1758-2946-4-17","ISSN":"1758-2946","issue":"1","journalAbbreviation":"Journal of Cheminformatics","page":"17","source":"BioMed Central","title":"Avogadro: an advanced semantic chemical editor, visualization, and analysis platform","title-short":"Avogadro","volume":"4","author":[{"family":"Hanwell","given":"Marcus D."},{"family":"Curtis","given":"Donald E."},{"family":"Lonie","given":"David C."},{"family":"Vandermeersch","given":"Tim"},{"family":"Zurek","given":"Eva"},{"family":"Hutchison","given":"Geoffrey R."}],"issued":{"date-parts":[["2012",8,13]]}}}],"schema":"https://github.com/citation-style-language/schema/raw/master/csl-citation.json"} </w:instrText>
        </w:r>
        <w:r w:rsidR="000C3562">
          <w:fldChar w:fldCharType="separate"/>
        </w:r>
        <w:r w:rsidR="004B30C9" w:rsidRPr="004B30C9">
          <w:rPr>
            <w:rFonts w:eastAsiaTheme="minorHAnsi"/>
            <w:vertAlign w:val="superscript"/>
            <w14:ligatures w14:val="standardContextual"/>
          </w:rPr>
          <w:t>31</w:t>
        </w:r>
        <w:r w:rsidR="000C3562">
          <w:fldChar w:fldCharType="end"/>
        </w:r>
        <w:r>
          <w:t xml:space="preserve"> and then subjected to </w:t>
        </w:r>
        <w:r>
          <w:rPr>
            <w:rFonts w:eastAsia="Aptos" w:cs="Arial"/>
          </w:rPr>
          <w:t xml:space="preserve">a conformational search </w:t>
        </w:r>
        <w:r>
          <w:t>using GFN2-xTB</w:t>
        </w:r>
        <w:r w:rsidR="008F5197">
          <w:fldChar w:fldCharType="begin"/>
        </w:r>
        <w:r w:rsidR="004B30C9">
          <w:instrText xml:space="preserve"> ADDIN ZOTERO_ITEM CSL_CITATION {"citationID":"kubJNJOW","properties":{"formattedCitation":"\\super 32\\nosupersub{}","plainCitation":"32","noteIndex":0},"citationItems":[{"id":277,"uris":["http://zotero.org/users/15279553/items/CS2VA9RI"],"itemData":{"id":277,"type":"webpage","title":"GFN2-xTB—An Accurate and Broadly Parametrized Self-Consistent Tight-Binding Quantum Chemical Method with Multipole Electrostatics and Density-Dependent Dispersion Contributions | Journal of Chemical Theory and Computation","URL":"https://pubs.acs.org/doi/10.1021/acs.jctc.8b01176","accessed":{"date-parts":[["2025",5,9]]}}}],"schema":"https://github.com/citation-style-language/schema/raw/master/csl-citation.json"} </w:instrText>
        </w:r>
        <w:r w:rsidR="008F5197">
          <w:fldChar w:fldCharType="separate"/>
        </w:r>
        <w:r w:rsidR="004B30C9" w:rsidRPr="004B30C9">
          <w:rPr>
            <w:rFonts w:eastAsiaTheme="minorHAnsi"/>
            <w:vertAlign w:val="superscript"/>
            <w14:ligatures w14:val="standardContextual"/>
          </w:rPr>
          <w:t>32</w:t>
        </w:r>
        <w:r w:rsidR="008F5197">
          <w:fldChar w:fldCharType="end"/>
        </w:r>
        <w:r>
          <w:t xml:space="preserve"> and CREST</w:t>
        </w:r>
        <w:r w:rsidR="00B057F6">
          <w:t>.</w:t>
        </w:r>
        <w:r w:rsidR="008F5197">
          <w:fldChar w:fldCharType="begin"/>
        </w:r>
        <w:r w:rsidR="004B30C9">
          <w:instrText xml:space="preserve"> ADDIN ZOTERO_ITEM CSL_CITATION {"citationID":"87Zw709z","properties":{"formattedCitation":"\\super 33\\nosupersub{}","plainCitation":"33","noteIndex":0},"citationItems":[{"id":173,"uris":["http://zotero.org/users/15279553/items/DYXDF987"],"itemData":{"id":173,"type":"article-journal","abstract":"Conformer–rotamer sampling tool (CREST) is an open-source program for the efficient and automated exploration of molecular chemical space. Originally developed in Pracht et al. [Phys. Chem. Chem. Phys. 22, 7169 (2020)] as an automated driver for calculations at the extended tight-binding level (xTB), it offers a variety of molecular- and metadynamics simulations, geometry optimization, and molecular structure analysis capabilities. Implemented algorithms include automated procedures for conformational sampling, explicit solvation studies, the calculation of absolute molecular entropy, and the identification of molecular protonation and deprotonation sites. Calculations are set up to run concurrently, providing efficient single-node parallelization. CREST is designed to require minimal user input and comes with an implementation of the GFNn-xTB Hamiltonians and the GFN-FF force-field. Furthermore, interfaces to any quantum chemistry and force-field software can easily be created. In this article, we present recent developments in the CREST code and show a selection of applications for the most important features of the program. An important novelty is the refactored calculation backend, which provides significant speed-up for sampling of small or medium-sized drug molecules and allows for more sophisticated setups, for example, quantum mechanics/molecular mechanics and minimum energy crossing point calculations.","container-title":"The Journal of Chemical Physics","DOI":"10.1063/5.0197592","ISSN":"0021-9606","issue":"11","journalAbbreviation":"The Journal of Chemical Physics","page":"114110","source":"Silverchair","title":"CREST—A program for the exploration of low-energy molecular chemical space","volume":"160","author":[{"family":"Pracht","given":"Philipp"},{"family":"Grimme","given":"Stefan"},{"family":"Bannwarth","given":"Christoph"},{"family":"Bohle","given":"Fabian"},{"family":"Ehlert","given":"Sebastian"},{"family":"Feldmann","given":"Gereon"},{"family":"Gorges","given":"Johannes"},{"family":"Müller","given":"Marcel"},{"family":"Neudecker","given":"Tim"},{"family":"Plett","given":"Christoph"},{"family":"Spicher","given":"Sebastian"},{"family":"Steinbach","given":"Pit"},{"family":"Wesołowski","given":"Patryk A."},{"family":"Zeller","given":"Felix"}],"issued":{"date-parts":[["2024",3,21]]}}}],"schema":"https://github.com/citation-style-language/schema/raw/master/csl-citation.json"} </w:instrText>
        </w:r>
        <w:r w:rsidR="008F5197">
          <w:fldChar w:fldCharType="separate"/>
        </w:r>
        <w:r w:rsidR="004B30C9" w:rsidRPr="004B30C9">
          <w:rPr>
            <w:rFonts w:eastAsiaTheme="minorHAnsi"/>
            <w:vertAlign w:val="superscript"/>
            <w14:ligatures w14:val="standardContextual"/>
          </w:rPr>
          <w:t>33</w:t>
        </w:r>
        <w:r w:rsidR="008F5197">
          <w:fldChar w:fldCharType="end"/>
        </w:r>
        <w:r>
          <w:t xml:space="preserve"> Geometry optimizations were performed at the B3LYP-D4/def2-SVP level using CPCM solvation (water), followed by frequency calculations and single-point energy calculations at B3LYP-D4/def2-TZVPP.</w:t>
        </w:r>
        <w:r w:rsidR="00F563A7">
          <w:t xml:space="preserve"> A visual protocol is available in Figure S1.</w:t>
        </w:r>
        <w:r w:rsidR="008D1F4E">
          <w:t xml:space="preserve"> </w:t>
        </w:r>
        <w:commentRangeStart w:id="164"/>
        <w:commentRangeStart w:id="165"/>
        <w:r w:rsidR="008D1F4E">
          <w:t xml:space="preserve">All </w:t>
        </w:r>
        <w:r w:rsidR="00377AED">
          <w:t>illustrated chemical</w:t>
        </w:r>
        <w:r w:rsidR="002E031F">
          <w:t xml:space="preserve"> </w:t>
        </w:r>
        <w:r w:rsidR="00377AED">
          <w:t>s</w:t>
        </w:r>
        <w:r w:rsidR="002E031F">
          <w:t>tructures</w:t>
        </w:r>
        <w:r w:rsidR="00377AED">
          <w:t xml:space="preserve"> </w:t>
        </w:r>
        <w:commentRangeEnd w:id="164"/>
        <w:r w:rsidR="00565B6E">
          <w:rPr>
            <w:rStyle w:val="CommentReference"/>
            <w:sz w:val="24"/>
            <w:szCs w:val="24"/>
          </w:rPr>
          <w:commentReference w:id="164"/>
        </w:r>
      </w:ins>
      <w:commentRangeEnd w:id="165"/>
      <w:r w:rsidR="001A156F">
        <w:rPr>
          <w:rStyle w:val="CommentReference"/>
          <w:sz w:val="24"/>
          <w:szCs w:val="24"/>
        </w:rPr>
        <w:commentReference w:id="165"/>
      </w:r>
      <w:ins w:id="166" w:author="Thomas Quaid" w:date="2026-01-31T14:39:00Z" w16du:dateUtc="2026-01-31T22:39:00Z">
        <w:r w:rsidR="00DB6693">
          <w:t xml:space="preserve">in the manuscript and the supplementary information </w:t>
        </w:r>
        <w:r w:rsidR="00377AED">
          <w:t>were produced with either ChemDraw</w:t>
        </w:r>
        <w:r w:rsidR="0059088A">
          <w:fldChar w:fldCharType="begin"/>
        </w:r>
        <w:r w:rsidR="004B30C9">
          <w:instrText xml:space="preserve"> ADDIN ZOTERO_ITEM CSL_CITATION {"citationID":"bC6UNFV3","properties":{"formattedCitation":"\\super 34\\nosupersub{}","plainCitation":"34","noteIndex":0},"citationItems":[{"id":388,"uris":["http://zotero.org/users/15279553/items/TQNTDSD8"],"itemData":{"id":388,"type":"article-journal","container-title":"Journal of the American Chemical Society","DOI":"10.1021/ja0410237","ISSN":"0002-7863","issue":"11","journalAbbreviation":"J. Am. Chem. Soc.","page":"4115-4116","publisher":"American Chemical Society","source":"ACS Publications","title":"ChemDraw Ultra 9.0.  CambridgeSoft, 100 CambridgePark Drive, Cambridge, MA 02140. www. cambridgesoft.com. See Web site for pricing options.","volume":"127","author":[{"family":"Cousins","given":"Kimberley R."}],"issued":{"date-parts":[["2005",3,1]]}}}],"schema":"https://github.com/citation-style-language/schema/raw/master/csl-citation.json"} </w:instrText>
        </w:r>
        <w:r w:rsidR="0059088A">
          <w:fldChar w:fldCharType="separate"/>
        </w:r>
        <w:r w:rsidR="004B30C9" w:rsidRPr="004B30C9">
          <w:rPr>
            <w:rFonts w:eastAsiaTheme="minorHAnsi"/>
            <w:vertAlign w:val="superscript"/>
            <w14:ligatures w14:val="standardContextual"/>
          </w:rPr>
          <w:t>34</w:t>
        </w:r>
        <w:r w:rsidR="0059088A">
          <w:fldChar w:fldCharType="end"/>
        </w:r>
        <w:r w:rsidR="00377AED">
          <w:t xml:space="preserve"> or Avogadro. </w:t>
        </w:r>
      </w:ins>
    </w:p>
    <w:p w14:paraId="4D90C68E" w14:textId="77777777" w:rsidR="00590450" w:rsidRDefault="00590450" w:rsidP="00FF73FB">
      <w:pPr>
        <w:spacing w:line="360" w:lineRule="auto"/>
      </w:pPr>
    </w:p>
    <w:p w14:paraId="0B0EB117" w14:textId="385F2D16" w:rsidR="00D278C0" w:rsidRDefault="00B662DF" w:rsidP="00FF73FB">
      <w:pPr>
        <w:spacing w:line="360" w:lineRule="auto"/>
      </w:pPr>
      <w:r>
        <w:t xml:space="preserve">To </w:t>
      </w:r>
      <w:r w:rsidR="00AF63E8">
        <w:t xml:space="preserve">develop an accurate </w:t>
      </w:r>
      <w:r w:rsidR="00F043B4">
        <w:t>procedure</w:t>
      </w:r>
      <w:r w:rsidR="00EF40E8">
        <w:t xml:space="preserve"> for modeling</w:t>
      </w:r>
      <w:r w:rsidR="00F043B4">
        <w:t xml:space="preserve"> zinc complexes</w:t>
      </w:r>
      <w:r>
        <w:rPr>
          <w:rFonts w:eastAsia="Aptos" w:cs="Arial"/>
        </w:rPr>
        <w:t>, we curated a</w:t>
      </w:r>
      <w:r w:rsidR="00565B6E">
        <w:rPr>
          <w:rFonts w:eastAsia="Aptos" w:cs="Arial"/>
        </w:rPr>
        <w:t xml:space="preserve"> benchmark dataset comprising</w:t>
      </w:r>
      <w:r>
        <w:rPr>
          <w:rFonts w:eastAsia="Aptos" w:cs="Arial"/>
        </w:rPr>
        <w:t xml:space="preserve"> </w:t>
      </w:r>
      <w:r w:rsidR="00565B6E">
        <w:rPr>
          <w:rFonts w:eastAsia="Aptos" w:cs="Arial"/>
        </w:rPr>
        <w:t xml:space="preserve">the activity of zinc complexes of </w:t>
      </w:r>
      <w:r>
        <w:rPr>
          <w:rFonts w:eastAsia="Aptos" w:cs="Arial"/>
        </w:rPr>
        <w:t>five-ligand</w:t>
      </w:r>
      <w:r w:rsidR="00565B6E">
        <w:rPr>
          <w:rFonts w:eastAsia="Aptos" w:cs="Arial"/>
        </w:rPr>
        <w:t>s</w:t>
      </w:r>
      <w:r>
        <w:rPr>
          <w:rFonts w:eastAsia="Aptos" w:cs="Arial"/>
        </w:rPr>
        <w:t xml:space="preserve"> (M1–M5) </w:t>
      </w:r>
      <w:r w:rsidR="00565B6E">
        <w:rPr>
          <w:rFonts w:eastAsia="Aptos" w:cs="Arial"/>
        </w:rPr>
        <w:t xml:space="preserve">reported by </w:t>
      </w:r>
      <w:r>
        <w:rPr>
          <w:rFonts w:eastAsia="Aptos" w:cs="Arial"/>
        </w:rPr>
        <w:t>Koziol et al</w:t>
      </w:r>
      <w:del w:id="167" w:author="Thomas Quaid" w:date="2026-01-31T14:39:00Z" w16du:dateUtc="2026-01-31T22:39:00Z">
        <w:r>
          <w:rPr>
            <w:rFonts w:eastAsia="Aptos" w:cs="Arial"/>
          </w:rPr>
          <w:delText xml:space="preserve">. </w:delText>
        </w:r>
      </w:del>
      <w:ins w:id="168" w:author="Thomas Quaid" w:date="2026-01-31T14:39:00Z" w16du:dateUtc="2026-01-31T22:39:00Z">
        <w:r>
          <w:rPr>
            <w:rFonts w:eastAsia="Aptos" w:cs="Arial"/>
          </w:rPr>
          <w:t>.</w:t>
        </w:r>
        <w:r w:rsidR="00B057F6">
          <w:rPr>
            <w:rFonts w:eastAsia="Aptos" w:cs="Arial"/>
          </w:rPr>
          <w:t>,</w:t>
        </w:r>
      </w:ins>
      <w:r w:rsidR="003512B9">
        <w:fldChar w:fldCharType="begin"/>
      </w:r>
      <w:r w:rsidR="00C83A23">
        <w:instrText xml:space="preserve"> ADDIN ZOTERO_ITEM CSL_CITATION {"citationID":"W8s56Mup","properties":{"formattedCitation":"\\super 15\\nosupersub{}","plainCitation":"15","noteIndex":0},"citationItems":[{"id":166,"uris":["http://zotero.org/users/15279553/items/XMF972BL"],"itemData":{"id":166,"type":"article-journal","abstract":"A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003512B9">
        <w:fldChar w:fldCharType="separate"/>
      </w:r>
      <w:r w:rsidR="001B16B0" w:rsidRPr="001B16B0">
        <w:rPr>
          <w:rFonts w:eastAsiaTheme="minorHAnsi"/>
          <w:vertAlign w:val="superscript"/>
          <w14:ligatures w14:val="standardContextual"/>
        </w:rPr>
        <w:t>15</w:t>
      </w:r>
      <w:r w:rsidR="003512B9">
        <w:fldChar w:fldCharType="end"/>
      </w:r>
      <w:del w:id="169" w:author="Thomas Quaid" w:date="2026-01-31T14:39:00Z" w16du:dateUtc="2026-01-31T22:39:00Z">
        <w:r>
          <w:delText>,</w:delText>
        </w:r>
      </w:del>
      <w:r>
        <w:t xml:space="preserve"> selected for internal consistency and </w:t>
      </w:r>
      <w:r>
        <w:rPr>
          <w:rFonts w:eastAsia="Aptos" w:cs="Arial"/>
        </w:rPr>
        <w:t xml:space="preserve">the </w:t>
      </w:r>
      <w:r w:rsidR="00112627">
        <w:rPr>
          <w:rFonts w:eastAsia="Aptos" w:cs="Arial"/>
        </w:rPr>
        <w:t>reporting</w:t>
      </w:r>
      <w:r>
        <w:rPr>
          <w:rFonts w:eastAsia="Aptos" w:cs="Arial"/>
        </w:rPr>
        <w:t xml:space="preserve"> of</w:t>
      </w:r>
      <w:r w:rsidR="00112627">
        <w:rPr>
          <w:rFonts w:eastAsia="Aptos" w:cs="Arial"/>
        </w:rPr>
        <w:t xml:space="preserve"> experimental</w:t>
      </w:r>
      <w:r>
        <w:rPr>
          <w:rFonts w:eastAsia="Aptos" w:cs="Arial"/>
        </w:rPr>
        <w:t xml:space="preserve"> rate constants. This training set allowed us to isolate</w:t>
      </w:r>
      <w:r w:rsidR="00E7360E">
        <w:rPr>
          <w:rFonts w:eastAsia="Aptos" w:cs="Arial"/>
        </w:rPr>
        <w:t xml:space="preserve"> </w:t>
      </w:r>
      <w:r>
        <w:rPr>
          <w:rFonts w:eastAsia="Aptos" w:cs="Arial"/>
        </w:rPr>
        <w:t xml:space="preserve">method performance without inter-laboratory variability. Ten DFT </w:t>
      </w:r>
      <w:r w:rsidR="004A2898">
        <w:rPr>
          <w:rFonts w:eastAsia="Aptos" w:cs="Arial"/>
        </w:rPr>
        <w:t xml:space="preserve">procedures </w:t>
      </w:r>
      <w:r>
        <w:rPr>
          <w:rFonts w:eastAsia="Aptos" w:cs="Arial"/>
        </w:rPr>
        <w:t>were tested</w:t>
      </w:r>
      <w:r w:rsidR="002744CC">
        <w:rPr>
          <w:rFonts w:eastAsia="Aptos" w:cs="Arial"/>
        </w:rPr>
        <w:t>,</w:t>
      </w:r>
      <w:r>
        <w:t xml:space="preserve"> spanning functionals, basis sets, dispersion corrections, and solvation treatments</w:t>
      </w:r>
      <w:r w:rsidR="004A3470">
        <w:t xml:space="preserve"> </w:t>
      </w:r>
      <w:r w:rsidR="00565B6E">
        <w:t>desccribed</w:t>
      </w:r>
      <w:r w:rsidR="00565B6E" w:rsidRPr="008C137F">
        <w:t xml:space="preserve"> </w:t>
      </w:r>
      <w:r w:rsidR="004A3470" w:rsidRPr="008C137F">
        <w:t>in Table S1</w:t>
      </w:r>
      <w:r>
        <w:t>. For each</w:t>
      </w:r>
      <w:r w:rsidR="006B79F1">
        <w:t xml:space="preserve"> </w:t>
      </w:r>
      <w:r w:rsidR="004A2898">
        <w:t>procedure</w:t>
      </w:r>
      <w:r>
        <w:t xml:space="preserve">, </w:t>
      </w:r>
      <w:r>
        <w:rPr>
          <w:rFonts w:eastAsia="Aptos" w:cs="Arial"/>
        </w:rPr>
        <w:t>the Zn–bicarbonate binding energ</w:t>
      </w:r>
      <w:r>
        <w:t>y (</w:t>
      </w:r>
      <w:r w:rsidR="003E7009">
        <w:t>Δ</w:t>
      </w:r>
      <w:r w:rsidR="003E7009" w:rsidRPr="00083B8F">
        <w:rPr>
          <w:i/>
          <w:iCs/>
        </w:rPr>
        <w:t>G</w:t>
      </w:r>
      <w:r w:rsidR="003E7009" w:rsidRPr="0014121E">
        <w:rPr>
          <w:vertAlign w:val="subscript"/>
        </w:rPr>
        <w:t>bind</w:t>
      </w:r>
      <w:r>
        <w:t xml:space="preserve">) was computed and correlated with the experimental </w:t>
      </w:r>
      <w:r w:rsidR="00565B6E">
        <w:t xml:space="preserve">rate constant </w:t>
      </w:r>
      <w:del w:id="170" w:author="Thomas Quaid" w:date="2026-01-31T14:39:00Z" w16du:dateUtc="2026-01-31T22:39:00Z">
        <w:r w:rsidR="00565B6E">
          <w:delText>for ????</w:delText>
        </w:r>
        <w:r w:rsidR="00E53E38">
          <w:delText xml:space="preserve"> </w:delText>
        </w:r>
        <w:r w:rsidR="007F283A">
          <w:delText>(</w:delText>
        </w:r>
        <w:r w:rsidR="007F283A" w:rsidRPr="00E0012E">
          <w:rPr>
            <w:i/>
            <w:iCs/>
          </w:rPr>
          <w:delText>k</w:delText>
        </w:r>
        <w:r w:rsidR="007F283A">
          <w:rPr>
            <w:vertAlign w:val="subscript"/>
          </w:rPr>
          <w:delText>obs</w:delText>
        </w:r>
        <w:r w:rsidR="007F283A">
          <w:delText xml:space="preserve">) </w:delText>
        </w:r>
        <w:r w:rsidR="00565B6E">
          <w:delText xml:space="preserve">and </w:delText>
        </w:r>
        <w:commentRangeStart w:id="171"/>
        <w:commentRangeStart w:id="172"/>
        <w:r w:rsidR="007F283A">
          <w:delText xml:space="preserve">converted to </w:delText>
        </w:r>
        <w:r w:rsidR="00E53E38">
          <w:delText xml:space="preserve">the intrinsic rate constant </w:delText>
        </w:r>
        <w:r w:rsidR="00573E31">
          <w:delText>(</w:delText>
        </w:r>
        <w:r w:rsidR="00B34B98" w:rsidRPr="00E0012E">
          <w:rPr>
            <w:i/>
            <w:iCs/>
          </w:rPr>
          <w:delText>k</w:delText>
        </w:r>
        <w:r w:rsidR="00B34B98" w:rsidRPr="0014121E">
          <w:rPr>
            <w:vertAlign w:val="subscript"/>
          </w:rPr>
          <w:delText>int</w:delText>
        </w:r>
        <w:r w:rsidR="00573E31" w:rsidRPr="00573E31">
          <w:delText>)</w:delText>
        </w:r>
        <w:r>
          <w:delText>.</w:delText>
        </w:r>
        <w:commentRangeEnd w:id="171"/>
        <w:r w:rsidR="00565B6E">
          <w:rPr>
            <w:rStyle w:val="CommentReference"/>
            <w:sz w:val="24"/>
            <w:szCs w:val="24"/>
          </w:rPr>
          <w:commentReference w:id="171"/>
        </w:r>
      </w:del>
      <w:commentRangeEnd w:id="172"/>
      <w:r w:rsidR="001A156F">
        <w:rPr>
          <w:rStyle w:val="CommentReference"/>
          <w:sz w:val="24"/>
          <w:szCs w:val="24"/>
        </w:rPr>
        <w:commentReference w:id="172"/>
      </w:r>
      <w:ins w:id="173" w:author="Thomas Quaid" w:date="2026-01-31T14:39:00Z" w16du:dateUtc="2026-01-31T22:39:00Z">
        <w:r w:rsidR="007F283A">
          <w:t>(</w:t>
        </w:r>
        <w:r w:rsidR="007F283A" w:rsidRPr="00E0012E">
          <w:rPr>
            <w:i/>
            <w:iCs/>
          </w:rPr>
          <w:t>k</w:t>
        </w:r>
        <w:r w:rsidR="007F283A">
          <w:rPr>
            <w:vertAlign w:val="subscript"/>
          </w:rPr>
          <w:t>obs</w:t>
        </w:r>
        <w:r w:rsidR="007F283A">
          <w:t xml:space="preserve">) </w:t>
        </w:r>
        <w:r w:rsidR="00000B1A">
          <w:t>for M1-M5</w:t>
        </w:r>
        <w:r w:rsidR="001F75B8">
          <w:t>.</w:t>
        </w:r>
      </w:ins>
    </w:p>
    <w:p w14:paraId="6F704FA2" w14:textId="24F64707" w:rsidR="00F2298A" w:rsidRDefault="00C26D68" w:rsidP="00FF73FB">
      <w:pPr>
        <w:spacing w:line="360" w:lineRule="auto"/>
        <w:rPr>
          <w:ins w:id="174" w:author="Thomas Quaid" w:date="2026-01-31T14:39:00Z" w16du:dateUtc="2026-01-31T22:39:00Z"/>
        </w:rPr>
      </w:pPr>
      <w:ins w:id="175" w:author="Thomas Quaid" w:date="2026-01-31T14:39:00Z" w16du:dateUtc="2026-01-31T22:39:00Z">
        <w:r>
          <w:t xml:space="preserve">Each literature </w:t>
        </w:r>
        <w:r w:rsidR="00F2298A">
          <w:t>k</w:t>
        </w:r>
        <w:r w:rsidR="00F2298A" w:rsidRPr="006F2460">
          <w:rPr>
            <w:vertAlign w:val="subscript"/>
          </w:rPr>
          <w:t>obs</w:t>
        </w:r>
        <w:r w:rsidR="00F2298A">
          <w:t xml:space="preserve"> </w:t>
        </w:r>
        <w:r w:rsidR="00EB5E66">
          <w:t xml:space="preserve">value in this study </w:t>
        </w:r>
        <w:r w:rsidR="00F2298A">
          <w:t xml:space="preserve">was </w:t>
        </w:r>
        <w:commentRangeStart w:id="176"/>
        <w:r w:rsidR="00F2298A">
          <w:t>converted to the intrinsic rate constant (</w:t>
        </w:r>
        <w:r w:rsidR="00F2298A" w:rsidRPr="00E0012E">
          <w:rPr>
            <w:i/>
            <w:iCs/>
          </w:rPr>
          <w:t>k</w:t>
        </w:r>
        <w:r w:rsidR="00F2298A" w:rsidRPr="0014121E">
          <w:rPr>
            <w:vertAlign w:val="subscript"/>
          </w:rPr>
          <w:t>int</w:t>
        </w:r>
        <w:r w:rsidR="00F2298A" w:rsidRPr="00573E31">
          <w:t>)</w:t>
        </w:r>
        <w:commentRangeEnd w:id="176"/>
        <w:r w:rsidR="00F2298A">
          <w:rPr>
            <w:rStyle w:val="CommentReference"/>
            <w:sz w:val="24"/>
            <w:szCs w:val="24"/>
          </w:rPr>
          <w:commentReference w:id="176"/>
        </w:r>
        <w:r w:rsidR="00F2298A">
          <w:t xml:space="preserve"> through the procedures outlined in the supplementary information section titled “pH correction of rate constants” page 7.</w:t>
        </w:r>
      </w:ins>
    </w:p>
    <w:p w14:paraId="5C0AC8B2" w14:textId="77777777" w:rsidR="00D22F65" w:rsidRDefault="00D22F65" w:rsidP="00FF73FB">
      <w:pPr>
        <w:spacing w:line="360" w:lineRule="auto"/>
      </w:pPr>
    </w:p>
    <w:p w14:paraId="09953859" w14:textId="36517491" w:rsidR="00664E0B" w:rsidRDefault="00B662DF" w:rsidP="00FF73FB">
      <w:pPr>
        <w:spacing w:line="360" w:lineRule="auto"/>
        <w:rPr>
          <w:rFonts w:eastAsia="Aptos" w:cs="Arial"/>
        </w:rPr>
      </w:pPr>
      <w:r>
        <w:t>Among the protocols tested, B3LYP/def2-TZVPP</w:t>
      </w:r>
      <w:r w:rsidR="003801BE">
        <w:t>, D4 dispersion correction, and</w:t>
      </w:r>
      <w:r>
        <w:t xml:space="preserve"> CPCM</w:t>
      </w:r>
      <w:r w:rsidR="000B7A6E">
        <w:t>(water)</w:t>
      </w:r>
      <w:r>
        <w:t xml:space="preserve"> solvation</w:t>
      </w:r>
      <w:r w:rsidR="003318B4">
        <w:t xml:space="preserve"> </w:t>
      </w:r>
      <w:r w:rsidR="002744CC">
        <w:t xml:space="preserve">led to </w:t>
      </w:r>
      <w:r w:rsidR="00D422E1">
        <w:t xml:space="preserve">a </w:t>
      </w:r>
      <w:r>
        <w:t xml:space="preserve">strong correlation between </w:t>
      </w:r>
      <w:r>
        <w:rPr>
          <w:rFonts w:eastAsia="Aptos" w:cs="Arial"/>
        </w:rPr>
        <w:t xml:space="preserve">the computed </w:t>
      </w:r>
      <w:r w:rsidR="005A3C1D" w:rsidRPr="00083B8F">
        <w:t>Δ</w:t>
      </w:r>
      <w:r w:rsidR="005A3C1D" w:rsidRPr="00E0012E">
        <w:rPr>
          <w:i/>
          <w:iCs/>
        </w:rPr>
        <w:t>G</w:t>
      </w:r>
      <w:r w:rsidR="005A3C1D" w:rsidRPr="0014121E">
        <w:rPr>
          <w:vertAlign w:val="subscript"/>
        </w:rPr>
        <w:t>bind</w:t>
      </w:r>
      <w:r>
        <w:t xml:space="preserve"> values and </w:t>
      </w:r>
      <w:r w:rsidR="00DF23D0">
        <w:t xml:space="preserve"> </w:t>
      </w:r>
      <w:r w:rsidR="00565B6E">
        <w:t xml:space="preserve">the experimental </w:t>
      </w:r>
      <w:r w:rsidR="002744CC" w:rsidRPr="000D7C1A">
        <w:rPr>
          <w:i/>
          <w:iCs/>
        </w:rPr>
        <w:t>k</w:t>
      </w:r>
      <w:r w:rsidR="002744CC" w:rsidRPr="0014121E">
        <w:rPr>
          <w:vertAlign w:val="subscript"/>
        </w:rPr>
        <w:t>int</w:t>
      </w:r>
      <w:r>
        <w:t xml:space="preserve">, with </w:t>
      </w:r>
      <w:r w:rsidRPr="00E0012E">
        <w:rPr>
          <w:i/>
          <w:iCs/>
        </w:rPr>
        <w:t>R</w:t>
      </w:r>
      <w:r>
        <w:t>² = 0.</w:t>
      </w:r>
      <w:r w:rsidR="00625C8C">
        <w:t>8</w:t>
      </w:r>
      <w:r w:rsidR="00CB4ECE">
        <w:t>6</w:t>
      </w:r>
      <w:r w:rsidR="00B217C1">
        <w:t>,</w:t>
      </w:r>
      <w:r>
        <w:t xml:space="preserve"> </w:t>
      </w:r>
      <w:r w:rsidR="0022778B" w:rsidRPr="00083B8F">
        <w:rPr>
          <w:i/>
          <w:iCs/>
        </w:rPr>
        <w:t xml:space="preserve">MAE </w:t>
      </w:r>
      <w:r w:rsidR="0022778B">
        <w:t>= 53</w:t>
      </w:r>
      <w:r w:rsidR="008528ED">
        <w:t xml:space="preserve">2, </w:t>
      </w:r>
      <w:commentRangeStart w:id="177"/>
      <w:commentRangeStart w:id="178"/>
      <w:r w:rsidRPr="00083B8F">
        <w:rPr>
          <w:i/>
          <w:iCs/>
        </w:rPr>
        <w:t>RMSE</w:t>
      </w:r>
      <w:r>
        <w:t xml:space="preserve"> = </w:t>
      </w:r>
      <w:r w:rsidR="006F30E3">
        <w:t>617</w:t>
      </w:r>
      <w:r w:rsidR="00673771">
        <w:t xml:space="preserve"> </w:t>
      </w:r>
      <w:bookmarkStart w:id="179" w:name="_Hlk220570747"/>
      <w:del w:id="180" w:author="Thomas Quaid" w:date="2026-01-31T14:39:00Z" w16du:dateUtc="2026-01-31T22:39:00Z">
        <w:r>
          <w:delText>kcal mol⁻¹</w:delText>
        </w:r>
        <w:r w:rsidR="0030444B">
          <w:delText>,</w:delText>
        </w:r>
      </w:del>
      <w:ins w:id="181" w:author="Thomas Quaid" w:date="2026-01-31T14:39:00Z" w16du:dateUtc="2026-01-31T22:39:00Z">
        <w:r w:rsidR="00165560">
          <w:t>M</w:t>
        </w:r>
        <w:r w:rsidR="00165560" w:rsidRPr="00517270">
          <w:rPr>
            <w:vertAlign w:val="superscript"/>
          </w:rPr>
          <w:t>-1</w:t>
        </w:r>
        <w:r w:rsidR="00165560">
          <w:t>s</w:t>
        </w:r>
        <w:r w:rsidR="00165560" w:rsidRPr="00517270">
          <w:rPr>
            <w:vertAlign w:val="superscript"/>
          </w:rPr>
          <w:t>-1</w:t>
        </w:r>
        <w:bookmarkEnd w:id="179"/>
        <w:r w:rsidR="00517270">
          <w:t>,</w:t>
        </w:r>
      </w:ins>
      <w:r w:rsidR="0030444B">
        <w:t xml:space="preserve"> </w:t>
      </w:r>
      <w:commentRangeEnd w:id="177"/>
      <w:r w:rsidR="00565B6E" w:rsidRPr="00083B8F">
        <w:rPr>
          <w:rStyle w:val="CommentReference"/>
          <w:i/>
          <w:iCs/>
          <w:sz w:val="24"/>
          <w:szCs w:val="24"/>
        </w:rPr>
        <w:commentReference w:id="177"/>
      </w:r>
      <w:commentRangeEnd w:id="178"/>
      <w:r w:rsidR="007B0DE6" w:rsidRPr="00083B8F">
        <w:rPr>
          <w:rStyle w:val="CommentReference"/>
          <w:i/>
          <w:iCs/>
          <w:sz w:val="24"/>
          <w:szCs w:val="24"/>
        </w:rPr>
        <w:commentReference w:id="178"/>
      </w:r>
      <w:r w:rsidR="0030444B" w:rsidRPr="00083B8F">
        <w:rPr>
          <w:i/>
          <w:iCs/>
        </w:rPr>
        <w:t>Q</w:t>
      </w:r>
      <w:r w:rsidR="0030444B" w:rsidRPr="00083B8F">
        <w:rPr>
          <w:vertAlign w:val="superscript"/>
        </w:rPr>
        <w:t>2</w:t>
      </w:r>
      <w:r w:rsidR="0030444B" w:rsidRPr="00083B8F">
        <w:rPr>
          <w:vertAlign w:val="subscript"/>
        </w:rPr>
        <w:t>LOO</w:t>
      </w:r>
      <w:r w:rsidR="0030444B">
        <w:t xml:space="preserve"> = 0.58 and </w:t>
      </w:r>
      <w:commentRangeStart w:id="182"/>
      <w:commentRangeStart w:id="183"/>
      <w:r w:rsidR="0030444B" w:rsidRPr="00083B8F">
        <w:rPr>
          <w:i/>
          <w:iCs/>
        </w:rPr>
        <w:t>MAE</w:t>
      </w:r>
      <w:r w:rsidR="00B217C1" w:rsidRPr="00083B8F">
        <w:rPr>
          <w:vertAlign w:val="subscript"/>
        </w:rPr>
        <w:t>CV</w:t>
      </w:r>
      <w:r w:rsidR="00B217C1">
        <w:t xml:space="preserve"> = 940 </w:t>
      </w:r>
      <w:commentRangeEnd w:id="182"/>
      <w:r w:rsidR="00565B6E">
        <w:rPr>
          <w:rStyle w:val="CommentReference"/>
          <w:sz w:val="24"/>
          <w:szCs w:val="24"/>
        </w:rPr>
        <w:commentReference w:id="182"/>
      </w:r>
      <w:commentRangeEnd w:id="183"/>
      <w:r w:rsidR="001A156F">
        <w:rPr>
          <w:rStyle w:val="CommentReference"/>
          <w:sz w:val="24"/>
          <w:szCs w:val="24"/>
        </w:rPr>
        <w:commentReference w:id="183"/>
      </w:r>
      <w:del w:id="184" w:author="Thomas Quaid" w:date="2026-01-31T14:39:00Z" w16du:dateUtc="2026-01-31T22:39:00Z">
        <w:r w:rsidR="00B217C1">
          <w:delText>kcal mol⁻¹,</w:delText>
        </w:r>
      </w:del>
      <w:ins w:id="185" w:author="Thomas Quaid" w:date="2026-01-31T14:39:00Z" w16du:dateUtc="2026-01-31T22:39:00Z">
        <w:r w:rsidR="00C90B9F">
          <w:t>M</w:t>
        </w:r>
        <w:r w:rsidR="00C90B9F" w:rsidRPr="00517270">
          <w:rPr>
            <w:vertAlign w:val="superscript"/>
          </w:rPr>
          <w:t>-1</w:t>
        </w:r>
        <w:r w:rsidR="00C90B9F">
          <w:t>s</w:t>
        </w:r>
        <w:r w:rsidR="00C90B9F" w:rsidRPr="00517270">
          <w:rPr>
            <w:vertAlign w:val="superscript"/>
          </w:rPr>
          <w:t>-1</w:t>
        </w:r>
        <w:r w:rsidR="00C90B9F" w:rsidRPr="00C90B9F">
          <w:t>,</w:t>
        </w:r>
      </w:ins>
      <w:r w:rsidR="00C90B9F">
        <w:rPr>
          <w:vertAlign w:val="superscript"/>
          <w:rPrChange w:id="186" w:author="Thomas Quaid" w:date="2026-01-31T14:39:00Z" w16du:dateUtc="2026-01-31T22:39:00Z">
            <w:rPr/>
          </w:rPrChange>
        </w:rPr>
        <w:t xml:space="preserve"> </w:t>
      </w:r>
      <w:r w:rsidR="00B41EFF" w:rsidRPr="00B41EFF">
        <w:t>while retaining sufficient basis-set completeness and polarization flexibility to remain reliable across chemically diverse ligands</w:t>
      </w:r>
      <w:r>
        <w:t xml:space="preserve">. To further refine </w:t>
      </w:r>
      <w:r>
        <w:rPr>
          <w:rFonts w:eastAsia="Aptos" w:cs="Arial"/>
        </w:rPr>
        <w:t>the energy accuracy, DLPNO-CCSD(T)/def2-TZVPP single-point corrections were applied to the DFT-optimized geometries</w:t>
      </w:r>
      <w:r w:rsidR="00F021E4">
        <w:rPr>
          <w:rFonts w:eastAsia="Aptos" w:cs="Arial"/>
        </w:rPr>
        <w:t xml:space="preserve"> and frequencies</w:t>
      </w:r>
      <w:r>
        <w:rPr>
          <w:rFonts w:eastAsia="Aptos" w:cs="Arial"/>
        </w:rPr>
        <w:t xml:space="preserve">. </w:t>
      </w:r>
      <w:r w:rsidR="00E50D11">
        <w:rPr>
          <w:rFonts w:eastAsia="Aptos" w:cs="Arial"/>
        </w:rPr>
        <w:t>T</w:t>
      </w:r>
      <w:r>
        <w:rPr>
          <w:rFonts w:eastAsia="Aptos" w:cs="Arial"/>
        </w:rPr>
        <w:t xml:space="preserve">his hybrid </w:t>
      </w:r>
      <w:r w:rsidR="00B124DC">
        <w:t xml:space="preserve">method </w:t>
      </w:r>
      <w:r w:rsidR="0063701F">
        <w:t>achieved</w:t>
      </w:r>
      <w:r w:rsidR="00985585">
        <w:t xml:space="preserve"> a strong correlation of</w:t>
      </w:r>
      <w:r>
        <w:t xml:space="preserve"> </w:t>
      </w:r>
      <w:r w:rsidRPr="00E0012E">
        <w:rPr>
          <w:i/>
          <w:iCs/>
        </w:rPr>
        <w:t>R</w:t>
      </w:r>
      <w:r>
        <w:t xml:space="preserve">² = 0.91 </w:t>
      </w:r>
      <w:r w:rsidR="00985585">
        <w:t xml:space="preserve">between the experimental </w:t>
      </w:r>
      <w:r w:rsidR="00985585">
        <w:rPr>
          <w:i/>
          <w:iCs/>
        </w:rPr>
        <w:t>k</w:t>
      </w:r>
      <w:r w:rsidR="00985585">
        <w:rPr>
          <w:vertAlign w:val="subscript"/>
        </w:rPr>
        <w:t>int</w:t>
      </w:r>
      <w:r w:rsidR="00985585">
        <w:t xml:space="preserve"> values and the computed carbonate binding energies for </w:t>
      </w:r>
      <w:r>
        <w:t xml:space="preserve">the </w:t>
      </w:r>
      <w:r>
        <w:lastRenderedPageBreak/>
        <w:t xml:space="preserve">benchmark </w:t>
      </w:r>
      <w:r w:rsidR="00985585">
        <w:t>data</w:t>
      </w:r>
      <w:r>
        <w:t>set (</w:t>
      </w:r>
      <w:r>
        <w:rPr>
          <w:rFonts w:eastAsia="Aptos" w:cs="Arial"/>
        </w:rPr>
        <w:t>Figure 1) and was used for all subsequent ligand screening and descriptor extractions.</w:t>
      </w:r>
      <w:del w:id="187" w:author="Thomas Quaid" w:date="2026-01-31T14:39:00Z" w16du:dateUtc="2026-01-31T22:39:00Z">
        <w:r w:rsidR="00D1342F" w:rsidRPr="00D1342F">
          <w:rPr>
            <w:noProof/>
            <w14:ligatures w14:val="standardContextual"/>
          </w:rPr>
          <w:delText xml:space="preserve"> </w:delText>
        </w:r>
      </w:del>
    </w:p>
    <w:p w14:paraId="090E00AF" w14:textId="77777777" w:rsidR="00622EA1" w:rsidRDefault="00D1342F" w:rsidP="00FF73FB">
      <w:pPr>
        <w:keepNext/>
        <w:spacing w:line="360" w:lineRule="auto"/>
        <w:jc w:val="both"/>
        <w:rPr>
          <w:del w:id="188" w:author="Thomas Quaid" w:date="2026-01-31T14:39:00Z" w16du:dateUtc="2026-01-31T22:39:00Z"/>
        </w:rPr>
      </w:pPr>
      <w:del w:id="189" w:author="Thomas Quaid" w:date="2026-01-31T14:39:00Z" w16du:dateUtc="2026-01-31T22:39:00Z">
        <w:r w:rsidRPr="00D1342F">
          <w:rPr>
            <w:rFonts w:eastAsia="Aptos" w:cs="Arial"/>
            <w:noProof/>
          </w:rPr>
          <w:drawing>
            <wp:anchor distT="0" distB="0" distL="114300" distR="114300" simplePos="0" relativeHeight="251660297" behindDoc="0" locked="0" layoutInCell="1" allowOverlap="1" wp14:anchorId="750D7055" wp14:editId="07B22A48">
              <wp:simplePos x="0" y="0"/>
              <wp:positionH relativeFrom="column">
                <wp:posOffset>2127641</wp:posOffset>
              </wp:positionH>
              <wp:positionV relativeFrom="paragraph">
                <wp:posOffset>156210</wp:posOffset>
              </wp:positionV>
              <wp:extent cx="3191608" cy="884853"/>
              <wp:effectExtent l="0" t="0" r="0" b="4445"/>
              <wp:wrapNone/>
              <wp:docPr id="1781299462" name="Picture 1" descr="A diagram of the same chemic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80841" name="Picture 1" descr="A diagram of the same chemical struc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1608" cy="884853"/>
                      </a:xfrm>
                      <a:prstGeom prst="rect">
                        <a:avLst/>
                      </a:prstGeom>
                    </pic:spPr>
                  </pic:pic>
                </a:graphicData>
              </a:graphic>
              <wp14:sizeRelH relativeFrom="page">
                <wp14:pctWidth>0</wp14:pctWidth>
              </wp14:sizeRelH>
              <wp14:sizeRelV relativeFrom="page">
                <wp14:pctHeight>0</wp14:pctHeight>
              </wp14:sizeRelV>
            </wp:anchor>
          </w:drawing>
        </w:r>
        <w:r w:rsidR="00632FBE">
          <w:rPr>
            <w:noProof/>
          </w:rPr>
          <w:drawing>
            <wp:inline distT="0" distB="0" distL="0" distR="0" wp14:anchorId="630E3CA4" wp14:editId="0BC0EC5C">
              <wp:extent cx="5656729" cy="3601309"/>
              <wp:effectExtent l="0" t="0" r="0" b="5715"/>
              <wp:docPr id="1781031115" name="Chart 1">
                <a:extLst xmlns:a="http://schemas.openxmlformats.org/drawingml/2006/main">
                  <a:ext uri="{FF2B5EF4-FFF2-40B4-BE49-F238E27FC236}">
                    <a16:creationId xmlns:a16="http://schemas.microsoft.com/office/drawing/2014/main" id="{952DE422-8DDC-9C58-6FA5-6DC6C7645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del>
    </w:p>
    <w:p w14:paraId="4A07CD68" w14:textId="77777777" w:rsidR="00664E0B" w:rsidRDefault="00664E0B" w:rsidP="00FF73FB">
      <w:pPr>
        <w:spacing w:line="360" w:lineRule="auto"/>
        <w:rPr>
          <w:ins w:id="190" w:author="Thomas Quaid" w:date="2026-01-31T14:39:00Z" w16du:dateUtc="2026-01-31T22:39:00Z"/>
          <w:rFonts w:eastAsia="Aptos" w:cs="Arial"/>
        </w:rPr>
      </w:pPr>
    </w:p>
    <w:p w14:paraId="29CF7CE3" w14:textId="3A2DF4B6" w:rsidR="00622EA1" w:rsidRDefault="00D1342F" w:rsidP="00FF73FB">
      <w:pPr>
        <w:keepNext/>
        <w:spacing w:line="360" w:lineRule="auto"/>
        <w:jc w:val="both"/>
        <w:rPr>
          <w:ins w:id="191" w:author="Thomas Quaid" w:date="2026-01-31T14:39:00Z" w16du:dateUtc="2026-01-31T22:39:00Z"/>
        </w:rPr>
      </w:pPr>
      <w:ins w:id="192" w:author="Thomas Quaid" w:date="2026-01-31T14:39:00Z" w16du:dateUtc="2026-01-31T22:39:00Z">
        <w:r w:rsidRPr="00D1342F">
          <w:rPr>
            <w:rFonts w:eastAsia="Aptos" w:cs="Arial"/>
            <w:noProof/>
          </w:rPr>
          <w:lastRenderedPageBreak/>
          <w:drawing>
            <wp:anchor distT="0" distB="0" distL="114300" distR="114300" simplePos="0" relativeHeight="251658241" behindDoc="0" locked="0" layoutInCell="1" allowOverlap="1" wp14:anchorId="750D7055" wp14:editId="07B22A48">
              <wp:simplePos x="0" y="0"/>
              <wp:positionH relativeFrom="column">
                <wp:posOffset>2127641</wp:posOffset>
              </wp:positionH>
              <wp:positionV relativeFrom="paragraph">
                <wp:posOffset>156210</wp:posOffset>
              </wp:positionV>
              <wp:extent cx="3191608" cy="884853"/>
              <wp:effectExtent l="0" t="0" r="0" b="4445"/>
              <wp:wrapNone/>
              <wp:docPr id="1731480841" name="Picture 1" descr="A diagram of the same chemic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80841" name="Picture 1" descr="A diagram of the same chemical struc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1608" cy="884853"/>
                      </a:xfrm>
                      <a:prstGeom prst="rect">
                        <a:avLst/>
                      </a:prstGeom>
                    </pic:spPr>
                  </pic:pic>
                </a:graphicData>
              </a:graphic>
              <wp14:sizeRelH relativeFrom="page">
                <wp14:pctWidth>0</wp14:pctWidth>
              </wp14:sizeRelH>
              <wp14:sizeRelV relativeFrom="page">
                <wp14:pctHeight>0</wp14:pctHeight>
              </wp14:sizeRelV>
            </wp:anchor>
          </w:drawing>
        </w:r>
        <w:r w:rsidR="00632FBE">
          <w:rPr>
            <w:noProof/>
          </w:rPr>
          <w:drawing>
            <wp:inline distT="0" distB="0" distL="0" distR="0" wp14:anchorId="630E3CA4" wp14:editId="6F2DB9E9">
              <wp:extent cx="5656729" cy="3601309"/>
              <wp:effectExtent l="0" t="0" r="0" b="5715"/>
              <wp:docPr id="935113348" name="Chart 1">
                <a:extLst xmlns:a="http://schemas.openxmlformats.org/drawingml/2006/main">
                  <a:ext uri="{FF2B5EF4-FFF2-40B4-BE49-F238E27FC236}">
                    <a16:creationId xmlns:a16="http://schemas.microsoft.com/office/drawing/2014/main" id="{952DE422-8DDC-9C58-6FA5-6DC6C7645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0238F2">
          <w:fldChar w:fldCharType="begin"/>
        </w:r>
        <w:r w:rsidR="005C4C21">
          <w:instrText xml:space="preserve"> ADDIN ZOTERO_ITEM CSL_CITATION {"citationID":"ncMOPD69","properties":{"unsorted":false,"formattedCitation":"\\super 15\\nosupersub{}","plainCitation":"15","noteIndex":0},"citationItems":[{"id":166,"uris":["http://zotero.org/users/15279553/items/XMF972BL"],"itemData":{"id":166,"type":"article-journal","abstract":"A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000238F2">
          <w:fldChar w:fldCharType="separate"/>
        </w:r>
        <w:r w:rsidR="005C4C21" w:rsidRPr="005C4C21">
          <w:rPr>
            <w:rFonts w:eastAsiaTheme="minorHAnsi"/>
            <w:vertAlign w:val="superscript"/>
            <w14:ligatures w14:val="standardContextual"/>
          </w:rPr>
          <w:t>15</w:t>
        </w:r>
        <w:r w:rsidR="000238F2">
          <w:fldChar w:fldCharType="end"/>
        </w:r>
      </w:ins>
    </w:p>
    <w:p w14:paraId="73AD64DB" w14:textId="6CB0B817" w:rsidR="009C05C2" w:rsidRPr="00C62EB5" w:rsidRDefault="00B662DF" w:rsidP="008C137F">
      <w:pPr>
        <w:pStyle w:val="Caption"/>
        <w:spacing w:line="360" w:lineRule="auto"/>
        <w:rPr>
          <w:i w:val="0"/>
          <w:iCs w:val="0"/>
          <w:sz w:val="24"/>
          <w:szCs w:val="24"/>
        </w:rPr>
      </w:pPr>
      <w:bookmarkStart w:id="193" w:name="OLE_LINK19"/>
      <w:r w:rsidRPr="00C62EB5">
        <w:rPr>
          <w:i w:val="0"/>
          <w:iCs w:val="0"/>
          <w:sz w:val="24"/>
          <w:szCs w:val="24"/>
        </w:rPr>
        <w:t xml:space="preserve">Figure </w:t>
      </w:r>
      <w:r w:rsidR="004F5F9A" w:rsidRPr="00C62EB5">
        <w:rPr>
          <w:i w:val="0"/>
          <w:iCs w:val="0"/>
          <w:sz w:val="24"/>
          <w:szCs w:val="24"/>
        </w:rPr>
        <w:fldChar w:fldCharType="begin"/>
      </w:r>
      <w:r w:rsidR="004F5F9A" w:rsidRPr="00C62EB5">
        <w:rPr>
          <w:i w:val="0"/>
          <w:iCs w:val="0"/>
          <w:sz w:val="24"/>
          <w:szCs w:val="24"/>
        </w:rPr>
        <w:instrText xml:space="preserve"> SEQ Figure \* ARABIC </w:instrText>
      </w:r>
      <w:r w:rsidR="004F5F9A" w:rsidRPr="00C62EB5">
        <w:rPr>
          <w:i w:val="0"/>
          <w:iCs w:val="0"/>
          <w:sz w:val="24"/>
          <w:szCs w:val="24"/>
        </w:rPr>
        <w:fldChar w:fldCharType="separate"/>
      </w:r>
      <w:r w:rsidR="004F5F9A" w:rsidRPr="00C62EB5">
        <w:rPr>
          <w:i w:val="0"/>
          <w:iCs w:val="0"/>
          <w:noProof/>
          <w:sz w:val="24"/>
          <w:szCs w:val="24"/>
        </w:rPr>
        <w:t>1</w:t>
      </w:r>
      <w:r w:rsidR="004F5F9A" w:rsidRPr="00C62EB5">
        <w:rPr>
          <w:i w:val="0"/>
          <w:iCs w:val="0"/>
          <w:noProof/>
          <w:sz w:val="24"/>
          <w:szCs w:val="24"/>
        </w:rPr>
        <w:fldChar w:fldCharType="end"/>
      </w:r>
      <w:r w:rsidR="00261A16" w:rsidRPr="00C62EB5">
        <w:rPr>
          <w:i w:val="0"/>
          <w:iCs w:val="0"/>
          <w:sz w:val="24"/>
          <w:szCs w:val="24"/>
        </w:rPr>
        <w:t>.</w:t>
      </w:r>
      <w:r w:rsidRPr="00C62EB5">
        <w:rPr>
          <w:i w:val="0"/>
          <w:iCs w:val="0"/>
          <w:sz w:val="24"/>
          <w:szCs w:val="24"/>
        </w:rPr>
        <w:t xml:space="preserve"> </w:t>
      </w:r>
      <w:bookmarkEnd w:id="193"/>
      <w:r w:rsidR="007F5436" w:rsidRPr="00C62EB5">
        <w:rPr>
          <w:i w:val="0"/>
          <w:iCs w:val="0"/>
          <w:sz w:val="24"/>
          <w:szCs w:val="24"/>
        </w:rPr>
        <w:t>Correlation between computed Zn–bicarbonate binding free energies (Δ</w:t>
      </w:r>
      <w:r w:rsidR="007F5436" w:rsidRPr="00083B8F">
        <w:rPr>
          <w:sz w:val="24"/>
          <w:szCs w:val="24"/>
        </w:rPr>
        <w:t>G</w:t>
      </w:r>
      <w:r w:rsidR="007F5436" w:rsidRPr="00C62EB5">
        <w:rPr>
          <w:i w:val="0"/>
          <w:iCs w:val="0"/>
          <w:sz w:val="24"/>
          <w:szCs w:val="24"/>
          <w:vertAlign w:val="subscript"/>
        </w:rPr>
        <w:t>bind</w:t>
      </w:r>
      <w:r w:rsidR="007F5436" w:rsidRPr="00C62EB5">
        <w:rPr>
          <w:i w:val="0"/>
          <w:iCs w:val="0"/>
          <w:sz w:val="24"/>
          <w:szCs w:val="24"/>
        </w:rPr>
        <w:t>) and experimentally determined intrinsic rate constants (</w:t>
      </w:r>
      <w:r w:rsidR="007F5436" w:rsidRPr="00E0012E">
        <w:rPr>
          <w:sz w:val="24"/>
          <w:szCs w:val="24"/>
        </w:rPr>
        <w:t>k</w:t>
      </w:r>
      <w:r w:rsidR="007F5436" w:rsidRPr="00C62EB5">
        <w:rPr>
          <w:i w:val="0"/>
          <w:iCs w:val="0"/>
          <w:sz w:val="24"/>
          <w:szCs w:val="24"/>
          <w:vertAlign w:val="subscript"/>
        </w:rPr>
        <w:t>int</w:t>
      </w:r>
      <w:r w:rsidR="007F5436" w:rsidRPr="00C62EB5">
        <w:rPr>
          <w:i w:val="0"/>
          <w:iCs w:val="0"/>
          <w:sz w:val="24"/>
          <w:szCs w:val="24"/>
        </w:rPr>
        <w:t>) for the five macrocyclic CA mimics M1–M5 reported by Koziol et al</w:t>
      </w:r>
      <w:del w:id="194" w:author="Thomas Quaid" w:date="2026-01-31T14:39:00Z" w16du:dateUtc="2026-01-31T22:39:00Z">
        <w:r w:rsidR="007F5436" w:rsidRPr="00C62EB5">
          <w:rPr>
            <w:i w:val="0"/>
            <w:iCs w:val="0"/>
            <w:sz w:val="24"/>
            <w:szCs w:val="24"/>
          </w:rPr>
          <w:delText>.</w:delText>
        </w:r>
        <w:r w:rsidR="00E53E38">
          <w:rPr>
            <w:i w:val="0"/>
            <w:iCs w:val="0"/>
            <w:sz w:val="24"/>
            <w:szCs w:val="24"/>
          </w:rPr>
          <w:delText>[12]</w:delText>
        </w:r>
      </w:del>
      <w:ins w:id="195" w:author="Thomas Quaid" w:date="2026-01-31T14:39:00Z" w16du:dateUtc="2026-01-31T22:39:00Z">
        <w:r w:rsidR="007F5436" w:rsidRPr="00C62EB5">
          <w:rPr>
            <w:i w:val="0"/>
            <w:iCs w:val="0"/>
            <w:sz w:val="24"/>
            <w:szCs w:val="24"/>
          </w:rPr>
          <w:t>.</w:t>
        </w:r>
        <w:r w:rsidR="00D80C95" w:rsidRPr="00D80C95">
          <w:rPr>
            <w:i w:val="0"/>
            <w:iCs w:val="0"/>
            <w:color w:val="000000" w:themeColor="text1"/>
            <w:sz w:val="24"/>
            <w:szCs w:val="24"/>
          </w:rPr>
          <w:fldChar w:fldCharType="begin"/>
        </w:r>
        <w:r w:rsidR="00D80C95" w:rsidRPr="00D80C95">
          <w:rPr>
            <w:i w:val="0"/>
            <w:iCs w:val="0"/>
            <w:color w:val="000000" w:themeColor="text1"/>
            <w:sz w:val="24"/>
            <w:szCs w:val="24"/>
          </w:rPr>
          <w:instrText xml:space="preserve"> ADDIN ZOTERO_ITEM CSL_CITATION {"citationID":"zUXARvC4","properties":{"unsorted":false,"formattedCitation":"\\super 15\\nosupersub{}","plainCitation":"15","noteIndex":0},"citationItems":[{"id":166,"uris":["http://zotero.org/users/15279553/items/XMF972BL"],"itemData":{"id":166,"type":"article-journal","abstract":"A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00D80C95" w:rsidRPr="00D80C95">
          <w:rPr>
            <w:i w:val="0"/>
            <w:iCs w:val="0"/>
            <w:color w:val="000000" w:themeColor="text1"/>
            <w:sz w:val="24"/>
            <w:szCs w:val="24"/>
          </w:rPr>
          <w:fldChar w:fldCharType="separate"/>
        </w:r>
        <w:r w:rsidR="00D80C95" w:rsidRPr="00D80C95">
          <w:rPr>
            <w:rFonts w:eastAsiaTheme="minorHAnsi"/>
            <w:i w:val="0"/>
            <w:iCs w:val="0"/>
            <w:color w:val="000000" w:themeColor="text1"/>
            <w:sz w:val="24"/>
            <w:vertAlign w:val="superscript"/>
            <w14:ligatures w14:val="standardContextual"/>
          </w:rPr>
          <w:t>15</w:t>
        </w:r>
        <w:r w:rsidR="00D80C95" w:rsidRPr="00D80C95">
          <w:rPr>
            <w:i w:val="0"/>
            <w:iCs w:val="0"/>
            <w:color w:val="000000" w:themeColor="text1"/>
            <w:sz w:val="24"/>
            <w:szCs w:val="24"/>
          </w:rPr>
          <w:fldChar w:fldCharType="end"/>
        </w:r>
      </w:ins>
      <w:r w:rsidR="007F5436" w:rsidRPr="00D80C95">
        <w:rPr>
          <w:i w:val="0"/>
          <w:color w:val="000000" w:themeColor="text1"/>
          <w:sz w:val="24"/>
          <w:rPrChange w:id="196" w:author="Thomas Quaid" w:date="2026-01-31T14:39:00Z" w16du:dateUtc="2026-01-31T22:39:00Z">
            <w:rPr>
              <w:i w:val="0"/>
              <w:sz w:val="24"/>
            </w:rPr>
          </w:rPrChange>
        </w:rPr>
        <w:t> </w:t>
      </w:r>
      <w:r w:rsidR="007F5436" w:rsidRPr="00C62EB5">
        <w:rPr>
          <w:i w:val="0"/>
          <w:iCs w:val="0"/>
          <w:sz w:val="24"/>
          <w:szCs w:val="24"/>
        </w:rPr>
        <w:t>The Δ</w:t>
      </w:r>
      <w:r w:rsidR="007F5436" w:rsidRPr="00083B8F">
        <w:rPr>
          <w:sz w:val="24"/>
          <w:szCs w:val="24"/>
        </w:rPr>
        <w:t>G</w:t>
      </w:r>
      <w:r w:rsidR="007F5436" w:rsidRPr="00C62EB5">
        <w:rPr>
          <w:i w:val="0"/>
          <w:iCs w:val="0"/>
          <w:sz w:val="24"/>
          <w:szCs w:val="24"/>
          <w:vertAlign w:val="subscript"/>
        </w:rPr>
        <w:t>bind</w:t>
      </w:r>
      <w:r w:rsidR="007F5436" w:rsidRPr="00C62EB5">
        <w:rPr>
          <w:i w:val="0"/>
          <w:iCs w:val="0"/>
          <w:sz w:val="24"/>
          <w:szCs w:val="24"/>
        </w:rPr>
        <w:t xml:space="preserve"> values were </w:t>
      </w:r>
      <w:r w:rsidR="00985585">
        <w:rPr>
          <w:i w:val="0"/>
          <w:iCs w:val="0"/>
          <w:sz w:val="24"/>
          <w:szCs w:val="24"/>
        </w:rPr>
        <w:t>computed</w:t>
      </w:r>
      <w:r w:rsidR="00985585" w:rsidRPr="00C62EB5">
        <w:rPr>
          <w:i w:val="0"/>
          <w:iCs w:val="0"/>
          <w:sz w:val="24"/>
          <w:szCs w:val="24"/>
        </w:rPr>
        <w:t xml:space="preserve"> </w:t>
      </w:r>
      <w:r w:rsidR="007F5436" w:rsidRPr="00C62EB5">
        <w:rPr>
          <w:i w:val="0"/>
          <w:iCs w:val="0"/>
          <w:sz w:val="24"/>
          <w:szCs w:val="24"/>
        </w:rPr>
        <w:t xml:space="preserve">at the B3LYP‑D4/def2‑TZVPP level with DLPNO‑CCSD(T) single‑point refinement; </w:t>
      </w:r>
      <w:r w:rsidR="007F5436" w:rsidRPr="00083B8F">
        <w:rPr>
          <w:sz w:val="24"/>
          <w:szCs w:val="24"/>
        </w:rPr>
        <w:t>k</w:t>
      </w:r>
      <w:r w:rsidR="007F5436" w:rsidRPr="00C62EB5">
        <w:rPr>
          <w:i w:val="0"/>
          <w:iCs w:val="0"/>
          <w:sz w:val="24"/>
          <w:szCs w:val="24"/>
          <w:vertAlign w:val="subscript"/>
        </w:rPr>
        <w:t>int</w:t>
      </w:r>
      <w:r w:rsidR="007F5436" w:rsidRPr="00C62EB5">
        <w:rPr>
          <w:i w:val="0"/>
          <w:iCs w:val="0"/>
          <w:sz w:val="24"/>
          <w:szCs w:val="24"/>
        </w:rPr>
        <w:t xml:space="preserve"> values were</w:t>
      </w:r>
      <w:r w:rsidR="006B79F1">
        <w:rPr>
          <w:i w:val="0"/>
          <w:iCs w:val="0"/>
          <w:sz w:val="24"/>
          <w:szCs w:val="24"/>
        </w:rPr>
        <w:t xml:space="preserve"> reported for</w:t>
      </w:r>
      <w:r w:rsidR="007F5436" w:rsidRPr="00C62EB5">
        <w:rPr>
          <w:i w:val="0"/>
          <w:iCs w:val="0"/>
          <w:sz w:val="24"/>
          <w:szCs w:val="24"/>
        </w:rPr>
        <w:t xml:space="preserve"> uniform assay conditions (pH 9, 25 °C, saturated CO₂). The dashed line shows the least‑squares fit (</w:t>
      </w:r>
      <w:r w:rsidR="007F5436" w:rsidRPr="00083B8F">
        <w:rPr>
          <w:sz w:val="24"/>
          <w:szCs w:val="24"/>
        </w:rPr>
        <w:t>R</w:t>
      </w:r>
      <w:r w:rsidR="007F5436" w:rsidRPr="00C62EB5">
        <w:rPr>
          <w:i w:val="0"/>
          <w:iCs w:val="0"/>
          <w:sz w:val="24"/>
          <w:szCs w:val="24"/>
        </w:rPr>
        <w:t xml:space="preserve">² = 0.91), illustrating the inverse relationship between </w:t>
      </w:r>
      <w:r w:rsidR="003E5504" w:rsidRPr="00763B82">
        <w:rPr>
          <w:i w:val="0"/>
          <w:iCs w:val="0"/>
          <w:sz w:val="24"/>
          <w:szCs w:val="24"/>
        </w:rPr>
        <w:t xml:space="preserve">turnover </w:t>
      </w:r>
      <w:r w:rsidR="003E5504">
        <w:rPr>
          <w:i w:val="0"/>
          <w:iCs w:val="0"/>
          <w:sz w:val="24"/>
          <w:szCs w:val="24"/>
        </w:rPr>
        <w:t xml:space="preserve">and </w:t>
      </w:r>
      <w:r w:rsidR="007F5436" w:rsidRPr="00C62EB5">
        <w:rPr>
          <w:i w:val="0"/>
          <w:iCs w:val="0"/>
          <w:sz w:val="24"/>
          <w:szCs w:val="24"/>
        </w:rPr>
        <w:t>bicarbonate affinity</w:t>
      </w:r>
      <w:r w:rsidR="003E5504">
        <w:rPr>
          <w:i w:val="0"/>
          <w:iCs w:val="0"/>
          <w:sz w:val="24"/>
          <w:szCs w:val="24"/>
        </w:rPr>
        <w:t xml:space="preserve"> </w:t>
      </w:r>
      <w:r w:rsidR="007F5436" w:rsidRPr="00C62EB5">
        <w:rPr>
          <w:i w:val="0"/>
          <w:iCs w:val="0"/>
          <w:sz w:val="24"/>
          <w:szCs w:val="24"/>
        </w:rPr>
        <w:t xml:space="preserve">that </w:t>
      </w:r>
      <w:commentRangeStart w:id="197"/>
      <w:commentRangeStart w:id="198"/>
      <w:del w:id="199" w:author="Thomas Quaid" w:date="2026-01-31T14:39:00Z" w16du:dateUtc="2026-01-31T22:39:00Z">
        <w:r w:rsidR="007F5436" w:rsidRPr="00C62EB5">
          <w:rPr>
            <w:i w:val="0"/>
            <w:iCs w:val="0"/>
            <w:sz w:val="24"/>
            <w:szCs w:val="24"/>
          </w:rPr>
          <w:delText xml:space="preserve">underpins the </w:delText>
        </w:r>
        <w:r w:rsidR="00446AF3">
          <w:rPr>
            <w:i w:val="0"/>
            <w:iCs w:val="0"/>
            <w:sz w:val="24"/>
            <w:szCs w:val="24"/>
          </w:rPr>
          <w:delText xml:space="preserve">developed </w:delText>
        </w:r>
        <w:r w:rsidR="007F5436" w:rsidRPr="00C62EB5">
          <w:rPr>
            <w:i w:val="0"/>
            <w:iCs w:val="0"/>
            <w:sz w:val="24"/>
            <w:szCs w:val="24"/>
          </w:rPr>
          <w:delText>descriptor framework</w:delText>
        </w:r>
        <w:commentRangeEnd w:id="197"/>
        <w:r w:rsidR="00985585" w:rsidRPr="00C62EB5">
          <w:rPr>
            <w:rStyle w:val="CommentReference"/>
            <w:i w:val="0"/>
            <w:iCs w:val="0"/>
            <w:sz w:val="24"/>
            <w:szCs w:val="24"/>
          </w:rPr>
          <w:commentReference w:id="197"/>
        </w:r>
      </w:del>
      <w:commentRangeEnd w:id="198"/>
      <w:r w:rsidR="00386A9A" w:rsidRPr="00C62EB5">
        <w:rPr>
          <w:rStyle w:val="CommentReference"/>
          <w:i w:val="0"/>
          <w:iCs w:val="0"/>
          <w:sz w:val="24"/>
          <w:szCs w:val="24"/>
        </w:rPr>
        <w:commentReference w:id="198"/>
      </w:r>
      <w:del w:id="200" w:author="Thomas Quaid" w:date="2026-01-31T14:39:00Z" w16du:dateUtc="2026-01-31T22:39:00Z">
        <w:r w:rsidR="007F5436" w:rsidRPr="00C62EB5">
          <w:rPr>
            <w:i w:val="0"/>
            <w:iCs w:val="0"/>
            <w:sz w:val="24"/>
            <w:szCs w:val="24"/>
          </w:rPr>
          <w:delText>.</w:delText>
        </w:r>
      </w:del>
      <w:ins w:id="201" w:author="Thomas Quaid" w:date="2026-01-31T14:39:00Z" w16du:dateUtc="2026-01-31T22:39:00Z">
        <w:r w:rsidR="00FC4A2C" w:rsidRPr="00FC4A2C">
          <w:rPr>
            <w:i w:val="0"/>
            <w:iCs w:val="0"/>
            <w:sz w:val="24"/>
            <w:szCs w:val="24"/>
          </w:rPr>
          <w:t>forms the basis for rate prediction in this work</w:t>
        </w:r>
        <w:r w:rsidR="007F5436" w:rsidRPr="00C62EB5">
          <w:rPr>
            <w:i w:val="0"/>
            <w:iCs w:val="0"/>
            <w:sz w:val="24"/>
            <w:szCs w:val="24"/>
          </w:rPr>
          <w:t>.</w:t>
        </w:r>
      </w:ins>
      <w:r w:rsidR="00E53E38">
        <w:rPr>
          <w:i w:val="0"/>
          <w:iCs w:val="0"/>
          <w:sz w:val="24"/>
          <w:szCs w:val="24"/>
        </w:rPr>
        <w:t xml:space="preserve"> </w:t>
      </w:r>
      <w:r w:rsidRPr="00C62EB5">
        <w:rPr>
          <w:i w:val="0"/>
          <w:iCs w:val="0"/>
          <w:sz w:val="24"/>
          <w:szCs w:val="24"/>
        </w:rPr>
        <w:t>Speciation effects were addressed by predicting ligand p</w:t>
      </w:r>
      <w:r w:rsidRPr="008C137F">
        <w:rPr>
          <w:sz w:val="24"/>
        </w:rPr>
        <w:t>K</w:t>
      </w:r>
      <w:r w:rsidRPr="00C62EB5">
        <w:rPr>
          <w:i w:val="0"/>
          <w:iCs w:val="0"/>
          <w:sz w:val="24"/>
          <w:szCs w:val="24"/>
        </w:rPr>
        <w:t>ₐ values from the optimized Zn</w:t>
      </w:r>
      <w:r w:rsidR="00270E14" w:rsidRPr="00C62EB5">
        <w:rPr>
          <w:i w:val="0"/>
          <w:iCs w:val="0"/>
          <w:sz w:val="24"/>
          <w:szCs w:val="24"/>
        </w:rPr>
        <w:t>-</w:t>
      </w:r>
      <w:r w:rsidRPr="00C62EB5">
        <w:rPr>
          <w:i w:val="0"/>
          <w:iCs w:val="0"/>
          <w:sz w:val="24"/>
          <w:szCs w:val="24"/>
        </w:rPr>
        <w:t xml:space="preserve">OH bond lengths using a linear model trained on a combination of experimental and calculated values from Koziol et al. </w:t>
      </w:r>
      <w:r w:rsidR="005D40C4" w:rsidRPr="00C62EB5">
        <w:rPr>
          <w:i w:val="0"/>
          <w:iCs w:val="0"/>
          <w:sz w:val="24"/>
          <w:szCs w:val="24"/>
        </w:rPr>
        <w:t xml:space="preserve">available in </w:t>
      </w:r>
      <w:r w:rsidR="00985585">
        <w:rPr>
          <w:i w:val="0"/>
          <w:iCs w:val="0"/>
          <w:sz w:val="24"/>
          <w:szCs w:val="24"/>
        </w:rPr>
        <w:t>T</w:t>
      </w:r>
      <w:r w:rsidR="005D40C4" w:rsidRPr="00C62EB5">
        <w:rPr>
          <w:i w:val="0"/>
          <w:iCs w:val="0"/>
          <w:sz w:val="24"/>
          <w:szCs w:val="24"/>
        </w:rPr>
        <w:t xml:space="preserve">able S2. </w:t>
      </w:r>
      <w:r w:rsidRPr="00C62EB5">
        <w:rPr>
          <w:i w:val="0"/>
          <w:iCs w:val="0"/>
          <w:sz w:val="24"/>
          <w:szCs w:val="24"/>
        </w:rPr>
        <w:t>The resulting fit, p</w:t>
      </w:r>
      <w:r w:rsidRPr="008C137F">
        <w:rPr>
          <w:sz w:val="24"/>
        </w:rPr>
        <w:t>K</w:t>
      </w:r>
      <w:r w:rsidRPr="00C62EB5">
        <w:rPr>
          <w:i w:val="0"/>
          <w:iCs w:val="0"/>
          <w:sz w:val="24"/>
          <w:szCs w:val="24"/>
        </w:rPr>
        <w:t>ₐ = 43.34·</w:t>
      </w:r>
      <w:r w:rsidR="00560C67" w:rsidRPr="00C62EB5">
        <w:rPr>
          <w:i w:val="0"/>
          <w:iCs w:val="0"/>
          <w:sz w:val="24"/>
          <w:szCs w:val="24"/>
        </w:rPr>
        <w:t>(</w:t>
      </w:r>
      <w:r w:rsidRPr="00C62EB5">
        <w:rPr>
          <w:i w:val="0"/>
          <w:iCs w:val="0"/>
          <w:sz w:val="24"/>
          <w:szCs w:val="24"/>
        </w:rPr>
        <w:t>d</w:t>
      </w:r>
      <w:r w:rsidRPr="00C62EB5">
        <w:rPr>
          <w:i w:val="0"/>
          <w:iCs w:val="0"/>
          <w:sz w:val="24"/>
          <w:szCs w:val="24"/>
          <w:vertAlign w:val="subscript"/>
        </w:rPr>
        <w:t>Zn–O</w:t>
      </w:r>
      <w:r w:rsidR="00560C67" w:rsidRPr="00C62EB5">
        <w:rPr>
          <w:i w:val="0"/>
          <w:iCs w:val="0"/>
          <w:sz w:val="24"/>
          <w:szCs w:val="24"/>
        </w:rPr>
        <w:t>)</w:t>
      </w:r>
      <w:r w:rsidRPr="00C62EB5">
        <w:rPr>
          <w:i w:val="0"/>
          <w:iCs w:val="0"/>
          <w:sz w:val="24"/>
          <w:szCs w:val="24"/>
        </w:rPr>
        <w:t xml:space="preserve"> </w:t>
      </w:r>
      <w:r w:rsidR="00850ABC" w:rsidRPr="00C62EB5">
        <w:rPr>
          <w:i w:val="0"/>
          <w:iCs w:val="0"/>
          <w:sz w:val="24"/>
          <w:szCs w:val="24"/>
        </w:rPr>
        <w:t>-</w:t>
      </w:r>
      <w:r w:rsidRPr="00C62EB5">
        <w:rPr>
          <w:i w:val="0"/>
          <w:iCs w:val="0"/>
          <w:sz w:val="24"/>
          <w:szCs w:val="24"/>
        </w:rPr>
        <w:t>74.42, reproduced benchmark p</w:t>
      </w:r>
      <w:r w:rsidRPr="008C137F">
        <w:rPr>
          <w:sz w:val="24"/>
        </w:rPr>
        <w:t>K</w:t>
      </w:r>
      <w:r w:rsidRPr="00C62EB5">
        <w:rPr>
          <w:i w:val="0"/>
          <w:iCs w:val="0"/>
          <w:sz w:val="24"/>
          <w:szCs w:val="24"/>
        </w:rPr>
        <w:t xml:space="preserve">ₐ values with </w:t>
      </w:r>
      <w:r w:rsidRPr="00083B8F">
        <w:rPr>
          <w:sz w:val="24"/>
          <w:szCs w:val="24"/>
        </w:rPr>
        <w:t>R</w:t>
      </w:r>
      <w:r w:rsidRPr="00C62EB5">
        <w:rPr>
          <w:i w:val="0"/>
          <w:iCs w:val="0"/>
          <w:sz w:val="24"/>
          <w:szCs w:val="24"/>
        </w:rPr>
        <w:t xml:space="preserve">² = 0.82 (Figure </w:t>
      </w:r>
      <w:r w:rsidR="00757C9F" w:rsidRPr="00C62EB5">
        <w:rPr>
          <w:i w:val="0"/>
          <w:iCs w:val="0"/>
          <w:sz w:val="24"/>
          <w:szCs w:val="24"/>
        </w:rPr>
        <w:t>S</w:t>
      </w:r>
      <w:r w:rsidR="00F17618" w:rsidRPr="00C62EB5">
        <w:rPr>
          <w:i w:val="0"/>
          <w:iCs w:val="0"/>
          <w:sz w:val="24"/>
          <w:szCs w:val="24"/>
        </w:rPr>
        <w:t>1</w:t>
      </w:r>
      <w:r w:rsidRPr="00C62EB5">
        <w:rPr>
          <w:i w:val="0"/>
          <w:iCs w:val="0"/>
          <w:sz w:val="24"/>
          <w:szCs w:val="24"/>
        </w:rPr>
        <w:t>). The fraction of active catalyst (</w:t>
      </w:r>
      <w:r w:rsidRPr="00083B8F">
        <w:rPr>
          <w:sz w:val="24"/>
          <w:szCs w:val="24"/>
        </w:rPr>
        <w:t>f</w:t>
      </w:r>
      <w:r w:rsidRPr="00C62EB5">
        <w:rPr>
          <w:i w:val="0"/>
          <w:iCs w:val="0"/>
          <w:sz w:val="24"/>
          <w:szCs w:val="24"/>
          <w:vertAlign w:val="subscript"/>
        </w:rPr>
        <w:t>OH</w:t>
      </w:r>
      <w:r w:rsidRPr="00C62EB5">
        <w:rPr>
          <w:i w:val="0"/>
          <w:iCs w:val="0"/>
          <w:sz w:val="24"/>
          <w:szCs w:val="24"/>
        </w:rPr>
        <w:t>) was then determined using the Henderson</w:t>
      </w:r>
      <w:r w:rsidR="00A92495" w:rsidRPr="00C62EB5">
        <w:rPr>
          <w:i w:val="0"/>
          <w:iCs w:val="0"/>
          <w:sz w:val="24"/>
          <w:szCs w:val="24"/>
        </w:rPr>
        <w:t>-</w:t>
      </w:r>
      <w:r w:rsidRPr="00C62EB5">
        <w:rPr>
          <w:i w:val="0"/>
          <w:iCs w:val="0"/>
          <w:sz w:val="24"/>
          <w:szCs w:val="24"/>
        </w:rPr>
        <w:t>Hasselbalch equation.</w:t>
      </w:r>
    </w:p>
    <w:p w14:paraId="5E0309E3" w14:textId="77777777" w:rsidR="00555466" w:rsidRDefault="00555466" w:rsidP="00FF73FB">
      <w:pPr>
        <w:spacing w:line="360" w:lineRule="auto"/>
        <w:rPr>
          <w:i/>
          <w:iCs/>
          <w:color w:val="0E2841" w:themeColor="text2"/>
          <w:sz w:val="18"/>
          <w:szCs w:val="18"/>
        </w:rPr>
      </w:pPr>
    </w:p>
    <w:p w14:paraId="4AB228BF" w14:textId="529331FB" w:rsidR="00E87293" w:rsidRDefault="00B662DF" w:rsidP="00FF73FB">
      <w:pPr>
        <w:spacing w:line="360" w:lineRule="auto"/>
      </w:pPr>
      <w:commentRangeStart w:id="202"/>
      <w:commentRangeStart w:id="203"/>
      <w:r>
        <w:t xml:space="preserve">The </w:t>
      </w:r>
      <w:r w:rsidR="00F23E4C">
        <w:t>final</w:t>
      </w:r>
      <w:r>
        <w:t xml:space="preserve"> </w:t>
      </w:r>
      <w:r w:rsidR="004A2898">
        <w:t xml:space="preserve">procedure </w:t>
      </w:r>
      <w:r>
        <w:t xml:space="preserve">and speciation model were validated using an independent </w:t>
      </w:r>
      <w:r w:rsidR="00985585">
        <w:t xml:space="preserve">dataset of </w:t>
      </w:r>
      <w:r>
        <w:t>eleven-ligand</w:t>
      </w:r>
      <w:r w:rsidR="00985585">
        <w:t>s</w:t>
      </w:r>
      <w:r>
        <w:t xml:space="preserve"> drawn from multiple literature sources</w:t>
      </w:r>
      <w:del w:id="204" w:author="Thomas Quaid" w:date="2026-01-31T14:39:00Z" w16du:dateUtc="2026-01-31T22:39:00Z">
        <w:r w:rsidR="00E53E38">
          <w:delText>,</w:delText>
        </w:r>
      </w:del>
      <w:ins w:id="205" w:author="Thomas Quaid" w:date="2026-01-31T14:39:00Z" w16du:dateUtc="2026-01-31T22:39:00Z">
        <w:r w:rsidR="00EC0724">
          <w:t xml:space="preserve"> (Table S</w:t>
        </w:r>
        <w:r w:rsidR="002F0C8E">
          <w:t>5)</w:t>
        </w:r>
        <w:r w:rsidR="00E53E38">
          <w:t>,</w:t>
        </w:r>
      </w:ins>
      <w:r w:rsidR="00A41397">
        <w:t xml:space="preserve"> </w:t>
      </w:r>
      <w:r w:rsidR="009E4C54">
        <w:t>exclud</w:t>
      </w:r>
      <w:r w:rsidR="00E53E38">
        <w:t>ing</w:t>
      </w:r>
      <w:r w:rsidR="009E4C54">
        <w:t xml:space="preserve"> the five datapoints used in the benchmarking stud</w:t>
      </w:r>
      <w:r w:rsidR="009E4C54" w:rsidRPr="007C4E79">
        <w:t>y</w:t>
      </w:r>
      <w:r w:rsidR="003E5504" w:rsidRPr="007C4E79">
        <w:t xml:space="preserve"> (Figure </w:t>
      </w:r>
      <w:r w:rsidR="007C4E79" w:rsidRPr="00C62EB5">
        <w:t>1</w:t>
      </w:r>
      <w:r w:rsidR="003E5504" w:rsidRPr="007C4E79">
        <w:t>)</w:t>
      </w:r>
      <w:r w:rsidRPr="007C4E79">
        <w:t>.</w:t>
      </w:r>
      <w:r>
        <w:t xml:space="preserve"> This external set encompasses a range of ligand classes and rate constants</w:t>
      </w:r>
      <w:r w:rsidR="00405F35">
        <w:t xml:space="preserve"> (converted to intrinsic</w:t>
      </w:r>
      <w:r w:rsidR="00204EE9">
        <w:t xml:space="preserve"> </w:t>
      </w:r>
      <w:r w:rsidR="00E53E38">
        <w:t xml:space="preserve">values </w:t>
      </w:r>
      <w:r w:rsidR="00204EE9">
        <w:t xml:space="preserve">using </w:t>
      </w:r>
      <w:r w:rsidR="003E5504" w:rsidRPr="008C137F">
        <w:t xml:space="preserve">the </w:t>
      </w:r>
      <w:r w:rsidRPr="008C137F">
        <w:rPr>
          <w:rFonts w:eastAsia="Aptos"/>
        </w:rPr>
        <w:t>a</w:t>
      </w:r>
      <w:r w:rsidR="003E5504" w:rsidRPr="008C137F">
        <w:rPr>
          <w:rFonts w:eastAsia="Aptos"/>
        </w:rPr>
        <w:t xml:space="preserve">pproach described </w:t>
      </w:r>
      <w:r w:rsidR="007C4E79" w:rsidRPr="008C137F">
        <w:rPr>
          <w:rFonts w:eastAsia="Aptos"/>
        </w:rPr>
        <w:t xml:space="preserve">in </w:t>
      </w:r>
      <w:r w:rsidR="007C4E79" w:rsidRPr="00C62EB5">
        <w:rPr>
          <w:rFonts w:eastAsia="Aptos" w:cs="Arial"/>
        </w:rPr>
        <w:t xml:space="preserve">the caption of </w:t>
      </w:r>
      <w:r w:rsidR="003E5504" w:rsidRPr="008C137F">
        <w:rPr>
          <w:rFonts w:eastAsia="Aptos"/>
        </w:rPr>
        <w:t xml:space="preserve">Figure </w:t>
      </w:r>
      <w:r w:rsidR="003E5504" w:rsidRPr="008C137F">
        <w:rPr>
          <w:rFonts w:eastAsia="Aptos"/>
        </w:rPr>
        <w:lastRenderedPageBreak/>
        <w:t>1</w:t>
      </w:r>
      <w:r w:rsidR="007C4E79">
        <w:rPr>
          <w:rFonts w:eastAsia="Aptos" w:cs="Arial"/>
        </w:rPr>
        <w:t xml:space="preserve"> and Supplemental Information</w:t>
      </w:r>
      <w:r w:rsidR="00405F35">
        <w:t>)</w:t>
      </w:r>
      <w:r>
        <w:t xml:space="preserve"> spanning over an order of magnitude. </w:t>
      </w:r>
      <w:r>
        <w:rPr>
          <w:rFonts w:eastAsia="Aptos" w:cs="Arial"/>
        </w:rPr>
        <w:t xml:space="preserve">The </w:t>
      </w:r>
      <w:r>
        <w:t xml:space="preserve">strong agreement between </w:t>
      </w:r>
      <w:r>
        <w:rPr>
          <w:rFonts w:eastAsia="Aptos" w:cs="Arial"/>
        </w:rPr>
        <w:t xml:space="preserve">the predicted and experimental values across both the benchmark and validation sets forms the foundation for the modeling, screening, and mechanistic analyses presented in </w:t>
      </w:r>
      <w:r w:rsidR="000874DB">
        <w:rPr>
          <w:rFonts w:eastAsia="Aptos" w:cs="Arial"/>
        </w:rPr>
        <w:t xml:space="preserve">the </w:t>
      </w:r>
      <w:r w:rsidR="006A1A8E">
        <w:rPr>
          <w:rFonts w:eastAsia="Aptos" w:cs="Arial"/>
        </w:rPr>
        <w:t>following sections</w:t>
      </w:r>
      <w:r>
        <w:t>.</w:t>
      </w:r>
      <w:commentRangeEnd w:id="202"/>
      <w:r w:rsidR="00985585">
        <w:rPr>
          <w:rStyle w:val="CommentReference"/>
          <w:sz w:val="24"/>
          <w:szCs w:val="24"/>
        </w:rPr>
        <w:commentReference w:id="202"/>
      </w:r>
      <w:commentRangeEnd w:id="203"/>
      <w:r w:rsidR="00386A9A">
        <w:rPr>
          <w:rStyle w:val="CommentReference"/>
          <w:sz w:val="24"/>
          <w:szCs w:val="24"/>
        </w:rPr>
        <w:commentReference w:id="203"/>
      </w:r>
    </w:p>
    <w:p w14:paraId="3CD0C071" w14:textId="77777777" w:rsidR="006D70B3" w:rsidRDefault="006D70B3">
      <w:pPr>
        <w:spacing w:line="360" w:lineRule="auto"/>
      </w:pPr>
    </w:p>
    <w:p w14:paraId="26D8493D" w14:textId="542C159D" w:rsidR="006D70B3" w:rsidRDefault="00601834" w:rsidP="00FF73FB">
      <w:pPr>
        <w:spacing w:line="360" w:lineRule="auto"/>
      </w:pPr>
      <w:ins w:id="206" w:author="Thomas Quaid" w:date="2026-01-31T14:39:00Z" w16du:dateUtc="2026-01-31T22:39:00Z">
        <w:r w:rsidRPr="00601834">
          <w:t>Steric parameters were computed to test whether ground-state congestion contributes to rate prediction beyond ΔG</w:t>
        </w:r>
        <w:r w:rsidRPr="00375737">
          <w:rPr>
            <w:vertAlign w:val="subscript"/>
          </w:rPr>
          <w:t>bind</w:t>
        </w:r>
        <w:r w:rsidRPr="00601834">
          <w:t>, as discussed in the Results section.</w:t>
        </w:r>
        <w:r>
          <w:t xml:space="preserve"> </w:t>
        </w:r>
      </w:ins>
      <w:r w:rsidR="00375737">
        <w:t>S</w:t>
      </w:r>
      <w:commentRangeStart w:id="207"/>
      <w:commentRangeStart w:id="208"/>
      <w:r w:rsidR="006D70B3" w:rsidRPr="006D70B3">
        <w:t xml:space="preserve">teric congestion was quantified </w:t>
      </w:r>
      <w:commentRangeEnd w:id="207"/>
      <w:r w:rsidR="00985585" w:rsidRPr="006D70B3">
        <w:rPr>
          <w:rStyle w:val="CommentReference"/>
          <w:sz w:val="24"/>
          <w:szCs w:val="24"/>
        </w:rPr>
        <w:commentReference w:id="207"/>
      </w:r>
      <w:commentRangeEnd w:id="208"/>
      <w:r w:rsidR="00386A9A" w:rsidRPr="006D70B3">
        <w:rPr>
          <w:rStyle w:val="CommentReference"/>
          <w:sz w:val="24"/>
          <w:szCs w:val="24"/>
        </w:rPr>
        <w:commentReference w:id="208"/>
      </w:r>
      <w:r w:rsidR="006D70B3" w:rsidRPr="006D70B3">
        <w:t xml:space="preserve">by the SambVca protocol originally reported by Poater </w:t>
      </w:r>
      <w:r w:rsidR="006D70B3" w:rsidRPr="006D70B3">
        <w:rPr>
          <w:i/>
          <w:iCs/>
        </w:rPr>
        <w:t>et al.</w:t>
      </w:r>
      <w:del w:id="209" w:author="Thomas Quaid" w:date="2026-01-31T14:39:00Z" w16du:dateUtc="2026-01-31T22:39:00Z">
        <w:r w:rsidR="00C83A23">
          <w:rPr>
            <w:i/>
            <w:iCs/>
          </w:rPr>
          <w:fldChar w:fldCharType="begin"/>
        </w:r>
        <w:r w:rsidR="00C83A23">
          <w:rPr>
            <w:i/>
            <w:iCs/>
          </w:rPr>
          <w:delInstrText xml:space="preserve"> ADDIN ZOTERO_ITEM CSL_CITATION {"citationID":"4HVDz1xP","properties":{"formattedCitation":"\\super 32\\nosupersub{}","plainCitation":"32","noteIndex":0},"citationItems":[{"id":8465,"uris":["http://zotero.org/users/15279553/items/8MR9433G"],"itemData":{"id":8465,"type":"article-journal","abstract":"We present a free web application for the calculation of the buried volume (% VBur) of NHC ligands. The web application provides a graphic and user-friendly interface to the SambVca program, developed for the calculation of % VBur values not only of NHC ligands but also of other classic organometallic ligands such as, for example, phosphanes and cyclopentadienyl-based ligands. To provide a reliable procedure for the calculation of % VBur values we tested our approach in the interpretation of the binding energies of NHC ligands in Cp*Ru(NHC)Cl complexes in terms of steric and electronic parameters.(© Wiley-VCH Verlag GmbH &amp; Co. KGaA, 69451 Weinheim, Germany, 2009)","container-title":"European Journal of Inorganic Chemistry","DOI":"10.1002/ejic.200801160","ISSN":"1099-0682","issue":"13","language":"en","license":"Copyright © 2009 WILEY-VCH Verlag GmbH &amp; Co. KGaA, Weinheim","note":"_eprint: https://chemistry-europe.onlinelibrary.wiley.com/doi/pdf/10.1002/ejic.200801160","page":"1759-1766","source":"Wiley Online Library","title":"SambVca: A Web Application for the Calculation of the Buried Volume of N-Heterocyclic Carbene Ligands","title-short":"SambVca","volume":"2009","author":[{"family":"Poater","given":"Albert"},{"family":"Cosenza","given":"Biagio"},{"family":"Correa","given":"Andrea"},{"family":"Giudice","given":"Simona"},{"family":"Ragone","given":"Francesco"},{"family":"Scarano","given":"Vittorio"},{"family":"Cavallo","given":"Luigi"}],"issued":{"date-parts":[["2009"]]}}}],"schema":"https://github.com/citation-style-language/schema/raw/master/csl-citation.json"} </w:delInstrText>
        </w:r>
        <w:r w:rsidR="00C83A23">
          <w:rPr>
            <w:i/>
            <w:iCs/>
          </w:rPr>
          <w:fldChar w:fldCharType="separate"/>
        </w:r>
        <w:r w:rsidR="00C83A23" w:rsidRPr="00C83A23">
          <w:rPr>
            <w:rFonts w:eastAsiaTheme="minorHAnsi"/>
            <w:vertAlign w:val="superscript"/>
            <w14:ligatures w14:val="standardContextual"/>
          </w:rPr>
          <w:delText>32</w:delText>
        </w:r>
        <w:r w:rsidR="00C83A23">
          <w:rPr>
            <w:i/>
            <w:iCs/>
          </w:rPr>
          <w:fldChar w:fldCharType="end"/>
        </w:r>
      </w:del>
      <w:ins w:id="210" w:author="Thomas Quaid" w:date="2026-01-31T14:39:00Z" w16du:dateUtc="2026-01-31T22:39:00Z">
        <w:r w:rsidR="00C83A23">
          <w:rPr>
            <w:i/>
            <w:iCs/>
          </w:rPr>
          <w:fldChar w:fldCharType="begin"/>
        </w:r>
        <w:r w:rsidR="004B30C9">
          <w:rPr>
            <w:i/>
            <w:iCs/>
          </w:rPr>
          <w:instrText xml:space="preserve"> ADDIN ZOTERO_ITEM CSL_CITATION {"citationID":"4HVDz1xP","properties":{"formattedCitation":"\\super 35\\nosupersub{}","plainCitation":"35","noteIndex":0},"citationItems":[{"id":8465,"uris":["http://zotero.org/users/15279553/items/8MR9433G"],"itemData":{"id":8465,"type":"article-journal","abstract":"We present a free web application for the calculation of the buried volume (% VBur) of NHC ligands. The web application provides a graphic and user-friendly interface to the SambVca program, developed for the calculation of % VBur values not only of NHC ligands but also of other classic organometallic ligands such as, for example, phosphanes and cyclopentadienyl-based ligands. To provide a reliable procedure for the calculation of % VBur values we tested our approach in the interpretation of the binding energies of NHC ligands in Cp*Ru(NHC)Cl complexes in terms of steric and electronic parameters.(© Wiley-VCH Verlag GmbH &amp; Co. KGaA, 69451 Weinheim, Germany, 2009)","container-title":"European Journal of Inorganic Chemistry","DOI":"10.1002/ejic.200801160","ISSN":"1099-0682","issue":"13","language":"en","license":"Copyright © 2009 WILEY-VCH Verlag GmbH &amp; Co. KGaA, Weinheim","note":"_eprint: https://chemistry-europe.onlinelibrary.wiley.com/doi/pdf/10.1002/ejic.200801160","page":"1759-1766","source":"Wiley Online Library","title":"SambVca: A Web Application for the Calculation of the Buried Volume of N-Heterocyclic Carbene Ligands","title-short":"SambVca","volume":"2009","author":[{"family":"Poater","given":"Albert"},{"family":"Cosenza","given":"Biagio"},{"family":"Correa","given":"Andrea"},{"family":"Giudice","given":"Simona"},{"family":"Ragone","given":"Francesco"},{"family":"Scarano","given":"Vittorio"},{"family":"Cavallo","given":"Luigi"}],"issued":{"date-parts":[["2009"]]}}}],"schema":"https://github.com/citation-style-language/schema/raw/master/csl-citation.json"} </w:instrText>
        </w:r>
        <w:r w:rsidR="00C83A23">
          <w:rPr>
            <w:i/>
            <w:iCs/>
          </w:rPr>
          <w:fldChar w:fldCharType="separate"/>
        </w:r>
        <w:r w:rsidR="004B30C9" w:rsidRPr="004B30C9">
          <w:rPr>
            <w:rFonts w:eastAsiaTheme="minorHAnsi"/>
            <w:vertAlign w:val="superscript"/>
            <w14:ligatures w14:val="standardContextual"/>
          </w:rPr>
          <w:t>35</w:t>
        </w:r>
        <w:r w:rsidR="00C83A23">
          <w:rPr>
            <w:i/>
            <w:iCs/>
          </w:rPr>
          <w:fldChar w:fldCharType="end"/>
        </w:r>
      </w:ins>
      <w:r w:rsidR="006D70B3" w:rsidRPr="006D70B3">
        <w:t xml:space="preserve">; </w:t>
      </w:r>
      <w:r w:rsidR="00985585">
        <w:t>a</w:t>
      </w:r>
      <w:r w:rsidR="00985585" w:rsidRPr="00E21EEC">
        <w:t xml:space="preserve"> </w:t>
      </w:r>
      <w:r w:rsidR="00E21EEC" w:rsidRPr="00E21EEC">
        <w:t xml:space="preserve">4.0 Å sphere centered on zinc was selected after sensitivity analysis (2.5–5.0 Å) identified this radius as </w:t>
      </w:r>
      <w:r w:rsidR="00985585">
        <w:t>most accurately</w:t>
      </w:r>
      <w:r w:rsidR="00E21EEC" w:rsidRPr="00E21EEC">
        <w:t xml:space="preserve"> reproducing the experimental </w:t>
      </w:r>
      <w:r w:rsidR="00985585">
        <w:t xml:space="preserve">ranking of </w:t>
      </w:r>
      <w:r w:rsidR="00E21EEC" w:rsidRPr="00E21EEC">
        <w:t>activit</w:t>
      </w:r>
      <w:r w:rsidR="00985585">
        <w:t>ies</w:t>
      </w:r>
      <w:r w:rsidR="00E21EEC" w:rsidRPr="00E21EEC">
        <w:t>. Conformer ensembles generated with GFN2-xTB/CREST were Boltzmann-weighted at 298 K; the reported %V</w:t>
      </w:r>
      <w:r w:rsidR="007E1C44" w:rsidRPr="00083B8F">
        <w:rPr>
          <w:vertAlign w:val="subscript"/>
        </w:rPr>
        <w:t>buried</w:t>
      </w:r>
      <w:r w:rsidR="007E1C44">
        <w:t xml:space="preserve"> </w:t>
      </w:r>
      <w:r w:rsidR="00E21EEC" w:rsidRPr="00E21EEC">
        <w:t>values are ensemble averages. All scripts are available at github.com/QuaidtUC/Sterics</w:t>
      </w:r>
      <w:r w:rsidR="004C62A4">
        <w:t>_</w:t>
      </w:r>
      <w:r w:rsidR="00E21EEC" w:rsidRPr="00E21EEC">
        <w:t>Study.</w:t>
      </w:r>
    </w:p>
    <w:p w14:paraId="1A92BE31" w14:textId="77777777" w:rsidR="0085409F" w:rsidRDefault="0085409F">
      <w:pPr>
        <w:spacing w:line="360" w:lineRule="auto"/>
      </w:pPr>
    </w:p>
    <w:p w14:paraId="3592BCB5" w14:textId="025A90C8" w:rsidR="00175C0F" w:rsidRPr="00C62EB5" w:rsidRDefault="008E1283" w:rsidP="00FF73FB">
      <w:pPr>
        <w:pStyle w:val="Heading2"/>
        <w:numPr>
          <w:ilvl w:val="0"/>
          <w:numId w:val="0"/>
        </w:numPr>
        <w:rPr>
          <w:i w:val="0"/>
          <w:iCs/>
        </w:rPr>
      </w:pPr>
      <w:bookmarkStart w:id="211" w:name="OLE_LINK7"/>
      <w:r w:rsidRPr="00C62EB5">
        <w:rPr>
          <w:i w:val="0"/>
          <w:iCs/>
        </w:rPr>
        <w:t>THE CASE FOR STANDARDIZATION</w:t>
      </w:r>
    </w:p>
    <w:bookmarkEnd w:id="211"/>
    <w:p w14:paraId="595E31BC" w14:textId="77777777" w:rsidR="00175C0F" w:rsidRPr="00175C0F" w:rsidRDefault="00175C0F" w:rsidP="00FF73FB">
      <w:pPr>
        <w:spacing w:line="360" w:lineRule="auto"/>
      </w:pPr>
    </w:p>
    <w:p w14:paraId="0DA6EC2A" w14:textId="44F73D81" w:rsidR="00175C0F" w:rsidRDefault="00B662DF" w:rsidP="00FF73FB">
      <w:pPr>
        <w:spacing w:line="360" w:lineRule="auto"/>
      </w:pPr>
      <w:r>
        <w:rPr>
          <w:rFonts w:eastAsia="Aptos" w:cs="Arial"/>
        </w:rPr>
        <w:t xml:space="preserve">The </w:t>
      </w:r>
      <w:r w:rsidRPr="005E491E">
        <w:t xml:space="preserve">reported </w:t>
      </w:r>
      <w:r w:rsidR="00EC547D">
        <w:t xml:space="preserve">reaction </w:t>
      </w:r>
      <w:r w:rsidRPr="005E491E">
        <w:t>rate</w:t>
      </w:r>
      <w:r w:rsidR="0006295C">
        <w:t xml:space="preserve"> constants</w:t>
      </w:r>
      <w:r w:rsidRPr="005E491E">
        <w:t xml:space="preserve"> for </w:t>
      </w:r>
      <w:r w:rsidR="00395BE0">
        <w:t xml:space="preserve">the </w:t>
      </w:r>
      <w:r w:rsidR="00253092">
        <w:t xml:space="preserve">hydration </w:t>
      </w:r>
      <w:r w:rsidR="00395BE0">
        <w:t xml:space="preserve">of </w:t>
      </w:r>
      <w:r w:rsidR="00253092">
        <w:t>CO</w:t>
      </w:r>
      <w:r w:rsidR="00253092" w:rsidRPr="00083B8F">
        <w:rPr>
          <w:vertAlign w:val="subscript"/>
        </w:rPr>
        <w:t>2</w:t>
      </w:r>
      <w:r w:rsidR="00253092">
        <w:t xml:space="preserve"> </w:t>
      </w:r>
      <w:r w:rsidR="00395BE0">
        <w:t xml:space="preserve">catalyzed by </w:t>
      </w:r>
      <w:r w:rsidRPr="005E491E">
        <w:t>identical Zn</w:t>
      </w:r>
      <w:r w:rsidR="00D57800">
        <w:t>-</w:t>
      </w:r>
      <w:r w:rsidRPr="005E491E">
        <w:t>cyclen and Zn</w:t>
      </w:r>
      <w:r w:rsidR="00D57800">
        <w:t>-</w:t>
      </w:r>
      <w:r w:rsidRPr="005E491E">
        <w:t xml:space="preserve">cyclam complexes span </w:t>
      </w:r>
      <w:r>
        <w:rPr>
          <w:rFonts w:eastAsia="Aptos" w:cs="Arial"/>
        </w:rPr>
        <w:t>app</w:t>
      </w:r>
      <w:r>
        <w:t>roximately</w:t>
      </w:r>
      <w:r w:rsidRPr="005E491E">
        <w:t xml:space="preserve"> </w:t>
      </w:r>
      <w:r w:rsidR="00EC547D">
        <w:t>one</w:t>
      </w:r>
      <w:r w:rsidR="00EC547D" w:rsidRPr="005E491E">
        <w:t xml:space="preserve"> </w:t>
      </w:r>
      <w:r w:rsidRPr="005E491E">
        <w:t xml:space="preserve">order of magnitude </w:t>
      </w:r>
      <w:r w:rsidRPr="005C268E">
        <w:t xml:space="preserve">(Table </w:t>
      </w:r>
      <w:r w:rsidR="005C268E">
        <w:t>1</w:t>
      </w:r>
      <w:r w:rsidRPr="005E491E">
        <w:t>)</w:t>
      </w:r>
      <w:r w:rsidR="000022E6">
        <w:t xml:space="preserve">, </w:t>
      </w:r>
      <w:r w:rsidR="00C21CEC">
        <w:t>even among studies that used the same instrumentation, reagents, an</w:t>
      </w:r>
      <w:r w:rsidR="001F3BB4">
        <w:t>d stopped-flow indicator method</w:t>
      </w:r>
      <w:r w:rsidR="007145F5">
        <w:t>. This</w:t>
      </w:r>
      <w:r w:rsidR="001F3BB4">
        <w:t xml:space="preserve"> </w:t>
      </w:r>
      <w:del w:id="212" w:author="Thomas Quaid" w:date="2026-01-31T14:39:00Z" w16du:dateUtc="2026-01-31T22:39:00Z">
        <w:r w:rsidR="000022E6">
          <w:delText>divergents</w:delText>
        </w:r>
      </w:del>
      <w:ins w:id="213" w:author="Thomas Quaid" w:date="2026-01-31T14:39:00Z" w16du:dateUtc="2026-01-31T22:39:00Z">
        <w:r w:rsidR="000022E6">
          <w:t>divergen</w:t>
        </w:r>
        <w:r w:rsidR="00E83B7A">
          <w:t>ce</w:t>
        </w:r>
      </w:ins>
      <w:r w:rsidR="000022E6">
        <w:t xml:space="preserve"> </w:t>
      </w:r>
      <w:r w:rsidR="001F3BB4">
        <w:t>suggest</w:t>
      </w:r>
      <w:r w:rsidR="007145F5">
        <w:t>s</w:t>
      </w:r>
      <w:r w:rsidR="001F3BB4">
        <w:t xml:space="preserve"> that variations in data processing</w:t>
      </w:r>
      <w:r w:rsidR="007145F5">
        <w:t>,</w:t>
      </w:r>
      <w:r w:rsidR="001F3BB4">
        <w:t xml:space="preserve"> rather than experimental setup</w:t>
      </w:r>
      <w:r w:rsidR="007145F5">
        <w:t>, likely</w:t>
      </w:r>
      <w:r w:rsidR="001F3BB4">
        <w:t xml:space="preserve"> acc</w:t>
      </w:r>
      <w:r w:rsidR="009957C7">
        <w:t xml:space="preserve">ount for the discrepancy. </w:t>
      </w:r>
      <w:r w:rsidR="005A1B4D">
        <w:rPr>
          <w:rFonts w:eastAsia="Aptos" w:cs="Arial"/>
        </w:rPr>
        <w:t>The</w:t>
      </w:r>
      <w:r w:rsidR="006A06A1">
        <w:rPr>
          <w:rFonts w:eastAsia="Aptos" w:cs="Arial"/>
        </w:rPr>
        <w:t xml:space="preserve"> uncatalyzed rate constants (</w:t>
      </w:r>
      <w:r w:rsidR="003E7793">
        <w:rPr>
          <w:rFonts w:eastAsia="Aptos" w:cs="Arial"/>
        </w:rPr>
        <w:t>~ 0.</w:t>
      </w:r>
      <w:r w:rsidR="00027A57">
        <w:rPr>
          <w:rFonts w:eastAsia="Aptos" w:cs="Arial"/>
        </w:rPr>
        <w:t>12 s</w:t>
      </w:r>
      <w:r w:rsidR="00027A57" w:rsidRPr="00FF73FB">
        <w:rPr>
          <w:rFonts w:eastAsia="Aptos" w:cs="Arial"/>
          <w:vertAlign w:val="superscript"/>
        </w:rPr>
        <w:t>-1</w:t>
      </w:r>
      <w:r w:rsidR="00027A57">
        <w:rPr>
          <w:rFonts w:eastAsia="Aptos" w:cs="Arial"/>
        </w:rPr>
        <w:t xml:space="preserve"> </w:t>
      </w:r>
      <w:r w:rsidR="006A06A1">
        <w:rPr>
          <w:rFonts w:eastAsia="Aptos" w:cs="Arial"/>
        </w:rPr>
        <w:t xml:space="preserve">measured in </w:t>
      </w:r>
      <w:del w:id="214" w:author="Thomas Quaid" w:date="2026-01-31T14:39:00Z" w16du:dateUtc="2026-01-31T22:39:00Z">
        <w:r w:rsidR="005746AB">
          <w:rPr>
            <w:rFonts w:eastAsia="Aptos" w:cs="Arial"/>
          </w:rPr>
          <w:fldChar w:fldCharType="begin"/>
        </w:r>
        <w:r w:rsidR="00C83A23">
          <w:rPr>
            <w:rFonts w:eastAsia="Aptos" w:cs="Arial"/>
          </w:rPr>
          <w:delInstrText xml:space="preserve"> ADDIN ZOTERO_ITEM CSL_CITATION {"citationID":"bDFREftH","properties":{"formattedCitation":"\\super 33\\nosupersub{}","plainCitation":"33","noteIndex":0},"citationItems":[{"id":353,"uris":["http://zotero.org/users/15279553/items/BT9LQN2K"],"itemData":{"id":353,"type":"article-journal","abstract":"Carbonic anhydrase (carbonate dehydratase, EC 4.2.1.1) isoenzymes HCA B and HCA C from human erythrocytes were purified by affinity chromatography and characterized kinetically at 37 degrees C in 25 mM N-methylimidazole buffer, I = 0.15, pH 7.1, using a pH-indicator stopped-flow technique. The rate constants for the uncatalyzed hydration of CO2 and dehydration of H2CO3 were 0.12 . s-1 and 58 . s-1, respectively, Km and turnover numbers in the hydration reaction were 14.0 mM and 19.1 . 10(5) . s-1 for HCAC and 3.3 mM and 0.56 . 10(5) . s-1 for HCA B. Km and turnover numbers in the dehydration reaction were 70 mM and 5 . 10(5) . s-1 for HCA C and 16.8 mM and 0.27 . 10(5) . s-1 for HCA B. Ki for chloride was 14 mM for HCA B and greater than 200 mM for HCA C. Ki for acetazolamide was 0.9 microM against HCA B and 16 nM against HCA C. The rates of hydration of CO2 in hemolysates with known concentrations of HCA B and HCA C, and in mixtures of purified HCA B and HCA C with concentrations near those in the erythrocyte, were similar to the rates calculated from the kinetic parameters of each isoenzyme. HCA B is 86% inhibited by chloride in vivo. This strong inhibition, together with the low specific activity, explains why HCA B only accounts for 10% of the total carbonic anhydrase activity of the erythrocyte, en spite the cellular concentration HCA B is 8 times higher than that of HCA C. HCA B and HCA C can together accelerate the intracellular CO2-reaction 23 000-fold, which gives a margin of 25-fold over physiological needs in hard work and 50-fold at rest. Perceptible physiological effects on respiration should therefore be seen when total carbonic anhydrase activity of erythrocytes is 96 to 98% inhibited. These degrees of inhibition are achieved when plasma concentrations of acetazolamide reach 2 and 5 microM, respectively.","container-title":"Acta Physiologica Scandinavica","DOI":"10.1111/j.1748-1716.1981.tb06918.x","ISSN":"0001-6772","issue":"4","journalAbbreviation":"Acta Physiol Scand","language":"eng","page":"417-426","PMID":"6814190","source":"PubMed","title":"The importance of carbonic anhydrase B and C for the unloading of CO2 by the human erythrocyte","volume":"113","author":[{"family":"Wistrand","given":"P. J."}],"issued":{"date-parts":[["1981",12]]}}}],"schema":"https://github.com/citation-style-language/schema/raw/master/csl-citation.json"} </w:delInstrText>
        </w:r>
        <w:r w:rsidR="005746AB">
          <w:rPr>
            <w:rFonts w:eastAsia="Aptos" w:cs="Arial"/>
          </w:rPr>
          <w:fldChar w:fldCharType="separate"/>
        </w:r>
        <w:r w:rsidR="00C83A23" w:rsidRPr="00C83A23">
          <w:rPr>
            <w:rFonts w:eastAsiaTheme="minorHAnsi"/>
            <w:vertAlign w:val="superscript"/>
            <w14:ligatures w14:val="standardContextual"/>
          </w:rPr>
          <w:delText>33</w:delText>
        </w:r>
        <w:r w:rsidR="005746AB">
          <w:rPr>
            <w:rFonts w:eastAsia="Aptos" w:cs="Arial"/>
          </w:rPr>
          <w:fldChar w:fldCharType="end"/>
        </w:r>
      </w:del>
      <w:ins w:id="215" w:author="Thomas Quaid" w:date="2026-01-31T14:39:00Z" w16du:dateUtc="2026-01-31T22:39:00Z">
        <w:r w:rsidR="005746AB">
          <w:rPr>
            <w:rFonts w:eastAsia="Aptos" w:cs="Arial"/>
          </w:rPr>
          <w:fldChar w:fldCharType="begin"/>
        </w:r>
        <w:r w:rsidR="004B30C9">
          <w:rPr>
            <w:rFonts w:eastAsia="Aptos" w:cs="Arial"/>
          </w:rPr>
          <w:instrText xml:space="preserve"> ADDIN ZOTERO_ITEM CSL_CITATION {"citationID":"bDFREftH","properties":{"formattedCitation":"\\super 36\\nosupersub{}","plainCitation":"36","noteIndex":0},"citationItems":[{"id":353,"uris":["http://zotero.org/users/15279553/items/BT9LQN2K"],"itemData":{"id":353,"type":"article-journal","abstract":"Carbonic anhydrase (carbonate dehydratase, EC 4.2.1.1) isoenzymes HCA B and HCA C from human erythrocytes were purified by affinity chromatography and characterized kinetically at 37 degrees C in 25 mM N-methylimidazole buffer, I = 0.15, pH 7.1, using a pH-indicator stopped-flow technique. The rate constants for the uncatalyzed hydration of CO2 and dehydration of H2CO3 were 0.12 . s-1 and 58 . s-1, respectively, Km and turnover numbers in the hydration reaction were 14.0 mM and 19.1 . 10(5) . s-1 for HCAC and 3.3 mM and 0.56 . 10(5) . s-1 for HCA B. Km and turnover numbers in the dehydration reaction were 70 mM and 5 . 10(5) . s-1 for HCA C and 16.8 mM and 0.27 . 10(5) . s-1 for HCA B. Ki for chloride was 14 mM for HCA B and greater than 200 mM for HCA C. Ki for acetazolamide was 0.9 microM against HCA B and 16 nM against HCA C. The rates of hydration of CO2 in hemolysates with known concentrations of HCA B and HCA C, and in mixtures of purified HCA B and HCA C with concentrations near those in the erythrocyte, were similar to the rates calculated from the kinetic parameters of each isoenzyme. HCA B is 86% inhibited by chloride in vivo. This strong inhibition, together with the low specific activity, explains why HCA B only accounts for 10% of the total carbonic anhydrase activity of the erythrocyte, en spite the cellular concentration HCA B is 8 times higher than that of HCA C. HCA B and HCA C can together accelerate the intracellular CO2-reaction 23 000-fold, which gives a margin of 25-fold over physiological needs in hard work and 50-fold at rest. Perceptible physiological effects on respiration should therefore be seen when total carbonic anhydrase activity of erythrocytes is 96 to 98% inhibited. These degrees of inhibition are achieved when plasma concentrations of acetazolamide reach 2 and 5 microM, respectively.","container-title":"Acta Physiologica Scandinavica","DOI":"10.1111/j.1748-1716.1981.tb06918.x","ISSN":"0001-6772","issue":"4","journalAbbreviation":"Acta Physiol Scand","language":"eng","page":"417-426","PMID":"6814190","source":"PubMed","title":"The importance of carbonic anhydrase B and C for the unloading of CO2 by the human erythrocyte","volume":"113","author":[{"family":"Wistrand","given":"P. J."}],"issued":{"date-parts":[["1981",12]]}}}],"schema":"https://github.com/citation-style-language/schema/raw/master/csl-citation.json"} </w:instrText>
        </w:r>
        <w:r w:rsidR="005746AB">
          <w:rPr>
            <w:rFonts w:eastAsia="Aptos" w:cs="Arial"/>
          </w:rPr>
          <w:fldChar w:fldCharType="separate"/>
        </w:r>
        <w:r w:rsidR="004B30C9" w:rsidRPr="004B30C9">
          <w:rPr>
            <w:rFonts w:eastAsiaTheme="minorHAnsi"/>
            <w:vertAlign w:val="superscript"/>
            <w14:ligatures w14:val="standardContextual"/>
          </w:rPr>
          <w:t>36</w:t>
        </w:r>
        <w:r w:rsidR="005746AB">
          <w:rPr>
            <w:rFonts w:eastAsia="Aptos" w:cs="Arial"/>
          </w:rPr>
          <w:fldChar w:fldCharType="end"/>
        </w:r>
      </w:ins>
      <w:r w:rsidR="006A06A1">
        <w:rPr>
          <w:rFonts w:eastAsia="Aptos" w:cs="Arial"/>
        </w:rPr>
        <w:t>)</w:t>
      </w:r>
      <w:r w:rsidR="005746AB">
        <w:rPr>
          <w:rFonts w:eastAsia="Aptos" w:cs="Arial"/>
        </w:rPr>
        <w:t xml:space="preserve"> </w:t>
      </w:r>
      <w:r w:rsidR="00056660">
        <w:rPr>
          <w:rFonts w:eastAsia="Aptos" w:cs="Arial"/>
        </w:rPr>
        <w:t>provides an intrinsic benchmark</w:t>
      </w:r>
      <w:r w:rsidR="00A65C59">
        <w:rPr>
          <w:rFonts w:eastAsia="Aptos" w:cs="Arial"/>
        </w:rPr>
        <w:t xml:space="preserve"> that can be used as a consistency check to bridge conditions and methods</w:t>
      </w:r>
      <w:r w:rsidR="000F6D7E">
        <w:rPr>
          <w:rFonts w:eastAsia="Aptos" w:cs="Arial"/>
        </w:rPr>
        <w:t xml:space="preserve">. </w:t>
      </w:r>
      <w:r w:rsidR="00A65C59">
        <w:rPr>
          <w:rFonts w:eastAsia="Aptos" w:cs="Arial"/>
        </w:rPr>
        <w:t>Frequently cited</w:t>
      </w:r>
      <w:r>
        <w:rPr>
          <w:rFonts w:eastAsia="Aptos" w:cs="Arial"/>
        </w:rPr>
        <w:t xml:space="preserve"> values </w:t>
      </w:r>
      <w:r w:rsidR="003E6C2C">
        <w:rPr>
          <w:rFonts w:eastAsia="Aptos" w:cs="Arial"/>
        </w:rPr>
        <w:t xml:space="preserve">for </w:t>
      </w:r>
      <w:r w:rsidR="00DD401B">
        <w:rPr>
          <w:rFonts w:eastAsia="Aptos" w:cs="Arial"/>
        </w:rPr>
        <w:t xml:space="preserve">catalytic rate constants </w:t>
      </w:r>
      <w:r>
        <w:rPr>
          <w:rFonts w:eastAsia="Aptos" w:cs="Arial"/>
        </w:rPr>
        <w:t xml:space="preserve">of </w:t>
      </w:r>
      <w:r w:rsidR="003E6C2C">
        <w:rPr>
          <w:rFonts w:eastAsia="Aptos" w:cs="Arial"/>
        </w:rPr>
        <w:t>~</w:t>
      </w:r>
      <w:r>
        <w:rPr>
          <w:rFonts w:eastAsia="Aptos" w:cs="Arial"/>
        </w:rPr>
        <w:t xml:space="preserve">3 × 10³ M⁻¹ s⁻¹ (and higher) </w:t>
      </w:r>
      <w:r w:rsidR="00641A17">
        <w:rPr>
          <w:rFonts w:eastAsia="Aptos" w:cs="Arial"/>
        </w:rPr>
        <w:t>are not directly comparable</w:t>
      </w:r>
      <w:r>
        <w:rPr>
          <w:rFonts w:eastAsia="Aptos" w:cs="Arial"/>
        </w:rPr>
        <w:t xml:space="preserve"> under standardized conditions</w:t>
      </w:r>
      <w:r w:rsidR="00BD7933">
        <w:rPr>
          <w:rFonts w:eastAsia="Aptos" w:cs="Arial"/>
        </w:rPr>
        <w:t xml:space="preserve"> </w:t>
      </w:r>
      <w:r w:rsidR="000022E6">
        <w:rPr>
          <w:rFonts w:eastAsia="Aptos" w:cs="Arial"/>
        </w:rPr>
        <w:t xml:space="preserve">used most often in published studies </w:t>
      </w:r>
      <w:r>
        <w:rPr>
          <w:rFonts w:eastAsia="Aptos" w:cs="Arial"/>
        </w:rPr>
        <w:t>(pH ≈ 9, saturated CO₂,</w:t>
      </w:r>
      <w:r w:rsidR="00191663">
        <w:rPr>
          <w:rFonts w:eastAsia="Aptos" w:cs="Arial"/>
        </w:rPr>
        <w:t xml:space="preserve"> 25</w:t>
      </w:r>
      <w:r w:rsidR="000022E6">
        <w:rPr>
          <w:rFonts w:eastAsia="Aptos" w:cs="Arial"/>
        </w:rPr>
        <w:t xml:space="preserve"> </w:t>
      </w:r>
      <w:r w:rsidR="002E31B0" w:rsidRPr="00F6397A">
        <w:t>°</w:t>
      </w:r>
      <w:r w:rsidR="00191663">
        <w:rPr>
          <w:rFonts w:eastAsia="Aptos" w:cs="Arial"/>
        </w:rPr>
        <w:t>C, 1</w:t>
      </w:r>
      <w:r w:rsidR="000022E6">
        <w:rPr>
          <w:rFonts w:eastAsia="Aptos" w:cs="Arial"/>
        </w:rPr>
        <w:t xml:space="preserve"> </w:t>
      </w:r>
      <w:r w:rsidR="00191663">
        <w:rPr>
          <w:rFonts w:eastAsia="Aptos" w:cs="Arial"/>
        </w:rPr>
        <w:t>mM zinc as upper limit</w:t>
      </w:r>
      <w:r>
        <w:rPr>
          <w:rFonts w:eastAsia="Aptos" w:cs="Arial"/>
        </w:rPr>
        <w:t xml:space="preserve">). </w:t>
      </w:r>
      <w:r w:rsidR="00395BE0">
        <w:rPr>
          <w:rFonts w:eastAsia="Aptos" w:cs="Arial"/>
        </w:rPr>
        <w:t>Considering</w:t>
      </w:r>
      <w:r>
        <w:rPr>
          <w:rFonts w:eastAsia="Aptos" w:cs="Arial"/>
        </w:rPr>
        <w:t xml:space="preserve"> this discrepancy, we </w:t>
      </w:r>
      <w:r w:rsidR="00B87C7D">
        <w:rPr>
          <w:rFonts w:eastAsia="Aptos" w:cs="Arial"/>
        </w:rPr>
        <w:t xml:space="preserve">emphasize </w:t>
      </w:r>
      <w:r>
        <w:rPr>
          <w:rFonts w:eastAsia="Aptos" w:cs="Arial"/>
        </w:rPr>
        <w:t xml:space="preserve">the need for uniform </w:t>
      </w:r>
      <w:r w:rsidR="00B87C7D">
        <w:rPr>
          <w:rFonts w:eastAsia="Aptos" w:cs="Arial"/>
        </w:rPr>
        <w:t xml:space="preserve">data-processing and </w:t>
      </w:r>
      <w:r>
        <w:rPr>
          <w:rFonts w:eastAsia="Aptos" w:cs="Arial"/>
        </w:rPr>
        <w:t>reporting criteria before meaningful performance rankings</w:t>
      </w:r>
      <w:r w:rsidR="00A92495">
        <w:t xml:space="preserve"> </w:t>
      </w:r>
      <w:r w:rsidRPr="005E491E">
        <w:t>or mechanistic inferences</w:t>
      </w:r>
      <w:r w:rsidR="00A92495">
        <w:t xml:space="preserve"> </w:t>
      </w:r>
      <w:r w:rsidRPr="005E491E">
        <w:t>can be derived.</w:t>
      </w:r>
      <w:r>
        <w:t xml:space="preserve"> </w:t>
      </w:r>
      <w:r w:rsidR="004B56DB">
        <w:t>T</w:t>
      </w:r>
      <w:r>
        <w:t xml:space="preserve">he data in </w:t>
      </w:r>
      <w:r w:rsidR="00244377">
        <w:t>Table 1</w:t>
      </w:r>
      <w:r>
        <w:t xml:space="preserve"> are </w:t>
      </w:r>
      <w:r w:rsidR="004814C7">
        <w:t>presented in this context to establish a consistent basis for</w:t>
      </w:r>
      <w:r>
        <w:t xml:space="preserve"> comparison.</w:t>
      </w:r>
      <w:ins w:id="216" w:author="Thomas Quaid" w:date="2026-01-31T14:39:00Z" w16du:dateUtc="2026-01-31T22:39:00Z">
        <w:r w:rsidR="00711DA3">
          <w:t xml:space="preserve"> </w:t>
        </w:r>
      </w:ins>
    </w:p>
    <w:p w14:paraId="57BECC31" w14:textId="77777777" w:rsidR="00175C0F" w:rsidRDefault="00175C0F" w:rsidP="00FF73FB">
      <w:pPr>
        <w:spacing w:line="360" w:lineRule="auto"/>
        <w:jc w:val="both"/>
      </w:pPr>
    </w:p>
    <w:p w14:paraId="78A7B1F4" w14:textId="02F60DCC" w:rsidR="00524448" w:rsidRDefault="00B662DF" w:rsidP="00FF73FB">
      <w:pPr>
        <w:pStyle w:val="Caption"/>
        <w:keepNext/>
        <w:spacing w:line="360" w:lineRule="auto"/>
        <w:rPr>
          <w:i w:val="0"/>
          <w:iCs w:val="0"/>
          <w:sz w:val="24"/>
          <w:szCs w:val="24"/>
        </w:rPr>
      </w:pPr>
      <w:r w:rsidRPr="00C62EB5">
        <w:rPr>
          <w:i w:val="0"/>
          <w:iCs w:val="0"/>
          <w:sz w:val="24"/>
          <w:szCs w:val="24"/>
        </w:rPr>
        <w:t xml:space="preserve">Table </w:t>
      </w:r>
      <w:r w:rsidR="005C268E" w:rsidRPr="005C268E">
        <w:rPr>
          <w:i w:val="0"/>
          <w:iCs w:val="0"/>
          <w:sz w:val="24"/>
          <w:szCs w:val="24"/>
        </w:rPr>
        <w:t>1</w:t>
      </w:r>
      <w:r w:rsidR="00261A16" w:rsidRPr="00C62EB5">
        <w:rPr>
          <w:i w:val="0"/>
          <w:iCs w:val="0"/>
          <w:sz w:val="24"/>
          <w:szCs w:val="24"/>
        </w:rPr>
        <w:t>.</w:t>
      </w:r>
      <w:r w:rsidRPr="00C62EB5">
        <w:rPr>
          <w:i w:val="0"/>
          <w:iCs w:val="0"/>
          <w:sz w:val="24"/>
          <w:szCs w:val="24"/>
        </w:rPr>
        <w:t xml:space="preserve"> </w:t>
      </w:r>
      <w:r w:rsidR="00CA7E85">
        <w:rPr>
          <w:i w:val="0"/>
          <w:iCs w:val="0"/>
          <w:sz w:val="24"/>
          <w:szCs w:val="24"/>
        </w:rPr>
        <w:t>Selected</w:t>
      </w:r>
      <w:commentRangeStart w:id="217"/>
      <w:commentRangeStart w:id="218"/>
      <w:r w:rsidR="0072201D" w:rsidRPr="00C62EB5">
        <w:rPr>
          <w:i w:val="0"/>
          <w:iCs w:val="0"/>
          <w:sz w:val="24"/>
          <w:szCs w:val="24"/>
        </w:rPr>
        <w:t xml:space="preserve"> rate constants (</w:t>
      </w:r>
      <w:r w:rsidR="0072201D" w:rsidRPr="00E0012E">
        <w:rPr>
          <w:sz w:val="24"/>
          <w:szCs w:val="24"/>
        </w:rPr>
        <w:t>k</w:t>
      </w:r>
      <w:r w:rsidR="0072201D" w:rsidRPr="00C62EB5">
        <w:rPr>
          <w:i w:val="0"/>
          <w:iCs w:val="0"/>
          <w:sz w:val="24"/>
          <w:szCs w:val="24"/>
          <w:vertAlign w:val="subscript"/>
        </w:rPr>
        <w:t>obs</w:t>
      </w:r>
      <w:r w:rsidR="0072201D" w:rsidRPr="00C62EB5">
        <w:rPr>
          <w:i w:val="0"/>
          <w:iCs w:val="0"/>
          <w:sz w:val="24"/>
          <w:szCs w:val="24"/>
        </w:rPr>
        <w:t xml:space="preserve">) </w:t>
      </w:r>
      <w:r w:rsidR="00395BE0">
        <w:rPr>
          <w:i w:val="0"/>
          <w:iCs w:val="0"/>
          <w:sz w:val="24"/>
          <w:szCs w:val="24"/>
        </w:rPr>
        <w:t xml:space="preserve">reported </w:t>
      </w:r>
      <w:r w:rsidR="0072201D" w:rsidRPr="00C62EB5">
        <w:rPr>
          <w:i w:val="0"/>
          <w:iCs w:val="0"/>
          <w:sz w:val="24"/>
          <w:szCs w:val="24"/>
        </w:rPr>
        <w:t xml:space="preserve">for </w:t>
      </w:r>
      <w:r w:rsidR="00395BE0">
        <w:rPr>
          <w:i w:val="0"/>
          <w:iCs w:val="0"/>
          <w:sz w:val="24"/>
          <w:szCs w:val="24"/>
        </w:rPr>
        <w:t>CO</w:t>
      </w:r>
      <w:r w:rsidR="00395BE0">
        <w:rPr>
          <w:i w:val="0"/>
          <w:iCs w:val="0"/>
          <w:sz w:val="24"/>
          <w:szCs w:val="24"/>
          <w:vertAlign w:val="subscript"/>
        </w:rPr>
        <w:t>2</w:t>
      </w:r>
      <w:r w:rsidR="00395BE0">
        <w:rPr>
          <w:i w:val="0"/>
          <w:iCs w:val="0"/>
          <w:sz w:val="24"/>
          <w:szCs w:val="24"/>
        </w:rPr>
        <w:t xml:space="preserve"> hydration catalyzed by </w:t>
      </w:r>
      <w:r w:rsidR="0072201D" w:rsidRPr="00C62EB5">
        <w:rPr>
          <w:i w:val="0"/>
          <w:iCs w:val="0"/>
          <w:sz w:val="24"/>
          <w:szCs w:val="24"/>
        </w:rPr>
        <w:t>zinc</w:t>
      </w:r>
      <w:del w:id="219" w:author="Thomas Quaid" w:date="2026-01-31T14:39:00Z" w16du:dateUtc="2026-01-31T22:39:00Z">
        <w:r w:rsidR="0072201D" w:rsidRPr="00C62EB5">
          <w:rPr>
            <w:i w:val="0"/>
            <w:iCs w:val="0"/>
            <w:sz w:val="24"/>
            <w:szCs w:val="24"/>
          </w:rPr>
          <w:delText>–</w:delText>
        </w:r>
      </w:del>
      <w:ins w:id="220" w:author="Thomas Quaid" w:date="2026-01-31T14:39:00Z" w16du:dateUtc="2026-01-31T22:39:00Z">
        <w:r w:rsidR="0047197F">
          <w:rPr>
            <w:i w:val="0"/>
            <w:iCs w:val="0"/>
            <w:sz w:val="24"/>
            <w:szCs w:val="24"/>
          </w:rPr>
          <w:t>-</w:t>
        </w:r>
      </w:ins>
      <w:r w:rsidR="0072201D" w:rsidRPr="00C62EB5">
        <w:rPr>
          <w:i w:val="0"/>
          <w:iCs w:val="0"/>
          <w:sz w:val="24"/>
          <w:szCs w:val="24"/>
        </w:rPr>
        <w:t>cyclen and zinc</w:t>
      </w:r>
      <w:del w:id="221" w:author="Thomas Quaid" w:date="2026-01-31T14:39:00Z" w16du:dateUtc="2026-01-31T22:39:00Z">
        <w:r w:rsidR="0072201D" w:rsidRPr="00C62EB5">
          <w:rPr>
            <w:i w:val="0"/>
            <w:iCs w:val="0"/>
            <w:sz w:val="24"/>
            <w:szCs w:val="24"/>
          </w:rPr>
          <w:delText>–</w:delText>
        </w:r>
      </w:del>
      <w:ins w:id="222" w:author="Thomas Quaid" w:date="2026-01-31T14:39:00Z" w16du:dateUtc="2026-01-31T22:39:00Z">
        <w:r w:rsidR="0047197F">
          <w:rPr>
            <w:i w:val="0"/>
            <w:iCs w:val="0"/>
            <w:sz w:val="24"/>
            <w:szCs w:val="24"/>
          </w:rPr>
          <w:t>-</w:t>
        </w:r>
      </w:ins>
      <w:r w:rsidR="0072201D" w:rsidRPr="00C62EB5">
        <w:rPr>
          <w:i w:val="0"/>
          <w:iCs w:val="0"/>
          <w:sz w:val="24"/>
          <w:szCs w:val="24"/>
        </w:rPr>
        <w:t>cyclam complexes</w:t>
      </w:r>
      <w:del w:id="223" w:author="Thomas Quaid" w:date="2026-01-31T14:39:00Z" w16du:dateUtc="2026-01-31T22:39:00Z">
        <w:r w:rsidR="0072201D" w:rsidRPr="00C62EB5">
          <w:rPr>
            <w:i w:val="0"/>
            <w:iCs w:val="0"/>
            <w:sz w:val="24"/>
            <w:szCs w:val="24"/>
          </w:rPr>
          <w:delText xml:space="preserve"> measured under </w:delText>
        </w:r>
        <w:r w:rsidR="004A06EF">
          <w:rPr>
            <w:i w:val="0"/>
            <w:iCs w:val="0"/>
            <w:sz w:val="24"/>
            <w:szCs w:val="24"/>
          </w:rPr>
          <w:delText>s</w:delText>
        </w:r>
        <w:r w:rsidR="0072201D" w:rsidRPr="00C62EB5">
          <w:rPr>
            <w:i w:val="0"/>
            <w:iCs w:val="0"/>
            <w:sz w:val="24"/>
            <w:szCs w:val="24"/>
          </w:rPr>
          <w:delText xml:space="preserve">imilar conditions. Despite </w:delText>
        </w:r>
        <w:r w:rsidR="00EA4F29">
          <w:rPr>
            <w:i w:val="0"/>
            <w:iCs w:val="0"/>
            <w:sz w:val="24"/>
            <w:szCs w:val="24"/>
          </w:rPr>
          <w:delText xml:space="preserve">measuring </w:delText>
        </w:r>
        <w:r w:rsidR="00384796">
          <w:rPr>
            <w:i w:val="0"/>
            <w:iCs w:val="0"/>
            <w:sz w:val="24"/>
            <w:szCs w:val="24"/>
          </w:rPr>
          <w:delText xml:space="preserve">rates for </w:delText>
        </w:r>
        <w:r w:rsidR="004A06EF">
          <w:rPr>
            <w:i w:val="0"/>
            <w:iCs w:val="0"/>
            <w:sz w:val="24"/>
            <w:szCs w:val="24"/>
          </w:rPr>
          <w:delText>t</w:delText>
        </w:r>
        <w:r w:rsidR="0072201D" w:rsidRPr="00C62EB5">
          <w:rPr>
            <w:i w:val="0"/>
            <w:iCs w:val="0"/>
            <w:sz w:val="24"/>
            <w:szCs w:val="24"/>
          </w:rPr>
          <w:delText xml:space="preserve">he same catalytic system, reported values differ by </w:delText>
        </w:r>
        <w:r w:rsidR="000022E6">
          <w:rPr>
            <w:i w:val="0"/>
            <w:iCs w:val="0"/>
            <w:sz w:val="24"/>
            <w:szCs w:val="24"/>
          </w:rPr>
          <w:delText>more than</w:delText>
        </w:r>
        <w:r w:rsidR="000022E6" w:rsidRPr="00C62EB5">
          <w:rPr>
            <w:i w:val="0"/>
            <w:iCs w:val="0"/>
            <w:sz w:val="24"/>
            <w:szCs w:val="24"/>
          </w:rPr>
          <w:delText xml:space="preserve"> </w:delText>
        </w:r>
        <w:r w:rsidR="0072201D" w:rsidRPr="00C62EB5">
          <w:rPr>
            <w:i w:val="0"/>
            <w:iCs w:val="0"/>
            <w:sz w:val="24"/>
            <w:szCs w:val="24"/>
          </w:rPr>
          <w:delText xml:space="preserve">an order of magnitude. </w:delText>
        </w:r>
        <w:r w:rsidR="00E754DF">
          <w:rPr>
            <w:i w:val="0"/>
            <w:iCs w:val="0"/>
            <w:sz w:val="24"/>
            <w:szCs w:val="24"/>
          </w:rPr>
          <w:delText xml:space="preserve">The intercept </w:delText>
        </w:r>
        <w:r w:rsidR="00E754DF">
          <w:rPr>
            <w:i w:val="0"/>
            <w:iCs w:val="0"/>
            <w:sz w:val="24"/>
            <w:szCs w:val="24"/>
          </w:rPr>
          <w:lastRenderedPageBreak/>
          <w:delText xml:space="preserve">of kinetic assays </w:delText>
        </w:r>
        <w:r w:rsidR="004E20E9">
          <w:rPr>
            <w:i w:val="0"/>
            <w:iCs w:val="0"/>
            <w:sz w:val="24"/>
            <w:szCs w:val="24"/>
          </w:rPr>
          <w:delText xml:space="preserve">representing the </w:delText>
        </w:r>
        <w:r w:rsidR="00A02E50">
          <w:rPr>
            <w:i w:val="0"/>
            <w:iCs w:val="0"/>
            <w:sz w:val="24"/>
            <w:szCs w:val="24"/>
          </w:rPr>
          <w:delText xml:space="preserve">intrinsic </w:delText>
        </w:r>
        <w:r w:rsidR="004E20E9">
          <w:rPr>
            <w:i w:val="0"/>
            <w:iCs w:val="0"/>
            <w:sz w:val="24"/>
            <w:szCs w:val="24"/>
          </w:rPr>
          <w:delText xml:space="preserve">uncatalyzed rate </w:delText>
        </w:r>
        <w:r w:rsidR="00C058A4">
          <w:rPr>
            <w:i w:val="0"/>
            <w:iCs w:val="0"/>
            <w:sz w:val="24"/>
            <w:szCs w:val="24"/>
          </w:rPr>
          <w:delText>would be helpful</w:delText>
        </w:r>
        <w:r w:rsidR="004E20E9">
          <w:rPr>
            <w:i w:val="0"/>
            <w:iCs w:val="0"/>
            <w:sz w:val="24"/>
            <w:szCs w:val="24"/>
          </w:rPr>
          <w:delText xml:space="preserve"> as a baseline </w:delText>
        </w:r>
        <w:r w:rsidR="00A02E50">
          <w:rPr>
            <w:i w:val="0"/>
            <w:iCs w:val="0"/>
            <w:sz w:val="24"/>
            <w:szCs w:val="24"/>
          </w:rPr>
          <w:delText xml:space="preserve">check for future reporting of </w:delText>
        </w:r>
        <w:r w:rsidR="00BF6606">
          <w:rPr>
            <w:i w:val="0"/>
            <w:iCs w:val="0"/>
            <w:sz w:val="24"/>
            <w:szCs w:val="24"/>
          </w:rPr>
          <w:delText xml:space="preserve">catalyst </w:delText>
        </w:r>
        <w:r w:rsidR="000A13E7">
          <w:rPr>
            <w:i w:val="0"/>
            <w:iCs w:val="0"/>
            <w:sz w:val="24"/>
            <w:szCs w:val="24"/>
          </w:rPr>
          <w:delText>potency.</w:delText>
        </w:r>
        <w:r w:rsidR="00E77C0F">
          <w:rPr>
            <w:i w:val="0"/>
            <w:iCs w:val="0"/>
            <w:sz w:val="24"/>
            <w:szCs w:val="24"/>
          </w:rPr>
          <w:delText xml:space="preserve"> Measurements </w:delText>
        </w:r>
        <w:r w:rsidR="00EF00A8">
          <w:rPr>
            <w:i w:val="0"/>
            <w:iCs w:val="0"/>
            <w:sz w:val="24"/>
            <w:szCs w:val="24"/>
          </w:rPr>
          <w:delText xml:space="preserve">made for procedural validation </w:delText>
        </w:r>
        <w:r w:rsidR="00FF6A02">
          <w:rPr>
            <w:i w:val="0"/>
            <w:iCs w:val="0"/>
            <w:sz w:val="24"/>
            <w:szCs w:val="24"/>
          </w:rPr>
          <w:delText>in</w:delText>
        </w:r>
        <w:r w:rsidR="00EF00A8">
          <w:rPr>
            <w:i w:val="0"/>
            <w:iCs w:val="0"/>
            <w:sz w:val="24"/>
            <w:szCs w:val="24"/>
          </w:rPr>
          <w:delText xml:space="preserve"> </w:delText>
        </w:r>
        <w:r w:rsidR="00B70A15">
          <w:rPr>
            <w:i w:val="0"/>
            <w:iCs w:val="0"/>
            <w:sz w:val="24"/>
            <w:szCs w:val="24"/>
          </w:rPr>
          <w:delText>this work</w:delText>
        </w:r>
        <w:r w:rsidR="00D82374">
          <w:rPr>
            <w:i w:val="0"/>
            <w:iCs w:val="0"/>
            <w:sz w:val="24"/>
            <w:szCs w:val="24"/>
          </w:rPr>
          <w:delText xml:space="preserve"> </w:delText>
        </w:r>
        <w:r w:rsidR="00B70A15">
          <w:rPr>
            <w:i w:val="0"/>
            <w:iCs w:val="0"/>
            <w:sz w:val="24"/>
            <w:szCs w:val="24"/>
          </w:rPr>
          <w:delText xml:space="preserve">are </w:delText>
        </w:r>
        <w:r w:rsidR="00D82374">
          <w:rPr>
            <w:i w:val="0"/>
            <w:iCs w:val="0"/>
            <w:sz w:val="24"/>
            <w:szCs w:val="24"/>
          </w:rPr>
          <w:delText>provided for comparison.</w:delText>
        </w:r>
      </w:del>
      <w:ins w:id="224" w:author="Thomas Quaid" w:date="2026-01-31T14:39:00Z" w16du:dateUtc="2026-01-31T22:39:00Z">
        <w:r w:rsidR="00B47823">
          <w:rPr>
            <w:i w:val="0"/>
            <w:iCs w:val="0"/>
            <w:sz w:val="24"/>
            <w:szCs w:val="24"/>
          </w:rPr>
          <w:t xml:space="preserve">. </w:t>
        </w:r>
        <w:commentRangeEnd w:id="217"/>
        <w:r w:rsidR="000022E6">
          <w:rPr>
            <w:rStyle w:val="CommentReference"/>
            <w:i w:val="0"/>
            <w:iCs w:val="0"/>
            <w:sz w:val="24"/>
            <w:szCs w:val="24"/>
          </w:rPr>
          <w:commentReference w:id="217"/>
        </w:r>
      </w:ins>
      <w:commentRangeEnd w:id="218"/>
      <w:r w:rsidR="00386A9A">
        <w:rPr>
          <w:rStyle w:val="CommentReference"/>
          <w:i w:val="0"/>
          <w:iCs w:val="0"/>
          <w:sz w:val="24"/>
          <w:szCs w:val="24"/>
        </w:rPr>
        <w:commentReference w:id="218"/>
      </w:r>
    </w:p>
    <w:tbl>
      <w:tblPr>
        <w:tblStyle w:val="Table"/>
        <w:tblW w:w="5127" w:type="pct"/>
        <w:tblLook w:val="0020" w:firstRow="1" w:lastRow="0" w:firstColumn="0" w:lastColumn="0" w:noHBand="0" w:noVBand="0"/>
      </w:tblPr>
      <w:tblGrid>
        <w:gridCol w:w="1127"/>
        <w:gridCol w:w="1695"/>
        <w:gridCol w:w="1701"/>
        <w:gridCol w:w="2079"/>
        <w:gridCol w:w="1741"/>
        <w:gridCol w:w="1255"/>
      </w:tblGrid>
      <w:tr w:rsidR="00151DBF" w:rsidRPr="00550EA5" w14:paraId="21A42132" w14:textId="77777777" w:rsidTr="00D53B23">
        <w:trPr>
          <w:cnfStyle w:val="100000000000" w:firstRow="1" w:lastRow="0" w:firstColumn="0" w:lastColumn="0" w:oddVBand="0" w:evenVBand="0" w:oddHBand="0" w:evenHBand="0" w:firstRowFirstColumn="0" w:firstRowLastColumn="0" w:lastRowFirstColumn="0" w:lastRowLastColumn="0"/>
          <w:trHeight w:val="640"/>
          <w:tblHeader/>
        </w:trPr>
        <w:tc>
          <w:tcPr>
            <w:tcW w:w="496" w:type="pct"/>
          </w:tcPr>
          <w:p w14:paraId="67EF7EDA" w14:textId="77777777" w:rsidR="00151DBF" w:rsidRPr="00550EA5" w:rsidRDefault="00151DBF" w:rsidP="00D53B23">
            <w:pPr>
              <w:pStyle w:val="Compact"/>
              <w:rPr>
                <w:rFonts w:ascii="Times New Roman" w:hAnsi="Times New Roman"/>
              </w:rPr>
            </w:pPr>
            <w:r w:rsidRPr="00550EA5">
              <w:rPr>
                <w:rFonts w:ascii="Times New Roman" w:hAnsi="Times New Roman"/>
              </w:rPr>
              <w:t>Catalyst</w:t>
            </w:r>
          </w:p>
        </w:tc>
        <w:tc>
          <w:tcPr>
            <w:tcW w:w="901" w:type="pct"/>
          </w:tcPr>
          <w:p w14:paraId="69E24D81" w14:textId="77777777" w:rsidR="00151DBF" w:rsidRPr="00550EA5" w:rsidRDefault="00151DBF" w:rsidP="00D53B23">
            <w:pPr>
              <w:pStyle w:val="Compact"/>
              <w:rPr>
                <w:rFonts w:ascii="Times New Roman" w:hAnsi="Times New Roman"/>
              </w:rPr>
            </w:pPr>
            <w:r w:rsidRPr="00550EA5">
              <w:rPr>
                <w:rFonts w:ascii="Times New Roman" w:hAnsi="Times New Roman"/>
              </w:rPr>
              <w:t>Zhang et al [25]</w:t>
            </w:r>
          </w:p>
          <w:p w14:paraId="29C445AD" w14:textId="77777777" w:rsidR="00151DBF" w:rsidRPr="00550EA5" w:rsidRDefault="00151DBF" w:rsidP="00D53B23">
            <w:pPr>
              <w:pStyle w:val="Compact"/>
              <w:rPr>
                <w:rFonts w:ascii="Times New Roman" w:hAnsi="Times New Roman"/>
              </w:rPr>
            </w:pPr>
            <w:r w:rsidRPr="00550EA5">
              <w:rPr>
                <w:rFonts w:ascii="Times New Roman" w:hAnsi="Times New Roman"/>
              </w:rPr>
              <w:t>1993</w:t>
            </w:r>
          </w:p>
        </w:tc>
        <w:tc>
          <w:tcPr>
            <w:tcW w:w="0" w:type="auto"/>
          </w:tcPr>
          <w:p w14:paraId="69B1C254" w14:textId="77777777" w:rsidR="00151DBF" w:rsidRPr="00550EA5" w:rsidRDefault="00151DBF" w:rsidP="00D53B23">
            <w:pPr>
              <w:pStyle w:val="Compact"/>
              <w:rPr>
                <w:rFonts w:ascii="Times New Roman" w:hAnsi="Times New Roman"/>
              </w:rPr>
            </w:pPr>
            <w:r w:rsidRPr="00550EA5">
              <w:rPr>
                <w:rFonts w:ascii="Times New Roman" w:hAnsi="Times New Roman"/>
              </w:rPr>
              <w:t>Zhang et al [26]</w:t>
            </w:r>
          </w:p>
          <w:p w14:paraId="63791177" w14:textId="77777777" w:rsidR="00151DBF" w:rsidRPr="00550EA5" w:rsidRDefault="00151DBF" w:rsidP="00D53B23">
            <w:pPr>
              <w:pStyle w:val="Compact"/>
              <w:rPr>
                <w:rFonts w:ascii="Times New Roman" w:hAnsi="Times New Roman"/>
              </w:rPr>
            </w:pPr>
            <w:r w:rsidRPr="00550EA5">
              <w:rPr>
                <w:rFonts w:ascii="Times New Roman" w:hAnsi="Times New Roman"/>
              </w:rPr>
              <w:t>1995</w:t>
            </w:r>
          </w:p>
        </w:tc>
        <w:tc>
          <w:tcPr>
            <w:tcW w:w="0" w:type="auto"/>
          </w:tcPr>
          <w:p w14:paraId="369FF339" w14:textId="77777777" w:rsidR="00151DBF" w:rsidRPr="00550EA5" w:rsidRDefault="00151DBF" w:rsidP="00D53B23">
            <w:pPr>
              <w:pStyle w:val="Compact"/>
              <w:rPr>
                <w:rFonts w:ascii="Times New Roman" w:hAnsi="Times New Roman"/>
              </w:rPr>
            </w:pPr>
            <w:r w:rsidRPr="00550EA5">
              <w:rPr>
                <w:rFonts w:ascii="Times New Roman" w:hAnsi="Times New Roman"/>
              </w:rPr>
              <w:t>Satcher Jr. et al [27]</w:t>
            </w:r>
          </w:p>
          <w:p w14:paraId="3142A840" w14:textId="77777777" w:rsidR="00151DBF" w:rsidRPr="00550EA5" w:rsidRDefault="00151DBF" w:rsidP="00D53B23">
            <w:pPr>
              <w:pStyle w:val="Compact"/>
              <w:rPr>
                <w:rFonts w:ascii="Times New Roman" w:hAnsi="Times New Roman"/>
              </w:rPr>
            </w:pPr>
            <w:r w:rsidRPr="00550EA5">
              <w:rPr>
                <w:rFonts w:ascii="Times New Roman" w:hAnsi="Times New Roman"/>
              </w:rPr>
              <w:t>2011</w:t>
            </w:r>
          </w:p>
        </w:tc>
        <w:tc>
          <w:tcPr>
            <w:tcW w:w="0" w:type="auto"/>
          </w:tcPr>
          <w:p w14:paraId="653D7138" w14:textId="77777777" w:rsidR="00151DBF" w:rsidRPr="00550EA5" w:rsidRDefault="00151DBF" w:rsidP="00D53B23">
            <w:pPr>
              <w:pStyle w:val="Compact"/>
              <w:rPr>
                <w:rFonts w:ascii="Times New Roman" w:hAnsi="Times New Roman"/>
              </w:rPr>
            </w:pPr>
            <w:r w:rsidRPr="00550EA5">
              <w:rPr>
                <w:rFonts w:ascii="Times New Roman" w:hAnsi="Times New Roman"/>
              </w:rPr>
              <w:t>Koziol et al [12]</w:t>
            </w:r>
          </w:p>
          <w:p w14:paraId="012D669C" w14:textId="77777777" w:rsidR="00151DBF" w:rsidRPr="00550EA5" w:rsidRDefault="00151DBF" w:rsidP="00D53B23">
            <w:pPr>
              <w:pStyle w:val="Compact"/>
              <w:rPr>
                <w:rFonts w:ascii="Times New Roman" w:hAnsi="Times New Roman"/>
              </w:rPr>
            </w:pPr>
            <w:r w:rsidRPr="00550EA5">
              <w:rPr>
                <w:rFonts w:ascii="Times New Roman" w:hAnsi="Times New Roman"/>
              </w:rPr>
              <w:t>2012</w:t>
            </w:r>
          </w:p>
        </w:tc>
        <w:tc>
          <w:tcPr>
            <w:tcW w:w="0" w:type="auto"/>
          </w:tcPr>
          <w:p w14:paraId="45C62C6A" w14:textId="77777777" w:rsidR="00151DBF" w:rsidRPr="00550EA5" w:rsidRDefault="00151DBF" w:rsidP="00D53B23">
            <w:pPr>
              <w:pStyle w:val="Compact"/>
              <w:rPr>
                <w:rFonts w:ascii="Times New Roman" w:hAnsi="Times New Roman"/>
              </w:rPr>
            </w:pPr>
            <w:r w:rsidRPr="00550EA5">
              <w:rPr>
                <w:rFonts w:ascii="Times New Roman" w:hAnsi="Times New Roman"/>
              </w:rPr>
              <w:t>This work </w:t>
            </w:r>
          </w:p>
          <w:p w14:paraId="5EA2ABC2" w14:textId="40048E52" w:rsidR="00151DBF" w:rsidRPr="00550EA5" w:rsidRDefault="00151DBF" w:rsidP="00D53B23">
            <w:pPr>
              <w:pStyle w:val="Compact"/>
              <w:rPr>
                <w:rFonts w:ascii="Times New Roman" w:hAnsi="Times New Roman"/>
              </w:rPr>
            </w:pPr>
            <w:r w:rsidRPr="00550EA5">
              <w:rPr>
                <w:rFonts w:ascii="Times New Roman" w:hAnsi="Times New Roman"/>
              </w:rPr>
              <w:t>2025</w:t>
            </w:r>
          </w:p>
        </w:tc>
      </w:tr>
      <w:tr w:rsidR="00151DBF" w:rsidRPr="00550EA5" w14:paraId="7B445798" w14:textId="77777777" w:rsidTr="00D53B23">
        <w:trPr>
          <w:trHeight w:val="653"/>
        </w:trPr>
        <w:tc>
          <w:tcPr>
            <w:tcW w:w="496" w:type="pct"/>
          </w:tcPr>
          <w:p w14:paraId="309A4E56" w14:textId="2DA27C8C" w:rsidR="00151DBF" w:rsidRPr="00550EA5" w:rsidRDefault="00151DBF" w:rsidP="00D53B23">
            <w:pPr>
              <w:pStyle w:val="Compact"/>
              <w:rPr>
                <w:rFonts w:ascii="Times New Roman" w:hAnsi="Times New Roman"/>
              </w:rPr>
            </w:pPr>
            <w:r w:rsidRPr="00550EA5">
              <w:rPr>
                <w:rFonts w:ascii="Times New Roman" w:hAnsi="Times New Roman"/>
              </w:rPr>
              <w:t>Zn‑Cyclen</w:t>
            </w:r>
            <w:r w:rsidR="004847F3">
              <w:rPr>
                <w:rFonts w:ascii="Times New Roman" w:hAnsi="Times New Roman"/>
              </w:rPr>
              <w:t xml:space="preserve"> (M3)</w:t>
            </w:r>
          </w:p>
        </w:tc>
        <w:tc>
          <w:tcPr>
            <w:tcW w:w="901" w:type="pct"/>
          </w:tcPr>
          <w:p w14:paraId="2ABC048C" w14:textId="77777777" w:rsidR="00151DBF" w:rsidRPr="00550EA5" w:rsidRDefault="00151DBF" w:rsidP="00D53B23">
            <w:pPr>
              <w:pStyle w:val="Compact"/>
              <w:rPr>
                <w:rFonts w:ascii="Times New Roman" w:hAnsi="Times New Roman"/>
              </w:rPr>
            </w:pPr>
            <w:r w:rsidRPr="00550EA5">
              <w:rPr>
                <w:rFonts w:ascii="Times New Roman" w:hAnsi="Times New Roman"/>
              </w:rPr>
              <w:t>581 ± 64</w:t>
            </w:r>
          </w:p>
        </w:tc>
        <w:tc>
          <w:tcPr>
            <w:tcW w:w="0" w:type="auto"/>
          </w:tcPr>
          <w:p w14:paraId="0A073765" w14:textId="77777777" w:rsidR="00151DBF" w:rsidRPr="00550EA5" w:rsidRDefault="00151DBF" w:rsidP="00D53B23">
            <w:pPr>
              <w:pStyle w:val="Compact"/>
              <w:rPr>
                <w:rFonts w:ascii="Times New Roman" w:hAnsi="Times New Roman"/>
              </w:rPr>
            </w:pPr>
            <w:r w:rsidRPr="00550EA5">
              <w:rPr>
                <w:rFonts w:ascii="Times New Roman" w:hAnsi="Times New Roman"/>
              </w:rPr>
              <w:t>3300 ± 100</w:t>
            </w:r>
          </w:p>
        </w:tc>
        <w:tc>
          <w:tcPr>
            <w:tcW w:w="0" w:type="auto"/>
          </w:tcPr>
          <w:p w14:paraId="51E4CA93" w14:textId="77777777" w:rsidR="00151DBF" w:rsidRPr="00550EA5" w:rsidRDefault="00151DBF" w:rsidP="00D53B23">
            <w:pPr>
              <w:pStyle w:val="Compact"/>
              <w:rPr>
                <w:rFonts w:ascii="Times New Roman" w:hAnsi="Times New Roman"/>
              </w:rPr>
            </w:pPr>
            <w:r w:rsidRPr="00550EA5">
              <w:rPr>
                <w:rFonts w:ascii="Times New Roman" w:hAnsi="Times New Roman"/>
              </w:rPr>
              <w:t>471 ± 33</w:t>
            </w:r>
          </w:p>
        </w:tc>
        <w:tc>
          <w:tcPr>
            <w:tcW w:w="0" w:type="auto"/>
          </w:tcPr>
          <w:p w14:paraId="513C3BAC" w14:textId="77777777" w:rsidR="00151DBF" w:rsidRPr="00550EA5" w:rsidRDefault="00151DBF" w:rsidP="00D53B23">
            <w:pPr>
              <w:pStyle w:val="Compact"/>
              <w:rPr>
                <w:rFonts w:ascii="Times New Roman" w:hAnsi="Times New Roman"/>
              </w:rPr>
            </w:pPr>
            <w:r w:rsidRPr="00550EA5">
              <w:rPr>
                <w:rFonts w:ascii="Times New Roman" w:hAnsi="Times New Roman"/>
              </w:rPr>
              <w:t>2493 ± 49</w:t>
            </w:r>
          </w:p>
        </w:tc>
        <w:tc>
          <w:tcPr>
            <w:tcW w:w="0" w:type="auto"/>
          </w:tcPr>
          <w:p w14:paraId="0ECA2043" w14:textId="5D3431A6" w:rsidR="00151DBF" w:rsidRPr="00550EA5" w:rsidRDefault="007D0E70" w:rsidP="00D53B23">
            <w:pPr>
              <w:pStyle w:val="Compact"/>
              <w:rPr>
                <w:rFonts w:ascii="Times New Roman" w:hAnsi="Times New Roman"/>
              </w:rPr>
            </w:pPr>
            <w:r>
              <w:rPr>
                <w:rFonts w:ascii="Times New Roman" w:hAnsi="Times New Roman"/>
              </w:rPr>
              <w:t>3</w:t>
            </w:r>
            <w:r w:rsidR="008C1298">
              <w:rPr>
                <w:rFonts w:ascii="Times New Roman" w:hAnsi="Times New Roman"/>
              </w:rPr>
              <w:t>4</w:t>
            </w:r>
            <w:r>
              <w:rPr>
                <w:rFonts w:ascii="Times New Roman" w:hAnsi="Times New Roman"/>
              </w:rPr>
              <w:t>3</w:t>
            </w:r>
            <w:r w:rsidRPr="00550EA5">
              <w:rPr>
                <w:rFonts w:ascii="Times New Roman" w:hAnsi="Times New Roman"/>
              </w:rPr>
              <w:t> </w:t>
            </w:r>
            <w:r w:rsidR="00151DBF" w:rsidRPr="00550EA5">
              <w:rPr>
                <w:rFonts w:ascii="Times New Roman" w:hAnsi="Times New Roman"/>
              </w:rPr>
              <w:t>± </w:t>
            </w:r>
            <w:r w:rsidR="00EC5534">
              <w:rPr>
                <w:rFonts w:ascii="Times New Roman" w:hAnsi="Times New Roman"/>
              </w:rPr>
              <w:t>47</w:t>
            </w:r>
          </w:p>
        </w:tc>
      </w:tr>
      <w:tr w:rsidR="00151DBF" w:rsidRPr="00550EA5" w14:paraId="635090D6" w14:textId="77777777" w:rsidTr="00D53B23">
        <w:trPr>
          <w:trHeight w:val="640"/>
        </w:trPr>
        <w:tc>
          <w:tcPr>
            <w:tcW w:w="496" w:type="pct"/>
          </w:tcPr>
          <w:p w14:paraId="07E15756" w14:textId="7782FE6B" w:rsidR="00151DBF" w:rsidRPr="00550EA5" w:rsidRDefault="00151DBF" w:rsidP="00D53B23">
            <w:pPr>
              <w:pStyle w:val="Compact"/>
              <w:rPr>
                <w:rFonts w:ascii="Times New Roman" w:hAnsi="Times New Roman"/>
              </w:rPr>
            </w:pPr>
            <w:r w:rsidRPr="00550EA5">
              <w:rPr>
                <w:rFonts w:ascii="Times New Roman" w:hAnsi="Times New Roman"/>
              </w:rPr>
              <w:t>Zn‑Cyclam</w:t>
            </w:r>
            <w:r w:rsidR="004847F3">
              <w:rPr>
                <w:rFonts w:ascii="Times New Roman" w:hAnsi="Times New Roman"/>
              </w:rPr>
              <w:t xml:space="preserve"> (M1)</w:t>
            </w:r>
          </w:p>
        </w:tc>
        <w:tc>
          <w:tcPr>
            <w:tcW w:w="901" w:type="pct"/>
          </w:tcPr>
          <w:p w14:paraId="6AE02E1E" w14:textId="77777777" w:rsidR="00151DBF" w:rsidRPr="00550EA5" w:rsidRDefault="00151DBF" w:rsidP="00D53B23">
            <w:pPr>
              <w:pStyle w:val="Compact"/>
              <w:rPr>
                <w:rFonts w:ascii="Times New Roman" w:hAnsi="Times New Roman"/>
              </w:rPr>
            </w:pPr>
            <w:r w:rsidRPr="00550EA5">
              <w:rPr>
                <w:rFonts w:ascii="Times New Roman" w:hAnsi="Times New Roman"/>
              </w:rPr>
              <w:t>–</w:t>
            </w:r>
          </w:p>
        </w:tc>
        <w:tc>
          <w:tcPr>
            <w:tcW w:w="0" w:type="auto"/>
          </w:tcPr>
          <w:p w14:paraId="355637B9" w14:textId="77777777" w:rsidR="00151DBF" w:rsidRPr="00550EA5" w:rsidRDefault="00151DBF" w:rsidP="00D53B23">
            <w:pPr>
              <w:pStyle w:val="Compact"/>
              <w:rPr>
                <w:rFonts w:ascii="Times New Roman" w:hAnsi="Times New Roman"/>
              </w:rPr>
            </w:pPr>
            <w:r w:rsidRPr="00550EA5">
              <w:rPr>
                <w:rFonts w:ascii="Times New Roman" w:hAnsi="Times New Roman"/>
              </w:rPr>
              <w:t>–</w:t>
            </w:r>
          </w:p>
        </w:tc>
        <w:tc>
          <w:tcPr>
            <w:tcW w:w="0" w:type="auto"/>
          </w:tcPr>
          <w:p w14:paraId="47A49397" w14:textId="77777777" w:rsidR="00151DBF" w:rsidRPr="00550EA5" w:rsidRDefault="00151DBF" w:rsidP="00D53B23">
            <w:pPr>
              <w:pStyle w:val="Compact"/>
              <w:rPr>
                <w:rFonts w:ascii="Times New Roman" w:hAnsi="Times New Roman"/>
              </w:rPr>
            </w:pPr>
            <w:r w:rsidRPr="00550EA5">
              <w:rPr>
                <w:rFonts w:ascii="Times New Roman" w:hAnsi="Times New Roman"/>
              </w:rPr>
              <w:t>126 ± 4</w:t>
            </w:r>
          </w:p>
        </w:tc>
        <w:tc>
          <w:tcPr>
            <w:tcW w:w="0" w:type="auto"/>
          </w:tcPr>
          <w:p w14:paraId="0FBEEA77" w14:textId="77777777" w:rsidR="00151DBF" w:rsidRPr="00550EA5" w:rsidRDefault="00151DBF" w:rsidP="00D53B23">
            <w:pPr>
              <w:pStyle w:val="Compact"/>
              <w:rPr>
                <w:rFonts w:ascii="Times New Roman" w:hAnsi="Times New Roman"/>
              </w:rPr>
            </w:pPr>
            <w:r w:rsidRPr="00550EA5">
              <w:rPr>
                <w:rFonts w:ascii="Times New Roman" w:hAnsi="Times New Roman"/>
              </w:rPr>
              <w:t>690 ± 130</w:t>
            </w:r>
          </w:p>
        </w:tc>
        <w:tc>
          <w:tcPr>
            <w:tcW w:w="0" w:type="auto"/>
          </w:tcPr>
          <w:p w14:paraId="2A358C35" w14:textId="77777777" w:rsidR="00151DBF" w:rsidRPr="00550EA5" w:rsidRDefault="00151DBF" w:rsidP="00D53B23">
            <w:pPr>
              <w:pStyle w:val="Compact"/>
              <w:rPr>
                <w:rFonts w:ascii="Times New Roman" w:hAnsi="Times New Roman"/>
              </w:rPr>
            </w:pPr>
            <w:r w:rsidRPr="00550EA5">
              <w:rPr>
                <w:rFonts w:ascii="Times New Roman" w:hAnsi="Times New Roman"/>
              </w:rPr>
              <w:t>68 ± 8.8</w:t>
            </w:r>
          </w:p>
        </w:tc>
      </w:tr>
      <w:tr w:rsidR="00151DBF" w:rsidRPr="00550EA5" w14:paraId="31EEAC37" w14:textId="77777777" w:rsidTr="00D53B23">
        <w:trPr>
          <w:trHeight w:val="366"/>
        </w:trPr>
        <w:tc>
          <w:tcPr>
            <w:tcW w:w="496" w:type="pct"/>
          </w:tcPr>
          <w:p w14:paraId="24D15BCD" w14:textId="77777777" w:rsidR="00151DBF" w:rsidRPr="00550EA5" w:rsidRDefault="00151DBF" w:rsidP="00D53B23">
            <w:pPr>
              <w:pStyle w:val="Compact"/>
              <w:rPr>
                <w:rFonts w:ascii="Times New Roman" w:hAnsi="Times New Roman"/>
              </w:rPr>
            </w:pPr>
            <w:r w:rsidRPr="00550EA5">
              <w:rPr>
                <w:rFonts w:ascii="Times New Roman" w:hAnsi="Times New Roman"/>
              </w:rPr>
              <w:t>None</w:t>
            </w:r>
          </w:p>
        </w:tc>
        <w:tc>
          <w:tcPr>
            <w:tcW w:w="901" w:type="pct"/>
          </w:tcPr>
          <w:p w14:paraId="0EBB9D32" w14:textId="77777777" w:rsidR="00151DBF" w:rsidRPr="00550EA5" w:rsidRDefault="00151DBF" w:rsidP="00D53B23">
            <w:pPr>
              <w:pStyle w:val="Compact"/>
              <w:rPr>
                <w:rFonts w:ascii="Times New Roman" w:hAnsi="Times New Roman"/>
              </w:rPr>
            </w:pPr>
            <w:r w:rsidRPr="00550EA5">
              <w:rPr>
                <w:rFonts w:ascii="Times New Roman" w:hAnsi="Times New Roman"/>
              </w:rPr>
              <w:t>0.12 ± 0.01</w:t>
            </w:r>
          </w:p>
        </w:tc>
        <w:tc>
          <w:tcPr>
            <w:tcW w:w="0" w:type="auto"/>
          </w:tcPr>
          <w:p w14:paraId="4E8A32D9" w14:textId="77777777" w:rsidR="00151DBF" w:rsidRPr="00550EA5" w:rsidRDefault="00151DBF" w:rsidP="00D53B23">
            <w:pPr>
              <w:pStyle w:val="Compact"/>
              <w:rPr>
                <w:rFonts w:ascii="Times New Roman" w:hAnsi="Times New Roman"/>
              </w:rPr>
            </w:pPr>
            <w:r w:rsidRPr="00550EA5">
              <w:rPr>
                <w:rFonts w:ascii="Times New Roman" w:hAnsi="Times New Roman"/>
              </w:rPr>
              <w:t>–</w:t>
            </w:r>
          </w:p>
        </w:tc>
        <w:tc>
          <w:tcPr>
            <w:tcW w:w="0" w:type="auto"/>
          </w:tcPr>
          <w:p w14:paraId="26CD84B4" w14:textId="77777777" w:rsidR="00151DBF" w:rsidRPr="00550EA5" w:rsidRDefault="00151DBF" w:rsidP="00D53B23">
            <w:pPr>
              <w:pStyle w:val="Compact"/>
              <w:rPr>
                <w:rFonts w:ascii="Times New Roman" w:hAnsi="Times New Roman"/>
              </w:rPr>
            </w:pPr>
            <w:r w:rsidRPr="00550EA5">
              <w:rPr>
                <w:rFonts w:ascii="Times New Roman" w:hAnsi="Times New Roman"/>
              </w:rPr>
              <w:t>–</w:t>
            </w:r>
          </w:p>
        </w:tc>
        <w:tc>
          <w:tcPr>
            <w:tcW w:w="0" w:type="auto"/>
          </w:tcPr>
          <w:p w14:paraId="3568A703" w14:textId="77777777" w:rsidR="00151DBF" w:rsidRPr="00550EA5" w:rsidRDefault="00151DBF" w:rsidP="00D53B23">
            <w:pPr>
              <w:pStyle w:val="Compact"/>
              <w:rPr>
                <w:rFonts w:ascii="Times New Roman" w:hAnsi="Times New Roman"/>
              </w:rPr>
            </w:pPr>
            <w:r w:rsidRPr="00550EA5">
              <w:rPr>
                <w:rFonts w:ascii="Times New Roman" w:hAnsi="Times New Roman"/>
              </w:rPr>
              <w:t>–</w:t>
            </w:r>
          </w:p>
        </w:tc>
        <w:tc>
          <w:tcPr>
            <w:tcW w:w="0" w:type="auto"/>
          </w:tcPr>
          <w:p w14:paraId="0ADBEBB8" w14:textId="77777777" w:rsidR="00151DBF" w:rsidRPr="00550EA5" w:rsidRDefault="00151DBF" w:rsidP="00D53B23">
            <w:pPr>
              <w:pStyle w:val="Compact"/>
              <w:rPr>
                <w:rFonts w:ascii="Times New Roman" w:hAnsi="Times New Roman"/>
              </w:rPr>
            </w:pPr>
            <w:r w:rsidRPr="00550EA5">
              <w:rPr>
                <w:rFonts w:ascii="Times New Roman" w:hAnsi="Times New Roman"/>
              </w:rPr>
              <w:t>0.15 ± 0.02</w:t>
            </w:r>
          </w:p>
        </w:tc>
      </w:tr>
    </w:tbl>
    <w:p w14:paraId="69C3A8E9" w14:textId="77777777" w:rsidR="00AF15E7" w:rsidRPr="00175C0F" w:rsidRDefault="00AF15E7" w:rsidP="00FF73FB">
      <w:pPr>
        <w:spacing w:line="360" w:lineRule="auto"/>
      </w:pPr>
    </w:p>
    <w:p w14:paraId="7C1F5CB8" w14:textId="56251BFD" w:rsidR="00BA7E59" w:rsidRPr="00E72171" w:rsidRDefault="0077093A" w:rsidP="0053243F">
      <w:pPr>
        <w:pStyle w:val="Heading1"/>
      </w:pPr>
      <w:r>
        <w:t>RESULTS AND DISCUSSION</w:t>
      </w:r>
    </w:p>
    <w:p w14:paraId="5A3504BD" w14:textId="3352B947" w:rsidR="00B967CE" w:rsidRPr="00D34E10" w:rsidRDefault="0077093A" w:rsidP="00FF73FB">
      <w:pPr>
        <w:pStyle w:val="Heading2"/>
        <w:numPr>
          <w:ilvl w:val="0"/>
          <w:numId w:val="0"/>
        </w:numPr>
        <w:spacing w:line="360" w:lineRule="auto"/>
        <w:rPr>
          <w:rFonts w:cs="Times New Roman"/>
          <w:iCs/>
          <w:szCs w:val="24"/>
        </w:rPr>
      </w:pPr>
      <w:bookmarkStart w:id="225" w:name="OLE_LINK12"/>
      <w:r w:rsidRPr="00D34E10">
        <w:rPr>
          <w:rFonts w:cs="Times New Roman"/>
          <w:iCs/>
          <w:szCs w:val="24"/>
        </w:rPr>
        <w:t>BENCHMARK VALIDATION</w:t>
      </w:r>
    </w:p>
    <w:bookmarkEnd w:id="225"/>
    <w:p w14:paraId="793CFF54" w14:textId="77777777" w:rsidR="00D46976" w:rsidRDefault="00B662DF" w:rsidP="00FF73FB">
      <w:pPr>
        <w:spacing w:line="360" w:lineRule="auto"/>
        <w:rPr>
          <w:del w:id="226" w:author="Thomas Quaid" w:date="2026-01-31T14:39:00Z" w16du:dateUtc="2026-01-31T22:39:00Z"/>
        </w:rPr>
      </w:pPr>
      <w:commentRangeStart w:id="227"/>
      <w:commentRangeStart w:id="228"/>
      <w:del w:id="229" w:author="Thomas Quaid" w:date="2026-01-31T14:39:00Z" w16du:dateUtc="2026-01-31T22:39:00Z">
        <w:r>
          <w:delText xml:space="preserve">The </w:delText>
        </w:r>
        <w:r w:rsidR="000B42D3">
          <w:delText xml:space="preserve">data from Koziol </w:delText>
        </w:r>
        <w:commentRangeEnd w:id="227"/>
        <w:r w:rsidR="000022E6">
          <w:rPr>
            <w:rStyle w:val="CommentReference"/>
            <w:sz w:val="24"/>
            <w:szCs w:val="24"/>
          </w:rPr>
          <w:commentReference w:id="227"/>
        </w:r>
      </w:del>
      <w:commentRangeEnd w:id="228"/>
      <w:r w:rsidR="00386A9A">
        <w:rPr>
          <w:rStyle w:val="CommentReference"/>
          <w:sz w:val="24"/>
          <w:szCs w:val="24"/>
        </w:rPr>
        <w:commentReference w:id="228"/>
      </w:r>
      <w:del w:id="230" w:author="Thomas Quaid" w:date="2026-01-31T14:39:00Z" w16du:dateUtc="2026-01-31T22:39:00Z">
        <w:r w:rsidR="000B42D3">
          <w:delText xml:space="preserve">with ligands M1-M5 </w:delText>
        </w:r>
        <w:commentRangeStart w:id="231"/>
        <w:commentRangeStart w:id="232"/>
        <w:r>
          <w:delText>provided a rigorously uniform stage</w:delText>
        </w:r>
        <w:r w:rsidR="0027471F">
          <w:delText xml:space="preserve"> </w:delText>
        </w:r>
        <w:commentRangeEnd w:id="231"/>
        <w:r w:rsidR="000022E6">
          <w:rPr>
            <w:rStyle w:val="CommentReference"/>
            <w:sz w:val="24"/>
            <w:szCs w:val="24"/>
          </w:rPr>
          <w:commentReference w:id="231"/>
        </w:r>
      </w:del>
      <w:commentRangeEnd w:id="232"/>
      <w:r w:rsidR="00386A9A">
        <w:rPr>
          <w:rStyle w:val="CommentReference"/>
          <w:sz w:val="24"/>
          <w:szCs w:val="24"/>
        </w:rPr>
        <w:commentReference w:id="232"/>
      </w:r>
      <w:del w:id="233" w:author="Thomas Quaid" w:date="2026-01-31T14:39:00Z" w16du:dateUtc="2026-01-31T22:39:00Z">
        <w:r w:rsidR="0027471F">
          <w:delText>(</w:delText>
        </w:r>
        <w:r>
          <w:delText>identical buffer, CO₂ loading, temperature, and zinc</w:delText>
        </w:r>
        <w:r>
          <w:rPr>
            <w:rFonts w:eastAsia="Aptos" w:cs="Arial"/>
          </w:rPr>
          <w:delText xml:space="preserve"> concentration</w:delText>
        </w:r>
        <w:r w:rsidR="0027471F">
          <w:delText xml:space="preserve">) </w:delText>
        </w:r>
        <w:r>
          <w:delText xml:space="preserve">to calibrate our </w:delText>
        </w:r>
        <w:r w:rsidR="00DD336F">
          <w:delText>benchmarking study</w:delText>
        </w:r>
        <w:r>
          <w:delText>.</w:delText>
        </w:r>
        <w:r>
          <w:rPr>
            <w:rStyle w:val="apple-converted-space"/>
            <w:rFonts w:eastAsia="Aptos" w:cs="Arial"/>
          </w:rPr>
          <w:delText xml:space="preserve"> </w:delText>
        </w:r>
        <w:r>
          <w:delText xml:space="preserve">Across ten candidate </w:delText>
        </w:r>
        <w:r w:rsidR="009C24E9">
          <w:delText>combinations</w:delText>
        </w:r>
        <w:r w:rsidR="00FE4B5D">
          <w:delText xml:space="preserve"> of functional, basis set, </w:delText>
        </w:r>
        <w:r w:rsidR="007B75E1">
          <w:delText>solvation method, and dispersion corrections</w:delText>
        </w:r>
        <w:r>
          <w:delText xml:space="preserve">, the </w:delText>
        </w:r>
        <w:r w:rsidR="000022E6">
          <w:delText>value of Δ</w:delText>
        </w:r>
        <w:r w:rsidR="000022E6" w:rsidRPr="00083B8F">
          <w:rPr>
            <w:i/>
            <w:iCs/>
          </w:rPr>
          <w:delText>G</w:delText>
        </w:r>
        <w:r w:rsidR="000022E6" w:rsidRPr="005D2F79">
          <w:rPr>
            <w:vertAlign w:val="subscript"/>
          </w:rPr>
          <w:delText>bind</w:delText>
        </w:r>
        <w:r w:rsidR="000022E6">
          <w:delText xml:space="preserve"> computed with </w:delText>
        </w:r>
        <w:r>
          <w:delText xml:space="preserve">B3LYP-D4/def2-TZVPP + DLPNO-CCSD(T) </w:delText>
        </w:r>
        <w:r w:rsidR="000B42D3">
          <w:delText xml:space="preserve">correlated with the </w:delText>
        </w:r>
        <w:r>
          <w:delText xml:space="preserve">intrinsic rate constants with </w:delText>
        </w:r>
        <w:r w:rsidR="000022E6">
          <w:delText xml:space="preserve">a correlation of </w:delText>
        </w:r>
        <w:r w:rsidRPr="00083B8F">
          <w:rPr>
            <w:i/>
            <w:iCs/>
          </w:rPr>
          <w:delText>R</w:delText>
        </w:r>
        <w:r>
          <w:delText>² = 0.91</w:delText>
        </w:r>
        <w:r w:rsidR="00C06EB3">
          <w:rPr>
            <w:rFonts w:eastAsia="Aptos" w:cs="Arial"/>
          </w:rPr>
          <w:delText>.</w:delText>
        </w:r>
        <w:r>
          <w:rPr>
            <w:rFonts w:eastAsia="Aptos" w:cs="Arial"/>
          </w:rPr>
          <w:delText xml:space="preserve"> </w:delText>
        </w:r>
        <w:commentRangeStart w:id="234"/>
        <w:commentRangeStart w:id="235"/>
        <w:r w:rsidR="00B7169E">
          <w:rPr>
            <w:rFonts w:eastAsia="Aptos" w:cs="Arial"/>
          </w:rPr>
          <w:delText>A</w:delText>
        </w:r>
        <w:r>
          <w:rPr>
            <w:rFonts w:eastAsia="Aptos" w:cs="Arial"/>
          </w:rPr>
          <w:delText xml:space="preserve"> modest </w:delText>
        </w:r>
        <w:r w:rsidR="00B359C6">
          <w:rPr>
            <w:rFonts w:eastAsia="Aptos" w:cs="Arial"/>
          </w:rPr>
          <w:delText xml:space="preserve">range of </w:delText>
        </w:r>
        <w:r>
          <w:rPr>
            <w:rFonts w:eastAsia="Aptos" w:cs="Arial"/>
          </w:rPr>
          <w:delText>12 kcal mol⁻¹</w:delText>
        </w:r>
        <w:r w:rsidR="00993C5E">
          <w:rPr>
            <w:rFonts w:eastAsia="Aptos" w:cs="Arial"/>
          </w:rPr>
          <w:delText xml:space="preserve"> </w:delText>
        </w:r>
        <w:commentRangeEnd w:id="234"/>
        <w:r w:rsidR="000022E6">
          <w:rPr>
            <w:rStyle w:val="CommentReference"/>
            <w:rFonts w:eastAsia="Aptos" w:cs="Arial"/>
            <w:sz w:val="24"/>
            <w:szCs w:val="24"/>
          </w:rPr>
          <w:commentReference w:id="234"/>
        </w:r>
      </w:del>
      <w:commentRangeEnd w:id="235"/>
      <w:r w:rsidR="00386A9A">
        <w:rPr>
          <w:rStyle w:val="CommentReference"/>
          <w:rFonts w:eastAsia="Aptos" w:cs="Arial"/>
          <w:sz w:val="24"/>
          <w:szCs w:val="24"/>
        </w:rPr>
        <w:commentReference w:id="235"/>
      </w:r>
      <w:del w:id="236" w:author="Thomas Quaid" w:date="2026-01-31T14:39:00Z" w16du:dateUtc="2026-01-31T22:39:00Z">
        <w:r w:rsidR="00565473">
          <w:rPr>
            <w:rFonts w:eastAsia="Aptos" w:cs="Arial"/>
          </w:rPr>
          <w:delText xml:space="preserve">(comparable to Koziols </w:delText>
        </w:r>
        <w:r w:rsidR="00074F0E">
          <w:rPr>
            <w:rFonts w:eastAsia="Aptos" w:cs="Arial"/>
          </w:rPr>
          <w:delText>of ~</w:delText>
        </w:r>
        <w:r w:rsidR="003D6CD3">
          <w:rPr>
            <w:rFonts w:eastAsia="Aptos" w:cs="Arial"/>
          </w:rPr>
          <w:delText>35</w:delText>
        </w:r>
        <w:r w:rsidR="00074F0E">
          <w:rPr>
            <w:rFonts w:eastAsia="Aptos" w:cs="Arial"/>
          </w:rPr>
          <w:delText xml:space="preserve"> kcal mol⁻¹</w:delText>
        </w:r>
        <w:r w:rsidR="00845F84">
          <w:rPr>
            <w:rFonts w:eastAsia="Aptos" w:cs="Arial"/>
          </w:rPr>
          <w:fldChar w:fldCharType="begin"/>
        </w:r>
        <w:r w:rsidR="00C83A23">
          <w:rPr>
            <w:rFonts w:eastAsia="Aptos" w:cs="Arial"/>
          </w:rPr>
          <w:delInstrText xml:space="preserve"> ADDIN ZOTERO_ITEM CSL_CITATION {"citationID":"F5yQqu4F","properties":{"formattedCitation":"\\super 15\\nosupersub{}","plainCitation":"15","noteIndex":0},"citationItems":[{"id":166,"uris":["http://zotero.org/users/15279553/items/XMF972BL"],"itemData":{"id":166,"type":"article-journal","abstract":"A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delInstrText>
        </w:r>
        <w:r w:rsidR="00845F84">
          <w:rPr>
            <w:rFonts w:eastAsia="Aptos" w:cs="Arial"/>
          </w:rPr>
          <w:fldChar w:fldCharType="separate"/>
        </w:r>
        <w:r w:rsidR="001B16B0" w:rsidRPr="001B16B0">
          <w:rPr>
            <w:rFonts w:eastAsiaTheme="minorHAnsi"/>
            <w:vertAlign w:val="superscript"/>
            <w14:ligatures w14:val="standardContextual"/>
          </w:rPr>
          <w:delText>15</w:delText>
        </w:r>
        <w:r w:rsidR="00845F84">
          <w:rPr>
            <w:rFonts w:eastAsia="Aptos" w:cs="Arial"/>
          </w:rPr>
          <w:fldChar w:fldCharType="end"/>
        </w:r>
        <w:r w:rsidR="00074F0E">
          <w:rPr>
            <w:rFonts w:eastAsia="Aptos" w:cs="Arial"/>
          </w:rPr>
          <w:delText xml:space="preserve">) </w:delText>
        </w:r>
        <w:r w:rsidR="00B7169E">
          <w:rPr>
            <w:rFonts w:eastAsia="Aptos" w:cs="Arial"/>
          </w:rPr>
          <w:delText xml:space="preserve">underscores </w:delText>
        </w:r>
        <w:r w:rsidR="00993C5E">
          <w:rPr>
            <w:rFonts w:eastAsia="Aptos" w:cs="Arial"/>
          </w:rPr>
          <w:delText xml:space="preserve">the </w:delText>
        </w:r>
        <w:r>
          <w:rPr>
            <w:rFonts w:eastAsia="Aptos" w:cs="Arial"/>
          </w:rPr>
          <w:delText xml:space="preserve">sensitivity </w:delText>
        </w:r>
        <w:r w:rsidR="00993C5E">
          <w:rPr>
            <w:rFonts w:eastAsia="Aptos" w:cs="Arial"/>
          </w:rPr>
          <w:delText xml:space="preserve">of </w:delText>
        </w:r>
        <w:r w:rsidR="00726A2D">
          <w:rPr>
            <w:rFonts w:eastAsia="Aptos" w:cs="Arial"/>
          </w:rPr>
          <w:delText xml:space="preserve">the rate constants </w:delText>
        </w:r>
        <w:r>
          <w:rPr>
            <w:rFonts w:eastAsia="Aptos" w:cs="Arial"/>
          </w:rPr>
          <w:delText xml:space="preserve">to subtle structural variations </w:delText>
        </w:r>
        <w:commentRangeStart w:id="237"/>
        <w:commentRangeStart w:id="238"/>
        <w:r>
          <w:rPr>
            <w:rFonts w:eastAsia="Aptos" w:cs="Arial"/>
          </w:rPr>
          <w:delText>and reveal</w:delText>
        </w:r>
        <w:r w:rsidR="00384796">
          <w:rPr>
            <w:rFonts w:eastAsia="Aptos" w:cs="Arial"/>
          </w:rPr>
          <w:delText>s</w:delText>
        </w:r>
        <w:r>
          <w:rPr>
            <w:rFonts w:eastAsia="Aptos" w:cs="Arial"/>
          </w:rPr>
          <w:delText xml:space="preserve"> bicarbonate dissociation</w:delText>
        </w:r>
        <w:r w:rsidR="00B3713F">
          <w:delText xml:space="preserve"> (</w:delText>
        </w:r>
        <w:r>
          <w:delText>not CO₂ activation</w:delText>
        </w:r>
        <w:r w:rsidR="00B3713F">
          <w:delText xml:space="preserve">) </w:delText>
        </w:r>
        <w:r>
          <w:delText>as the turnover-limiting event</w:delText>
        </w:r>
        <w:commentRangeEnd w:id="237"/>
        <w:r w:rsidR="000022E6">
          <w:rPr>
            <w:rStyle w:val="CommentReference"/>
            <w:sz w:val="24"/>
            <w:szCs w:val="24"/>
          </w:rPr>
          <w:commentReference w:id="237"/>
        </w:r>
      </w:del>
      <w:commentRangeEnd w:id="238"/>
      <w:r w:rsidR="00386A9A">
        <w:rPr>
          <w:rStyle w:val="CommentReference"/>
          <w:sz w:val="24"/>
          <w:szCs w:val="24"/>
        </w:rPr>
        <w:commentReference w:id="238"/>
      </w:r>
      <w:del w:id="239" w:author="Thomas Quaid" w:date="2026-01-31T14:39:00Z" w16du:dateUtc="2026-01-31T22:39:00Z">
        <w:r>
          <w:delText xml:space="preserve"> in</w:delText>
        </w:r>
        <w:r w:rsidR="000022E6">
          <w:delText xml:space="preserve"> the reaction catalyzed by Zn complexes of</w:delText>
        </w:r>
        <w:r>
          <w:delText xml:space="preserve"> these rigid macrocycles.</w:delText>
        </w:r>
      </w:del>
    </w:p>
    <w:p w14:paraId="341C3DD7" w14:textId="77777777" w:rsidR="00D46976" w:rsidRDefault="00D46976" w:rsidP="00FF73FB">
      <w:pPr>
        <w:spacing w:line="360" w:lineRule="auto"/>
        <w:rPr>
          <w:del w:id="240" w:author="Thomas Quaid" w:date="2026-01-31T14:39:00Z" w16du:dateUtc="2026-01-31T22:39:00Z"/>
        </w:rPr>
      </w:pPr>
    </w:p>
    <w:p w14:paraId="3F03B747" w14:textId="2706DE65" w:rsidR="00D46976" w:rsidRDefault="00B662DF" w:rsidP="00FF73FB">
      <w:pPr>
        <w:spacing w:line="360" w:lineRule="auto"/>
        <w:rPr>
          <w:ins w:id="241" w:author="Thomas Quaid" w:date="2026-01-31T14:39:00Z" w16du:dateUtc="2026-01-31T22:39:00Z"/>
        </w:rPr>
      </w:pPr>
      <w:commentRangeStart w:id="242"/>
      <w:del w:id="243" w:author="Thomas Quaid" w:date="2026-01-31T14:39:00Z" w16du:dateUtc="2026-01-31T22:39:00Z">
        <w:r>
          <w:delText>Generalizability</w:delText>
        </w:r>
      </w:del>
      <w:ins w:id="244" w:author="Thomas Quaid" w:date="2026-01-31T14:39:00Z" w16du:dateUtc="2026-01-31T22:39:00Z">
        <w:r w:rsidR="00262273" w:rsidRPr="00262273">
          <w:t>Using the computational protocol described above (see Computational Strategy)</w:t>
        </w:r>
        <w:r w:rsidR="00262273">
          <w:t xml:space="preserve">, </w:t>
        </w:r>
        <w:r w:rsidR="007557B1">
          <w:t>t</w:t>
        </w:r>
        <w:commentRangeStart w:id="245"/>
        <w:r>
          <w:t xml:space="preserve">he </w:t>
        </w:r>
        <w:r w:rsidR="000B42D3">
          <w:t xml:space="preserve">data from Koziol </w:t>
        </w:r>
        <w:commentRangeEnd w:id="245"/>
        <w:r w:rsidR="000022E6">
          <w:rPr>
            <w:rStyle w:val="CommentReference"/>
            <w:sz w:val="24"/>
            <w:szCs w:val="24"/>
          </w:rPr>
          <w:commentReference w:id="245"/>
        </w:r>
        <w:r w:rsidR="003754AA">
          <w:t xml:space="preserve">et al. </w:t>
        </w:r>
        <w:r w:rsidR="000B42D3">
          <w:t xml:space="preserve">with ligands M1-M5 </w:t>
        </w:r>
        <w:commentRangeStart w:id="246"/>
        <w:r>
          <w:t xml:space="preserve">provided a rigorously </w:t>
        </w:r>
        <w:r w:rsidR="005B5863">
          <w:t>controlled dataset</w:t>
        </w:r>
        <w:r w:rsidR="0027471F">
          <w:t xml:space="preserve"> </w:t>
        </w:r>
        <w:commentRangeEnd w:id="246"/>
        <w:r w:rsidR="000022E6">
          <w:rPr>
            <w:rStyle w:val="CommentReference"/>
            <w:sz w:val="24"/>
            <w:szCs w:val="24"/>
          </w:rPr>
          <w:commentReference w:id="246"/>
        </w:r>
        <w:r w:rsidR="0027471F">
          <w:t>(</w:t>
        </w:r>
        <w:r>
          <w:t>identical buffer, CO₂ loading, temperature, and zinc</w:t>
        </w:r>
        <w:r>
          <w:rPr>
            <w:rFonts w:eastAsia="Aptos" w:cs="Arial"/>
          </w:rPr>
          <w:t xml:space="preserve"> concentration</w:t>
        </w:r>
        <w:r w:rsidR="0027471F">
          <w:t xml:space="preserve">) </w:t>
        </w:r>
        <w:r>
          <w:t xml:space="preserve">to calibrate our </w:t>
        </w:r>
        <w:r w:rsidR="00DD336F">
          <w:t>benchmarking study</w:t>
        </w:r>
        <w:r>
          <w:t>.</w:t>
        </w:r>
        <w:r>
          <w:rPr>
            <w:rStyle w:val="apple-converted-space"/>
            <w:rFonts w:eastAsia="Aptos" w:cs="Arial"/>
          </w:rPr>
          <w:t xml:space="preserve"> </w:t>
        </w:r>
        <w:r>
          <w:t xml:space="preserve">Across ten candidate </w:t>
        </w:r>
        <w:r w:rsidR="009C24E9">
          <w:t>combinations</w:t>
        </w:r>
        <w:r w:rsidR="00FE4B5D">
          <w:t xml:space="preserve"> of functional, basis set, </w:t>
        </w:r>
        <w:r w:rsidR="007B75E1">
          <w:t>solvation method, and dispersion corrections</w:t>
        </w:r>
        <w:r>
          <w:t xml:space="preserve">, the </w:t>
        </w:r>
        <w:r w:rsidR="000022E6">
          <w:t>value of Δ</w:t>
        </w:r>
        <w:r w:rsidR="000022E6" w:rsidRPr="00083B8F">
          <w:rPr>
            <w:i/>
            <w:iCs/>
          </w:rPr>
          <w:t>G</w:t>
        </w:r>
        <w:r w:rsidR="000022E6" w:rsidRPr="005D2F79">
          <w:rPr>
            <w:vertAlign w:val="subscript"/>
          </w:rPr>
          <w:t>bind</w:t>
        </w:r>
        <w:r w:rsidR="000022E6">
          <w:t xml:space="preserve"> computed with </w:t>
        </w:r>
        <w:r>
          <w:t xml:space="preserve">B3LYP-D4/def2-TZVPP + DLPNO-CCSD(T) </w:t>
        </w:r>
        <w:r w:rsidR="00815776">
          <w:t>aligned</w:t>
        </w:r>
        <w:r w:rsidR="000B42D3">
          <w:t xml:space="preserve"> with the </w:t>
        </w:r>
        <w:r>
          <w:t xml:space="preserve">intrinsic rate constants with </w:t>
        </w:r>
        <w:r w:rsidR="000022E6">
          <w:t xml:space="preserve">a correlation of </w:t>
        </w:r>
        <w:r w:rsidRPr="00083B8F">
          <w:rPr>
            <w:i/>
            <w:iCs/>
          </w:rPr>
          <w:t>R</w:t>
        </w:r>
        <w:r>
          <w:t>² = 0.91</w:t>
        </w:r>
        <w:r w:rsidR="00C06EB3">
          <w:rPr>
            <w:rFonts w:eastAsia="Aptos" w:cs="Arial"/>
          </w:rPr>
          <w:t>.</w:t>
        </w:r>
        <w:r>
          <w:rPr>
            <w:rFonts w:eastAsia="Aptos" w:cs="Arial"/>
          </w:rPr>
          <w:t xml:space="preserve"> </w:t>
        </w:r>
        <w:r w:rsidR="00790277" w:rsidRPr="00790277">
          <w:t>The computed ΔG</w:t>
        </w:r>
        <w:r w:rsidR="00790277" w:rsidRPr="00790277">
          <w:rPr>
            <w:vertAlign w:val="subscript"/>
          </w:rPr>
          <w:t>bind</w:t>
        </w:r>
        <w:r w:rsidR="00790277" w:rsidRPr="00790277">
          <w:t xml:space="preserve"> values spanned 12 kcal/mol across the five ligands. This range, combined with the strong correlation to k</w:t>
        </w:r>
        <w:r w:rsidR="00790277" w:rsidRPr="00790277">
          <w:rPr>
            <w:vertAlign w:val="subscript"/>
          </w:rPr>
          <w:t>int</w:t>
        </w:r>
        <w:r w:rsidR="00790277" w:rsidRPr="00790277">
          <w:t xml:space="preserve">, is consistent with bicarbonate dissociation </w:t>
        </w:r>
        <w:r w:rsidR="00790277">
          <w:t>being</w:t>
        </w:r>
        <w:r w:rsidR="00790277" w:rsidRPr="00790277">
          <w:t xml:space="preserve"> the turnover-limiting step, as previously proposed by Koziol et al.</w:t>
        </w:r>
      </w:ins>
    </w:p>
    <w:p w14:paraId="0C9AF8DC" w14:textId="77777777" w:rsidR="00D46976" w:rsidRDefault="00D46976" w:rsidP="00FF73FB">
      <w:pPr>
        <w:spacing w:line="360" w:lineRule="auto"/>
        <w:rPr>
          <w:ins w:id="247" w:author="Thomas Quaid" w:date="2026-01-31T14:39:00Z" w16du:dateUtc="2026-01-31T22:39:00Z"/>
        </w:rPr>
      </w:pPr>
    </w:p>
    <w:p w14:paraId="1AC29BBE" w14:textId="7D59CB86" w:rsidR="00F16FC2" w:rsidRPr="00083B8F" w:rsidRDefault="00895435" w:rsidP="00FF73FB">
      <w:pPr>
        <w:spacing w:line="360" w:lineRule="auto"/>
        <w:rPr>
          <w:rFonts w:eastAsia="Aptos" w:cs="Arial"/>
        </w:rPr>
      </w:pPr>
      <w:ins w:id="248" w:author="Thomas Quaid" w:date="2026-01-31T14:39:00Z" w16du:dateUtc="2026-01-31T22:39:00Z">
        <w:r w:rsidRPr="00895435">
          <w:t>The transferability of the model to structurally diverse ligands</w:t>
        </w:r>
      </w:ins>
      <w:r w:rsidRPr="00895435">
        <w:t xml:space="preserve"> </w:t>
      </w:r>
      <w:commentRangeEnd w:id="242"/>
      <w:r w:rsidR="000022E6">
        <w:rPr>
          <w:rStyle w:val="CommentReference"/>
          <w:sz w:val="24"/>
          <w:szCs w:val="24"/>
        </w:rPr>
        <w:commentReference w:id="242"/>
      </w:r>
      <w:r w:rsidR="00B662DF">
        <w:t>proved equally strong: when the</w:t>
      </w:r>
      <w:r w:rsidR="009E0CFF">
        <w:t xml:space="preserve"> model trained on </w:t>
      </w:r>
      <w:r w:rsidR="000022E6">
        <w:t xml:space="preserve">the five </w:t>
      </w:r>
      <w:r w:rsidR="009E0CFF">
        <w:t>complexes of</w:t>
      </w:r>
      <w:r w:rsidR="00B662DF">
        <w:t xml:space="preserve"> macrocycle</w:t>
      </w:r>
      <w:r w:rsidR="009E0CFF">
        <w:t>s</w:t>
      </w:r>
      <w:r w:rsidR="00B662DF">
        <w:t xml:space="preserve"> was applied</w:t>
      </w:r>
      <w:r w:rsidR="009D5E5C">
        <w:t xml:space="preserve"> </w:t>
      </w:r>
      <w:r w:rsidR="00B662DF">
        <w:t>to set of 11 ligands</w:t>
      </w:r>
      <w:r w:rsidR="003A0169">
        <w:t xml:space="preserve"> </w:t>
      </w:r>
      <w:del w:id="249" w:author="Thomas Quaid" w:date="2026-01-31T14:39:00Z" w16du:dateUtc="2026-01-31T22:39:00Z">
        <w:r w:rsidR="000022E6">
          <w:delText xml:space="preserve">that had not been studied previously with zinc to generate catalysts for the hydration of carbon dioxide </w:delText>
        </w:r>
        <w:r w:rsidR="003A0169">
          <w:delText xml:space="preserve"> </w:delText>
        </w:r>
      </w:del>
      <w:r w:rsidR="003A0169">
        <w:t>(Figure 2</w:t>
      </w:r>
      <w:ins w:id="250" w:author="Thomas Quaid" w:date="2026-01-31T14:39:00Z" w16du:dateUtc="2026-01-31T22:39:00Z">
        <w:r w:rsidR="00CD4A00">
          <w:t xml:space="preserve">, </w:t>
        </w:r>
        <w:r w:rsidR="004D0B07">
          <w:t>T</w:t>
        </w:r>
        <w:r w:rsidR="00CD4A00">
          <w:t>able S5</w:t>
        </w:r>
      </w:ins>
      <w:r w:rsidR="003A0169">
        <w:t>)</w:t>
      </w:r>
      <w:r w:rsidR="00B662DF">
        <w:t xml:space="preserve">, </w:t>
      </w:r>
      <w:r w:rsidR="00B662DF">
        <w:rPr>
          <w:rFonts w:eastAsia="Aptos" w:cs="Arial"/>
        </w:rPr>
        <w:t xml:space="preserve">the </w:t>
      </w:r>
      <w:r w:rsidR="000022E6">
        <w:rPr>
          <w:rFonts w:eastAsia="Aptos" w:cs="Arial"/>
        </w:rPr>
        <w:t xml:space="preserve">correlation between computed </w:t>
      </w:r>
      <w:del w:id="251" w:author="Thomas Quaid" w:date="2026-01-31T14:39:00Z" w16du:dateUtc="2026-01-31T22:39:00Z">
        <w:r w:rsidR="000022E6">
          <w:rPr>
            <w:rFonts w:eastAsia="Aptos" w:cs="Arial"/>
          </w:rPr>
          <w:delText>carbonate</w:delText>
        </w:r>
      </w:del>
      <w:ins w:id="252" w:author="Thomas Quaid" w:date="2026-01-31T14:39:00Z" w16du:dateUtc="2026-01-31T22:39:00Z">
        <w:r w:rsidR="005F5709">
          <w:rPr>
            <w:rFonts w:eastAsia="Aptos" w:cs="Arial"/>
          </w:rPr>
          <w:t>bi</w:t>
        </w:r>
        <w:r w:rsidR="000022E6">
          <w:rPr>
            <w:rFonts w:eastAsia="Aptos" w:cs="Arial"/>
          </w:rPr>
          <w:t>carbonate</w:t>
        </w:r>
      </w:ins>
      <w:r w:rsidR="000022E6">
        <w:rPr>
          <w:rFonts w:eastAsia="Aptos" w:cs="Arial"/>
        </w:rPr>
        <w:t xml:space="preserve"> binding energy </w:t>
      </w:r>
      <w:commentRangeStart w:id="253"/>
      <w:commentRangeStart w:id="254"/>
      <w:r w:rsidR="000022E6">
        <w:rPr>
          <w:rFonts w:eastAsia="Aptos" w:cs="Arial"/>
        </w:rPr>
        <w:t xml:space="preserve">and measured rate constant </w:t>
      </w:r>
      <w:commentRangeEnd w:id="253"/>
      <w:r w:rsidR="000022E6">
        <w:rPr>
          <w:rStyle w:val="CommentReference"/>
          <w:rFonts w:eastAsia="Aptos" w:cs="Arial"/>
          <w:sz w:val="24"/>
          <w:szCs w:val="24"/>
        </w:rPr>
        <w:commentReference w:id="253"/>
      </w:r>
      <w:commentRangeEnd w:id="254"/>
      <w:r w:rsidR="00386A9A">
        <w:rPr>
          <w:rStyle w:val="CommentReference"/>
          <w:rFonts w:eastAsia="Aptos" w:cs="Arial"/>
          <w:sz w:val="24"/>
          <w:szCs w:val="24"/>
        </w:rPr>
        <w:commentReference w:id="254"/>
      </w:r>
      <w:r w:rsidR="000022E6">
        <w:rPr>
          <w:rFonts w:eastAsia="Aptos" w:cs="Arial"/>
        </w:rPr>
        <w:t>remained</w:t>
      </w:r>
      <w:r w:rsidR="00B662DF">
        <w:rPr>
          <w:rFonts w:eastAsia="Aptos" w:cs="Arial"/>
        </w:rPr>
        <w:t xml:space="preserve"> high (</w:t>
      </w:r>
      <w:r w:rsidR="00B662DF" w:rsidRPr="00083B8F">
        <w:rPr>
          <w:rFonts w:eastAsia="Aptos" w:cs="Arial"/>
          <w:i/>
          <w:iCs/>
        </w:rPr>
        <w:t>R</w:t>
      </w:r>
      <w:r w:rsidR="00B662DF">
        <w:rPr>
          <w:rFonts w:eastAsia="Aptos" w:cs="Arial"/>
        </w:rPr>
        <w:t>² = 0.90).</w:t>
      </w:r>
      <w:r w:rsidR="00B662DF">
        <w:rPr>
          <w:rStyle w:val="apple-converted-space"/>
          <w:rFonts w:eastAsia="Aptos" w:cs="Arial"/>
        </w:rPr>
        <w:t xml:space="preserve"> </w:t>
      </w:r>
      <w:r w:rsidR="00F519C7">
        <w:rPr>
          <w:rStyle w:val="apple-converted-space"/>
          <w:rFonts w:eastAsia="Aptos" w:cs="Arial"/>
        </w:rPr>
        <w:t>T</w:t>
      </w:r>
      <w:r w:rsidR="00F12B84">
        <w:rPr>
          <w:rStyle w:val="apple-converted-space"/>
          <w:rFonts w:eastAsia="Aptos" w:cs="Arial"/>
        </w:rPr>
        <w:t>his set includes vari</w:t>
      </w:r>
      <w:r w:rsidR="00C30BCB">
        <w:rPr>
          <w:rStyle w:val="apple-converted-space"/>
          <w:rFonts w:eastAsia="Aptos" w:cs="Arial"/>
        </w:rPr>
        <w:t xml:space="preserve">ed </w:t>
      </w:r>
      <w:r w:rsidR="0058651D">
        <w:rPr>
          <w:rStyle w:val="apple-converted-space"/>
          <w:rFonts w:eastAsia="Aptos" w:cs="Arial"/>
        </w:rPr>
        <w:t>ligand scaffolds such as</w:t>
      </w:r>
      <w:r w:rsidR="00EA07D8">
        <w:rPr>
          <w:rStyle w:val="apple-converted-space"/>
          <w:rFonts w:eastAsia="Aptos" w:cs="Arial"/>
        </w:rPr>
        <w:t xml:space="preserve"> </w:t>
      </w:r>
      <w:r w:rsidR="00EA07D8" w:rsidRPr="00EA07D8">
        <w:rPr>
          <w:rFonts w:eastAsia="Aptos" w:cs="Arial"/>
        </w:rPr>
        <w:t>macrocyclic tetraamine and tripodal scorpionate</w:t>
      </w:r>
      <w:r w:rsidR="00C30BCB">
        <w:rPr>
          <w:rFonts w:eastAsia="Aptos" w:cs="Arial"/>
        </w:rPr>
        <w:t>s</w:t>
      </w:r>
      <w:r w:rsidR="00384796">
        <w:rPr>
          <w:rFonts w:eastAsia="Aptos" w:cs="Arial"/>
        </w:rPr>
        <w:t>;</w:t>
      </w:r>
      <w:r w:rsidR="00C30BCB">
        <w:rPr>
          <w:rFonts w:eastAsia="Aptos" w:cs="Arial"/>
        </w:rPr>
        <w:t xml:space="preserve"> </w:t>
      </w:r>
      <w:r w:rsidR="00967F1A">
        <w:rPr>
          <w:rFonts w:eastAsia="Aptos" w:cs="Arial"/>
        </w:rPr>
        <w:t>Table S5 include</w:t>
      </w:r>
      <w:r w:rsidR="00FF60A6">
        <w:rPr>
          <w:rFonts w:eastAsia="Aptos" w:cs="Arial"/>
        </w:rPr>
        <w:t>s</w:t>
      </w:r>
      <w:r w:rsidR="00967F1A">
        <w:rPr>
          <w:rFonts w:eastAsia="Aptos" w:cs="Arial"/>
        </w:rPr>
        <w:t xml:space="preserve"> sources and </w:t>
      </w:r>
      <w:commentRangeStart w:id="255"/>
      <w:commentRangeStart w:id="256"/>
      <w:r w:rsidR="00967F1A">
        <w:rPr>
          <w:rFonts w:eastAsia="Aptos" w:cs="Arial"/>
        </w:rPr>
        <w:t>values</w:t>
      </w:r>
      <w:commentRangeEnd w:id="255"/>
      <w:r w:rsidR="007C1773">
        <w:rPr>
          <w:rStyle w:val="CommentReference"/>
          <w:rFonts w:eastAsia="Aptos" w:cs="Arial"/>
          <w:sz w:val="24"/>
          <w:szCs w:val="24"/>
        </w:rPr>
        <w:commentReference w:id="255"/>
      </w:r>
      <w:commentRangeEnd w:id="256"/>
      <w:r w:rsidR="00386A9A">
        <w:rPr>
          <w:rStyle w:val="CommentReference"/>
          <w:rFonts w:eastAsia="Aptos" w:cs="Arial"/>
          <w:sz w:val="24"/>
          <w:szCs w:val="24"/>
        </w:rPr>
        <w:commentReference w:id="256"/>
      </w:r>
      <w:del w:id="257" w:author="Thomas Quaid" w:date="2026-01-31T14:39:00Z" w16du:dateUtc="2026-01-31T22:39:00Z">
        <w:r w:rsidR="00C30BCB">
          <w:rPr>
            <w:rFonts w:eastAsia="Aptos" w:cs="Arial"/>
          </w:rPr>
          <w:delText>.</w:delText>
        </w:r>
      </w:del>
      <w:ins w:id="258" w:author="Thomas Quaid" w:date="2026-01-31T14:39:00Z" w16du:dateUtc="2026-01-31T22:39:00Z">
        <w:r w:rsidR="00FB2C9E">
          <w:rPr>
            <w:rFonts w:eastAsia="Aptos" w:cs="Arial"/>
          </w:rPr>
          <w:t xml:space="preserve"> for </w:t>
        </w:r>
        <w:r w:rsidR="009A19AE" w:rsidRPr="00790277">
          <w:t>k</w:t>
        </w:r>
        <w:r w:rsidR="009A19AE" w:rsidRPr="00790277">
          <w:rPr>
            <w:vertAlign w:val="subscript"/>
          </w:rPr>
          <w:t>int</w:t>
        </w:r>
        <w:r w:rsidR="009A19AE">
          <w:rPr>
            <w:rFonts w:eastAsia="Aptos" w:cs="Arial"/>
          </w:rPr>
          <w:t>,</w:t>
        </w:r>
        <w:r w:rsidR="006B7906">
          <w:rPr>
            <w:rFonts w:eastAsia="Aptos" w:cs="Arial"/>
          </w:rPr>
          <w:t xml:space="preserve"> literature</w:t>
        </w:r>
        <w:r w:rsidR="009A19AE">
          <w:rPr>
            <w:rFonts w:eastAsia="Aptos" w:cs="Arial"/>
          </w:rPr>
          <w:t xml:space="preserve"> </w:t>
        </w:r>
        <w:r w:rsidR="006B7906">
          <w:rPr>
            <w:rFonts w:eastAsia="Aptos" w:cs="Arial"/>
          </w:rPr>
          <w:t>experimental k</w:t>
        </w:r>
        <w:r w:rsidR="006B7906" w:rsidRPr="006B7906">
          <w:rPr>
            <w:rFonts w:eastAsia="Aptos" w:cs="Arial"/>
            <w:vertAlign w:val="subscript"/>
          </w:rPr>
          <w:t>obs</w:t>
        </w:r>
        <w:r w:rsidR="006B7906" w:rsidRPr="00EE1F6D">
          <w:rPr>
            <w:rFonts w:eastAsia="Aptos" w:cs="Arial"/>
          </w:rPr>
          <w:t>,</w:t>
        </w:r>
        <w:r w:rsidR="00B05327">
          <w:rPr>
            <w:rFonts w:eastAsia="Aptos" w:cs="Arial"/>
          </w:rPr>
          <w:t xml:space="preserve"> pKa </w:t>
        </w:r>
        <w:r w:rsidR="005475F1">
          <w:rPr>
            <w:rFonts w:eastAsia="Aptos" w:cs="Arial"/>
          </w:rPr>
          <w:t>adjusted conversion to</w:t>
        </w:r>
        <w:r w:rsidR="006B7906">
          <w:rPr>
            <w:rFonts w:eastAsia="Aptos" w:cs="Arial"/>
            <w:vertAlign w:val="subscript"/>
          </w:rPr>
          <w:t xml:space="preserve"> </w:t>
        </w:r>
        <w:r w:rsidR="00EE1F6D" w:rsidRPr="00790277">
          <w:t>k</w:t>
        </w:r>
        <w:r w:rsidR="00EE1F6D" w:rsidRPr="00790277">
          <w:rPr>
            <w:vertAlign w:val="subscript"/>
          </w:rPr>
          <w:t>int</w:t>
        </w:r>
        <w:r w:rsidR="00EE1F6D" w:rsidRPr="006B7906">
          <w:rPr>
            <w:rFonts w:eastAsia="Aptos" w:cs="Arial"/>
          </w:rPr>
          <w:t xml:space="preserve"> </w:t>
        </w:r>
        <w:r w:rsidR="00B05327">
          <w:rPr>
            <w:rFonts w:eastAsia="Aptos" w:cs="Arial"/>
          </w:rPr>
          <w:t xml:space="preserve">(normalized to pH 9) </w:t>
        </w:r>
        <w:r w:rsidR="006B7906" w:rsidRPr="006B7906">
          <w:rPr>
            <w:rFonts w:eastAsia="Aptos" w:cs="Arial"/>
          </w:rPr>
          <w:t>and</w:t>
        </w:r>
        <w:r w:rsidR="006B7906">
          <w:rPr>
            <w:rFonts w:eastAsia="Aptos" w:cs="Arial"/>
          </w:rPr>
          <w:t xml:space="preserve"> </w:t>
        </w:r>
        <w:r w:rsidR="001630CA">
          <w:rPr>
            <w:rFonts w:eastAsia="Aptos" w:cs="Arial"/>
          </w:rPr>
          <w:t>computed binding energies from DFT and WFT</w:t>
        </w:r>
        <w:r w:rsidR="00C30BCB">
          <w:rPr>
            <w:rFonts w:eastAsia="Aptos" w:cs="Arial"/>
          </w:rPr>
          <w:t>.</w:t>
        </w:r>
      </w:ins>
      <w:r w:rsidR="00FF60A6">
        <w:rPr>
          <w:rFonts w:eastAsia="Aptos" w:cs="Arial"/>
        </w:rPr>
        <w:t xml:space="preserve"> Table S7 includes all structures.</w:t>
      </w:r>
      <w:r w:rsidR="0058651D">
        <w:rPr>
          <w:rStyle w:val="apple-converted-space"/>
          <w:rFonts w:eastAsia="Aptos" w:cs="Arial"/>
        </w:rPr>
        <w:t xml:space="preserve"> </w:t>
      </w:r>
      <w:r w:rsidR="00B662DF">
        <w:t>These results confirm</w:t>
      </w:r>
      <w:r w:rsidR="00B662DF">
        <w:rPr>
          <w:rFonts w:eastAsia="Aptos" w:cs="Arial"/>
        </w:rPr>
        <w:t xml:space="preserve"> that </w:t>
      </w:r>
      <w:r w:rsidR="00B662DF" w:rsidRPr="00083B8F">
        <w:t>Δ</w:t>
      </w:r>
      <w:r w:rsidR="00B662DF" w:rsidRPr="00E0012E">
        <w:rPr>
          <w:i/>
          <w:iCs/>
        </w:rPr>
        <w:t>G</w:t>
      </w:r>
      <w:r w:rsidR="00B662DF" w:rsidRPr="00B3713F">
        <w:rPr>
          <w:vertAlign w:val="subscript"/>
        </w:rPr>
        <w:t>bind</w:t>
      </w:r>
      <w:r w:rsidR="00B662DF">
        <w:t xml:space="preserve"> is a transferable, physics-grounded predictor of </w:t>
      </w:r>
      <w:r w:rsidR="007C1773">
        <w:t xml:space="preserve">the rates of </w:t>
      </w:r>
      <w:r w:rsidR="00B662DF">
        <w:t>zinc-</w:t>
      </w:r>
      <w:r w:rsidR="007C1773">
        <w:t xml:space="preserve">catalyzed </w:t>
      </w:r>
      <w:r w:rsidR="00B662DF">
        <w:t>CO₂ hydration</w:t>
      </w:r>
      <w:r w:rsidR="007C1773">
        <w:t xml:space="preserve">. Correlations of </w:t>
      </w:r>
      <w:r w:rsidR="007C1773">
        <w:rPr>
          <w:i/>
          <w:iCs/>
        </w:rPr>
        <w:t>k</w:t>
      </w:r>
      <w:r w:rsidR="007C1773">
        <w:rPr>
          <w:vertAlign w:val="subscript"/>
        </w:rPr>
        <w:t xml:space="preserve">int </w:t>
      </w:r>
      <w:r w:rsidR="007C1773">
        <w:t>with binding energies for carbonate computed by</w:t>
      </w:r>
      <w:r w:rsidR="003F2BFE">
        <w:rPr>
          <w:rPrChange w:id="259" w:author="Thomas Quaid" w:date="2026-01-31T14:39:00Z" w16du:dateUtc="2026-01-31T22:39:00Z">
            <w:rPr>
              <w:i/>
            </w:rPr>
          </w:rPrChange>
        </w:rPr>
        <w:t xml:space="preserve"> </w:t>
      </w:r>
      <w:del w:id="260" w:author="Thomas Quaid" w:date="2026-01-31T14:39:00Z" w16du:dateUtc="2026-01-31T22:39:00Z">
        <w:r w:rsidR="003F2BFE">
          <w:delText xml:space="preserve"> </w:delText>
        </w:r>
      </w:del>
      <w:r w:rsidR="003F2BFE">
        <w:t xml:space="preserve">DFT </w:t>
      </w:r>
      <w:r w:rsidR="007C1773">
        <w:t>alone</w:t>
      </w:r>
      <w:r w:rsidR="00A929DE">
        <w:t xml:space="preserve"> </w:t>
      </w:r>
      <w:r w:rsidR="000C5798">
        <w:t>(B3LYP-D4/def2-TZVPP</w:t>
      </w:r>
      <w:r w:rsidR="00CD67D1">
        <w:t>, CPCM(Water), D4</w:t>
      </w:r>
      <w:r w:rsidR="000C5798">
        <w:t xml:space="preserve">) </w:t>
      </w:r>
      <w:r w:rsidR="007C1773">
        <w:t>were poorer for</w:t>
      </w:r>
      <w:r w:rsidR="00A929DE">
        <w:t xml:space="preserve"> this 11</w:t>
      </w:r>
      <w:r w:rsidR="002E031F">
        <w:t>-</w:t>
      </w:r>
      <w:r w:rsidR="00A929DE">
        <w:t>ligand set</w:t>
      </w:r>
      <w:r w:rsidR="007C1773">
        <w:t>. T</w:t>
      </w:r>
      <w:r w:rsidR="00A929DE">
        <w:t xml:space="preserve">he </w:t>
      </w:r>
      <w:r w:rsidR="007C1773">
        <w:t xml:space="preserve">statistical metrics for this correlation with binding energies computed with </w:t>
      </w:r>
      <w:r w:rsidR="00A929DE">
        <w:t>DFT +</w:t>
      </w:r>
      <w:r w:rsidR="001D6184">
        <w:t xml:space="preserve"> </w:t>
      </w:r>
      <w:r w:rsidR="00A929DE">
        <w:t xml:space="preserve">WFT </w:t>
      </w:r>
      <w:r w:rsidR="000C5798">
        <w:t>(DLPNO-CCSD(T)</w:t>
      </w:r>
      <w:r w:rsidR="007703D6">
        <w:t xml:space="preserve"> single point energy</w:t>
      </w:r>
      <w:r w:rsidR="000C5798">
        <w:t xml:space="preserve">) </w:t>
      </w:r>
      <w:r w:rsidR="007C1773">
        <w:t>were better</w:t>
      </w:r>
      <w:r w:rsidR="00190690">
        <w:t xml:space="preserve"> </w:t>
      </w:r>
      <w:r w:rsidR="00190690" w:rsidRPr="00E0012E">
        <w:rPr>
          <w:i/>
        </w:rPr>
        <w:t>R</w:t>
      </w:r>
      <w:r w:rsidR="00190690" w:rsidRPr="00E0012E">
        <w:rPr>
          <w:vertAlign w:val="superscript"/>
        </w:rPr>
        <w:t>2</w:t>
      </w:r>
      <w:r w:rsidR="00190690">
        <w:t xml:space="preserve"> (+12.5%), </w:t>
      </w:r>
      <w:r w:rsidR="00190690" w:rsidRPr="00083B8F">
        <w:rPr>
          <w:i/>
          <w:iCs/>
        </w:rPr>
        <w:t>RMSE</w:t>
      </w:r>
      <w:r w:rsidR="00190690">
        <w:t xml:space="preserve"> (-</w:t>
      </w:r>
      <w:r w:rsidR="005F6ED1">
        <w:t>29%)</w:t>
      </w:r>
      <w:r w:rsidR="00190690">
        <w:t xml:space="preserve">, and </w:t>
      </w:r>
      <w:r w:rsidR="00190690" w:rsidRPr="00083B8F">
        <w:rPr>
          <w:i/>
          <w:iCs/>
        </w:rPr>
        <w:t>MAE</w:t>
      </w:r>
      <w:r w:rsidR="005F6ED1">
        <w:t xml:space="preserve"> (-34%)</w:t>
      </w:r>
      <w:r w:rsidR="00190690">
        <w:t>.</w:t>
      </w:r>
      <w:r w:rsidR="005F6ED1">
        <w:t xml:space="preserve"> </w:t>
      </w:r>
      <w:r w:rsidR="00394C8C">
        <w:t>Metric c</w:t>
      </w:r>
      <w:r w:rsidR="00190690">
        <w:t xml:space="preserve">omparisons are available in </w:t>
      </w:r>
      <w:r w:rsidR="002E031F">
        <w:t>T</w:t>
      </w:r>
      <w:r w:rsidR="00190690">
        <w:t xml:space="preserve">able S6 of the </w:t>
      </w:r>
      <w:r w:rsidR="002E031F">
        <w:t>S</w:t>
      </w:r>
      <w:r w:rsidR="00190690">
        <w:t>upplementa</w:t>
      </w:r>
      <w:r w:rsidR="002E031F">
        <w:t>l</w:t>
      </w:r>
      <w:r w:rsidR="00190690">
        <w:t xml:space="preserve"> </w:t>
      </w:r>
      <w:r w:rsidR="002E031F">
        <w:t>I</w:t>
      </w:r>
      <w:r w:rsidR="00190690">
        <w:t>nformation.</w:t>
      </w:r>
      <w:commentRangeStart w:id="261"/>
      <w:commentRangeStart w:id="262"/>
      <w:r w:rsidR="00591FB9">
        <w:t xml:space="preserve"> This is a larger performance gap than </w:t>
      </w:r>
      <w:r w:rsidR="007C1773">
        <w:t xml:space="preserve">that </w:t>
      </w:r>
      <w:r w:rsidR="00384796">
        <w:t xml:space="preserve">obtained </w:t>
      </w:r>
      <w:r w:rsidR="00591FB9">
        <w:t xml:space="preserve">in the </w:t>
      </w:r>
      <w:r w:rsidR="00F66ED8">
        <w:t>benchmarking study</w:t>
      </w:r>
      <w:del w:id="263" w:author="Thomas Quaid" w:date="2026-01-31T14:39:00Z" w16du:dateUtc="2026-01-31T22:39:00Z">
        <w:r w:rsidR="00F66ED8">
          <w:delText xml:space="preserve">, showcasing the </w:delText>
        </w:r>
        <w:r w:rsidR="007C1773">
          <w:delText>value of</w:delText>
        </w:r>
        <w:r w:rsidR="00C30584">
          <w:delText xml:space="preserve"> </w:delText>
        </w:r>
        <w:r w:rsidR="007C1773">
          <w:delText>including the</w:delText>
        </w:r>
        <w:r w:rsidR="00AD6069">
          <w:delText xml:space="preserve"> WFT single point energy computations</w:delText>
        </w:r>
        <w:r w:rsidR="004C64DB">
          <w:delText xml:space="preserve"> on </w:delText>
        </w:r>
        <w:r w:rsidR="007C1773">
          <w:delText xml:space="preserve">the </w:delText>
        </w:r>
        <w:r w:rsidR="004C64DB">
          <w:delText>more diverse dataset</w:delText>
        </w:r>
        <w:r w:rsidR="00AD6069">
          <w:delText>.</w:delText>
        </w:r>
      </w:del>
      <w:ins w:id="264" w:author="Thomas Quaid" w:date="2026-01-31T14:39:00Z" w16du:dateUtc="2026-01-31T22:39:00Z">
        <w:r w:rsidR="00D96B12">
          <w:t>. For example, for ligand Zn6c, ΔG</w:t>
        </w:r>
        <w:r w:rsidR="00D96B12" w:rsidRPr="009209F0">
          <w:rPr>
            <w:vertAlign w:val="subscript"/>
          </w:rPr>
          <w:t>bind</w:t>
        </w:r>
        <w:r w:rsidR="00D96B12">
          <w:t xml:space="preserve"> shifted from 232.7 (DFT) to 10.04 kcal/mol (DFT+WFT), reflecting the substantial correction</w:t>
        </w:r>
        <w:r w:rsidR="008A1F4B">
          <w:t>s</w:t>
        </w:r>
        <w:r w:rsidR="00D96B12">
          <w:t xml:space="preserve"> from DLPNO-CCSD(T) single-point energies.</w:t>
        </w:r>
        <w:r w:rsidR="00F66ED8">
          <w:t xml:space="preserve"> </w:t>
        </w:r>
        <w:commentRangeEnd w:id="261"/>
        <w:r w:rsidR="009C1076" w:rsidRPr="00083B8F">
          <w:rPr>
            <w:rStyle w:val="CommentReference"/>
            <w:rFonts w:eastAsia="Aptos" w:cs="Arial"/>
            <w:sz w:val="24"/>
            <w:szCs w:val="24"/>
          </w:rPr>
          <w:commentReference w:id="261"/>
        </w:r>
      </w:ins>
      <w:commentRangeEnd w:id="262"/>
      <w:r w:rsidR="00386A9A" w:rsidRPr="00083B8F">
        <w:rPr>
          <w:rStyle w:val="CommentReference"/>
          <w:rFonts w:eastAsia="Aptos" w:cs="Arial"/>
          <w:sz w:val="24"/>
          <w:szCs w:val="24"/>
        </w:rPr>
        <w:commentReference w:id="262"/>
      </w:r>
    </w:p>
    <w:p w14:paraId="36DD9760" w14:textId="17053932" w:rsidR="00F16FC2" w:rsidRDefault="00D45320" w:rsidP="00FF73FB">
      <w:pPr>
        <w:keepNext/>
        <w:spacing w:line="360" w:lineRule="auto"/>
        <w:jc w:val="both"/>
      </w:pPr>
      <w:r w:rsidRPr="00D45320">
        <w:rPr>
          <w:noProof/>
        </w:rPr>
        <w:lastRenderedPageBreak/>
        <w:drawing>
          <wp:anchor distT="0" distB="0" distL="114300" distR="114300" simplePos="0" relativeHeight="251658240" behindDoc="0" locked="0" layoutInCell="1" allowOverlap="1" wp14:anchorId="138488B7" wp14:editId="0A1260F2">
            <wp:simplePos x="0" y="0"/>
            <wp:positionH relativeFrom="column">
              <wp:posOffset>3474338</wp:posOffset>
            </wp:positionH>
            <wp:positionV relativeFrom="paragraph">
              <wp:posOffset>215660</wp:posOffset>
            </wp:positionV>
            <wp:extent cx="2156120" cy="1647646"/>
            <wp:effectExtent l="0" t="0" r="3175" b="3810"/>
            <wp:wrapNone/>
            <wp:docPr id="381100418" name="Picture 1" descr="A structure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00418" name="Picture 1" descr="A structure of a molecu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6614" cy="1716799"/>
                    </a:xfrm>
                    <a:prstGeom prst="rect">
                      <a:avLst/>
                    </a:prstGeom>
                  </pic:spPr>
                </pic:pic>
              </a:graphicData>
            </a:graphic>
            <wp14:sizeRelH relativeFrom="page">
              <wp14:pctWidth>0</wp14:pctWidth>
            </wp14:sizeRelH>
            <wp14:sizeRelV relativeFrom="page">
              <wp14:pctHeight>0</wp14:pctHeight>
            </wp14:sizeRelV>
          </wp:anchor>
        </w:drawing>
      </w:r>
      <w:r w:rsidR="00CD2EAA">
        <w:rPr>
          <w:noProof/>
        </w:rPr>
        <w:drawing>
          <wp:inline distT="0" distB="0" distL="0" distR="0" wp14:anchorId="3FF243E9" wp14:editId="2D6BDBAC">
            <wp:extent cx="5947410" cy="3826754"/>
            <wp:effectExtent l="0" t="0" r="0" b="0"/>
            <wp:docPr id="818315527" name="Chart 1">
              <a:extLst xmlns:a="http://schemas.openxmlformats.org/drawingml/2006/main">
                <a:ext uri="{FF2B5EF4-FFF2-40B4-BE49-F238E27FC236}">
                  <a16:creationId xmlns:a16="http://schemas.microsoft.com/office/drawing/2014/main" id="{BC13E655-D971-AF31-B39A-B39EFA96F7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E04FF0F" w14:textId="6F34266D" w:rsidR="00B27F69" w:rsidRPr="00C62EB5" w:rsidRDefault="00B662DF" w:rsidP="008C137F">
      <w:pPr>
        <w:pStyle w:val="Caption"/>
        <w:spacing w:line="360" w:lineRule="auto"/>
        <w:rPr>
          <w:i w:val="0"/>
          <w:iCs w:val="0"/>
          <w:sz w:val="24"/>
          <w:szCs w:val="24"/>
        </w:rPr>
      </w:pPr>
      <w:r w:rsidRPr="00C62EB5">
        <w:rPr>
          <w:i w:val="0"/>
          <w:iCs w:val="0"/>
          <w:sz w:val="24"/>
          <w:szCs w:val="24"/>
        </w:rPr>
        <w:t>Figure 2</w:t>
      </w:r>
      <w:r w:rsidR="00261A16" w:rsidRPr="00C62EB5">
        <w:rPr>
          <w:i w:val="0"/>
          <w:iCs w:val="0"/>
          <w:sz w:val="24"/>
          <w:szCs w:val="24"/>
        </w:rPr>
        <w:t>.</w:t>
      </w:r>
      <w:r w:rsidRPr="00C62EB5">
        <w:rPr>
          <w:i w:val="0"/>
          <w:iCs w:val="0"/>
          <w:sz w:val="24"/>
          <w:szCs w:val="24"/>
        </w:rPr>
        <w:t xml:space="preserve"> </w:t>
      </w:r>
      <w:r w:rsidR="007A79F7" w:rsidRPr="00C62EB5">
        <w:rPr>
          <w:i w:val="0"/>
          <w:iCs w:val="0"/>
          <w:sz w:val="24"/>
          <w:szCs w:val="24"/>
        </w:rPr>
        <w:t>Correlation between predicted Zn–bicarbonate binding energy (Δ</w:t>
      </w:r>
      <w:r w:rsidR="007A79F7" w:rsidRPr="00083B8F">
        <w:rPr>
          <w:sz w:val="24"/>
          <w:szCs w:val="24"/>
        </w:rPr>
        <w:t>G</w:t>
      </w:r>
      <w:r w:rsidR="007A79F7" w:rsidRPr="00C62EB5">
        <w:rPr>
          <w:i w:val="0"/>
          <w:iCs w:val="0"/>
          <w:sz w:val="24"/>
          <w:szCs w:val="24"/>
          <w:vertAlign w:val="subscript"/>
        </w:rPr>
        <w:t>bind</w:t>
      </w:r>
      <w:r w:rsidR="007A79F7" w:rsidRPr="00C62EB5">
        <w:rPr>
          <w:i w:val="0"/>
          <w:iCs w:val="0"/>
          <w:sz w:val="24"/>
          <w:szCs w:val="24"/>
        </w:rPr>
        <w:t>) and experimentally derived intrinsic rate constants (</w:t>
      </w:r>
      <w:r w:rsidR="007A79F7" w:rsidRPr="00083B8F">
        <w:rPr>
          <w:sz w:val="24"/>
          <w:szCs w:val="24"/>
        </w:rPr>
        <w:t>k</w:t>
      </w:r>
      <w:r w:rsidR="007A79F7" w:rsidRPr="00C62EB5">
        <w:rPr>
          <w:i w:val="0"/>
          <w:iCs w:val="0"/>
          <w:sz w:val="24"/>
          <w:szCs w:val="24"/>
          <w:vertAlign w:val="subscript"/>
        </w:rPr>
        <w:t>int</w:t>
      </w:r>
      <w:r w:rsidR="007A79F7" w:rsidRPr="00C62EB5">
        <w:rPr>
          <w:i w:val="0"/>
          <w:iCs w:val="0"/>
          <w:sz w:val="24"/>
          <w:szCs w:val="24"/>
        </w:rPr>
        <w:t xml:space="preserve">) </w:t>
      </w:r>
      <w:r w:rsidR="00517397">
        <w:rPr>
          <w:i w:val="0"/>
          <w:iCs w:val="0"/>
          <w:sz w:val="24"/>
          <w:szCs w:val="24"/>
        </w:rPr>
        <w:t>for CO</w:t>
      </w:r>
      <w:r w:rsidR="00517397" w:rsidRPr="00517397">
        <w:rPr>
          <w:i w:val="0"/>
          <w:iCs w:val="0"/>
          <w:sz w:val="24"/>
          <w:szCs w:val="24"/>
          <w:vertAlign w:val="subscript"/>
        </w:rPr>
        <w:t>2</w:t>
      </w:r>
      <w:r w:rsidR="00517397">
        <w:rPr>
          <w:i w:val="0"/>
          <w:iCs w:val="0"/>
          <w:sz w:val="24"/>
          <w:szCs w:val="24"/>
        </w:rPr>
        <w:t xml:space="preserve"> hydration </w:t>
      </w:r>
      <w:r w:rsidR="007A79F7" w:rsidRPr="00C62EB5">
        <w:rPr>
          <w:i w:val="0"/>
          <w:iCs w:val="0"/>
          <w:sz w:val="24"/>
          <w:szCs w:val="24"/>
        </w:rPr>
        <w:t xml:space="preserve">for a set of eleven literature‑reported zinc–ligand complexes. All data were recalibrated to standard conditions (pH 9, 25 °C, saturated aqueous CO₂, [Zn] = 1 mM) using </w:t>
      </w:r>
      <w:r w:rsidR="00AB734C">
        <w:rPr>
          <w:i w:val="0"/>
          <w:iCs w:val="0"/>
          <w:sz w:val="24"/>
          <w:szCs w:val="24"/>
        </w:rPr>
        <w:t>the</w:t>
      </w:r>
      <w:r w:rsidR="007A79F7" w:rsidRPr="00C62EB5">
        <w:rPr>
          <w:i w:val="0"/>
          <w:iCs w:val="0"/>
          <w:sz w:val="24"/>
          <w:szCs w:val="24"/>
        </w:rPr>
        <w:t xml:space="preserve"> speciation normalization protocol. The strong inverse relationship (R² = 0.90) validates Δ</w:t>
      </w:r>
      <w:r w:rsidR="007A79F7" w:rsidRPr="00083B8F">
        <w:rPr>
          <w:sz w:val="24"/>
          <w:szCs w:val="24"/>
        </w:rPr>
        <w:t>G</w:t>
      </w:r>
      <w:r w:rsidR="007A79F7" w:rsidRPr="00C62EB5">
        <w:rPr>
          <w:i w:val="0"/>
          <w:iCs w:val="0"/>
          <w:sz w:val="24"/>
          <w:szCs w:val="24"/>
          <w:vertAlign w:val="subscript"/>
        </w:rPr>
        <w:t>bind</w:t>
      </w:r>
      <w:r w:rsidR="007A79F7" w:rsidRPr="00C62EB5">
        <w:rPr>
          <w:i w:val="0"/>
          <w:iCs w:val="0"/>
          <w:sz w:val="24"/>
          <w:szCs w:val="24"/>
        </w:rPr>
        <w:t xml:space="preserve"> as a </w:t>
      </w:r>
      <w:r w:rsidR="0043658D" w:rsidRPr="00C62EB5">
        <w:rPr>
          <w:i w:val="0"/>
          <w:iCs w:val="0"/>
          <w:sz w:val="24"/>
          <w:szCs w:val="24"/>
        </w:rPr>
        <w:t>mechanistically</w:t>
      </w:r>
      <w:r w:rsidR="0043658D">
        <w:rPr>
          <w:i w:val="0"/>
          <w:iCs w:val="0"/>
          <w:sz w:val="24"/>
          <w:szCs w:val="24"/>
        </w:rPr>
        <w:t xml:space="preserve"> grounded</w:t>
      </w:r>
      <w:r w:rsidR="007A79F7" w:rsidRPr="00C62EB5">
        <w:rPr>
          <w:i w:val="0"/>
          <w:iCs w:val="0"/>
          <w:sz w:val="24"/>
          <w:szCs w:val="24"/>
        </w:rPr>
        <w:t xml:space="preserve"> predictor of catalytic performance across diverse coordination environments. Error bars for the y‑axis are omitted</w:t>
      </w:r>
      <w:del w:id="265" w:author="Thomas Quaid" w:date="2026-01-31T14:39:00Z" w16du:dateUtc="2026-01-31T22:39:00Z">
        <w:r w:rsidR="009C1076">
          <w:rPr>
            <w:i w:val="0"/>
            <w:iCs w:val="0"/>
            <w:sz w:val="24"/>
            <w:szCs w:val="24"/>
          </w:rPr>
          <w:delText>,</w:delText>
        </w:r>
      </w:del>
      <w:r w:rsidR="007A79F7" w:rsidRPr="00C62EB5">
        <w:rPr>
          <w:i w:val="0"/>
          <w:iCs w:val="0"/>
          <w:sz w:val="24"/>
          <w:szCs w:val="24"/>
        </w:rPr>
        <w:t xml:space="preserve"> due to inconsistent reporting and </w:t>
      </w:r>
      <w:commentRangeStart w:id="266"/>
      <w:commentRangeStart w:id="267"/>
      <w:r w:rsidR="007A79F7" w:rsidRPr="00C62EB5">
        <w:rPr>
          <w:i w:val="0"/>
          <w:iCs w:val="0"/>
          <w:sz w:val="24"/>
          <w:szCs w:val="24"/>
        </w:rPr>
        <w:t xml:space="preserve">error </w:t>
      </w:r>
      <w:del w:id="268" w:author="Thomas Quaid" w:date="2026-01-31T14:39:00Z" w16du:dateUtc="2026-01-31T22:39:00Z">
        <w:r w:rsidR="007A79F7" w:rsidRPr="00C62EB5">
          <w:rPr>
            <w:i w:val="0"/>
            <w:iCs w:val="0"/>
            <w:sz w:val="24"/>
            <w:szCs w:val="24"/>
          </w:rPr>
          <w:delText>attainment strategies</w:delText>
        </w:r>
      </w:del>
      <w:ins w:id="269" w:author="Thomas Quaid" w:date="2026-01-31T14:39:00Z" w16du:dateUtc="2026-01-31T22:39:00Z">
        <w:r w:rsidR="00092260">
          <w:rPr>
            <w:i w:val="0"/>
            <w:iCs w:val="0"/>
            <w:sz w:val="24"/>
            <w:szCs w:val="24"/>
          </w:rPr>
          <w:t>handling</w:t>
        </w:r>
      </w:ins>
      <w:r w:rsidR="007A79F7" w:rsidRPr="00C62EB5">
        <w:rPr>
          <w:i w:val="0"/>
          <w:iCs w:val="0"/>
          <w:sz w:val="24"/>
          <w:szCs w:val="24"/>
        </w:rPr>
        <w:t xml:space="preserve"> </w:t>
      </w:r>
      <w:r w:rsidR="007023F4">
        <w:rPr>
          <w:i w:val="0"/>
          <w:iCs w:val="0"/>
          <w:sz w:val="24"/>
          <w:szCs w:val="24"/>
        </w:rPr>
        <w:t xml:space="preserve">from </w:t>
      </w:r>
      <w:r w:rsidR="002E031F">
        <w:rPr>
          <w:i w:val="0"/>
          <w:iCs w:val="0"/>
          <w:sz w:val="24"/>
          <w:szCs w:val="24"/>
        </w:rPr>
        <w:t xml:space="preserve">the original </w:t>
      </w:r>
      <w:r w:rsidR="007023F4">
        <w:rPr>
          <w:i w:val="0"/>
          <w:iCs w:val="0"/>
          <w:sz w:val="24"/>
          <w:szCs w:val="24"/>
        </w:rPr>
        <w:t>sources</w:t>
      </w:r>
      <w:commentRangeEnd w:id="266"/>
      <w:r w:rsidR="009C1076">
        <w:rPr>
          <w:rStyle w:val="CommentReference"/>
          <w:i w:val="0"/>
          <w:iCs w:val="0"/>
          <w:sz w:val="24"/>
          <w:szCs w:val="24"/>
        </w:rPr>
        <w:commentReference w:id="266"/>
      </w:r>
      <w:commentRangeEnd w:id="267"/>
      <w:r w:rsidR="00386A9A">
        <w:rPr>
          <w:rStyle w:val="CommentReference"/>
          <w:i w:val="0"/>
          <w:iCs w:val="0"/>
          <w:sz w:val="24"/>
          <w:szCs w:val="24"/>
        </w:rPr>
        <w:commentReference w:id="267"/>
      </w:r>
      <w:r w:rsidR="00D16ACE">
        <w:rPr>
          <w:i w:val="0"/>
          <w:iCs w:val="0"/>
          <w:sz w:val="24"/>
          <w:szCs w:val="24"/>
        </w:rPr>
        <w:t>,</w:t>
      </w:r>
      <w:r w:rsidR="007023F4">
        <w:rPr>
          <w:i w:val="0"/>
          <w:iCs w:val="0"/>
          <w:sz w:val="24"/>
          <w:szCs w:val="24"/>
        </w:rPr>
        <w:t xml:space="preserve"> </w:t>
      </w:r>
      <w:r w:rsidR="007A79F7" w:rsidRPr="00C62EB5">
        <w:rPr>
          <w:i w:val="0"/>
          <w:iCs w:val="0"/>
          <w:sz w:val="24"/>
          <w:szCs w:val="24"/>
        </w:rPr>
        <w:t>which foster misleading inferences in comparisons.</w:t>
      </w:r>
      <w:r w:rsidR="00A04E5E">
        <w:rPr>
          <w:i w:val="0"/>
          <w:iCs w:val="0"/>
          <w:sz w:val="24"/>
          <w:szCs w:val="24"/>
        </w:rPr>
        <w:t xml:space="preserve"> </w:t>
      </w:r>
      <w:r w:rsidR="007D3CDA">
        <w:rPr>
          <w:i w:val="0"/>
          <w:iCs w:val="0"/>
          <w:sz w:val="24"/>
          <w:szCs w:val="24"/>
        </w:rPr>
        <w:t xml:space="preserve">An image of the </w:t>
      </w:r>
      <w:commentRangeStart w:id="270"/>
      <w:commentRangeStart w:id="271"/>
      <w:del w:id="272" w:author="Thomas Quaid" w:date="2026-01-31T14:39:00Z" w16du:dateUtc="2026-01-31T22:39:00Z">
        <w:r w:rsidR="007D3CDA">
          <w:rPr>
            <w:i w:val="0"/>
            <w:iCs w:val="0"/>
            <w:sz w:val="24"/>
            <w:szCs w:val="24"/>
          </w:rPr>
          <w:delText>t</w:delText>
        </w:r>
        <w:r w:rsidR="00593E78">
          <w:rPr>
            <w:i w:val="0"/>
            <w:iCs w:val="0"/>
            <w:sz w:val="24"/>
            <w:szCs w:val="24"/>
          </w:rPr>
          <w:delText xml:space="preserve">op performing </w:delText>
        </w:r>
        <w:commentRangeEnd w:id="270"/>
        <w:r w:rsidR="009C1076">
          <w:rPr>
            <w:rStyle w:val="CommentReference"/>
            <w:i w:val="0"/>
            <w:iCs w:val="0"/>
            <w:sz w:val="24"/>
            <w:szCs w:val="24"/>
          </w:rPr>
          <w:commentReference w:id="270"/>
        </w:r>
      </w:del>
      <w:commentRangeEnd w:id="271"/>
      <w:r w:rsidR="00386A9A">
        <w:rPr>
          <w:rStyle w:val="CommentReference"/>
          <w:i w:val="0"/>
          <w:iCs w:val="0"/>
          <w:sz w:val="24"/>
          <w:szCs w:val="24"/>
        </w:rPr>
        <w:commentReference w:id="271"/>
      </w:r>
      <w:r w:rsidR="007D3CDA">
        <w:rPr>
          <w:i w:val="0"/>
          <w:iCs w:val="0"/>
          <w:sz w:val="24"/>
          <w:szCs w:val="24"/>
        </w:rPr>
        <w:t>ligand</w:t>
      </w:r>
      <w:r w:rsidR="001D4E19">
        <w:rPr>
          <w:i w:val="0"/>
          <w:iCs w:val="0"/>
          <w:sz w:val="24"/>
          <w:szCs w:val="24"/>
        </w:rPr>
        <w:t xml:space="preserve"> </w:t>
      </w:r>
      <w:del w:id="273" w:author="Thomas Quaid" w:date="2026-01-31T14:39:00Z" w16du:dateUtc="2026-01-31T22:39:00Z">
        <w:r w:rsidR="007D3CDA">
          <w:rPr>
            <w:i w:val="0"/>
            <w:iCs w:val="0"/>
            <w:sz w:val="24"/>
            <w:szCs w:val="24"/>
          </w:rPr>
          <w:delText xml:space="preserve">to date is </w:delText>
        </w:r>
        <w:r w:rsidR="002E031F">
          <w:rPr>
            <w:i w:val="0"/>
            <w:iCs w:val="0"/>
            <w:sz w:val="24"/>
            <w:szCs w:val="24"/>
          </w:rPr>
          <w:delText>shown</w:delText>
        </w:r>
        <w:r w:rsidR="00384796">
          <w:rPr>
            <w:i w:val="0"/>
            <w:iCs w:val="0"/>
            <w:sz w:val="24"/>
            <w:szCs w:val="24"/>
          </w:rPr>
          <w:delText xml:space="preserve"> (corresponding to</w:delText>
        </w:r>
      </w:del>
      <w:ins w:id="274" w:author="Thomas Quaid" w:date="2026-01-31T14:39:00Z" w16du:dateUtc="2026-01-31T22:39:00Z">
        <w:r w:rsidR="001D4E19">
          <w:rPr>
            <w:i w:val="0"/>
            <w:iCs w:val="0"/>
            <w:sz w:val="24"/>
            <w:szCs w:val="24"/>
          </w:rPr>
          <w:t>with</w:t>
        </w:r>
      </w:ins>
      <w:r w:rsidR="001D4E19">
        <w:rPr>
          <w:i w:val="0"/>
          <w:iCs w:val="0"/>
          <w:sz w:val="24"/>
          <w:szCs w:val="24"/>
        </w:rPr>
        <w:t xml:space="preserve"> the </w:t>
      </w:r>
      <w:ins w:id="275" w:author="Thomas Quaid" w:date="2026-01-31T14:39:00Z" w16du:dateUtc="2026-01-31T22:39:00Z">
        <w:r w:rsidR="001D4E19">
          <w:rPr>
            <w:i w:val="0"/>
            <w:iCs w:val="0"/>
            <w:sz w:val="24"/>
            <w:szCs w:val="24"/>
          </w:rPr>
          <w:t>highest</w:t>
        </w:r>
        <w:r w:rsidR="00DC70B7">
          <w:rPr>
            <w:i w:val="0"/>
            <w:iCs w:val="0"/>
            <w:sz w:val="24"/>
            <w:szCs w:val="24"/>
          </w:rPr>
          <w:t xml:space="preserve"> literature</w:t>
        </w:r>
        <w:r w:rsidR="001D4E19">
          <w:rPr>
            <w:i w:val="0"/>
            <w:iCs w:val="0"/>
            <w:sz w:val="24"/>
            <w:szCs w:val="24"/>
          </w:rPr>
          <w:t xml:space="preserve"> </w:t>
        </w:r>
      </w:ins>
      <w:r w:rsidR="003149FB">
        <w:rPr>
          <w:i w:val="0"/>
          <w:iCs w:val="0"/>
          <w:sz w:val="24"/>
          <w:szCs w:val="24"/>
        </w:rPr>
        <w:t>k</w:t>
      </w:r>
      <w:r w:rsidR="003149FB" w:rsidRPr="008320A7">
        <w:rPr>
          <w:i w:val="0"/>
          <w:iCs w:val="0"/>
          <w:sz w:val="24"/>
          <w:szCs w:val="24"/>
          <w:vertAlign w:val="subscript"/>
        </w:rPr>
        <w:t>int</w:t>
      </w:r>
      <w:r w:rsidR="007D3CDA">
        <w:rPr>
          <w:i w:val="0"/>
          <w:iCs w:val="0"/>
          <w:sz w:val="24"/>
          <w:szCs w:val="24"/>
        </w:rPr>
        <w:t xml:space="preserve"> </w:t>
      </w:r>
      <w:del w:id="276" w:author="Thomas Quaid" w:date="2026-01-31T14:39:00Z" w16du:dateUtc="2026-01-31T22:39:00Z">
        <w:r w:rsidR="00384796">
          <w:rPr>
            <w:i w:val="0"/>
            <w:iCs w:val="0"/>
            <w:sz w:val="24"/>
            <w:szCs w:val="24"/>
          </w:rPr>
          <w:delText xml:space="preserve">value of </w:delText>
        </w:r>
      </w:del>
      <w:ins w:id="277" w:author="Thomas Quaid" w:date="2026-01-31T14:39:00Z" w16du:dateUtc="2026-01-31T22:39:00Z">
        <w:r w:rsidR="008320A7">
          <w:rPr>
            <w:i w:val="0"/>
            <w:iCs w:val="0"/>
            <w:sz w:val="24"/>
            <w:szCs w:val="24"/>
          </w:rPr>
          <w:t>(</w:t>
        </w:r>
      </w:ins>
      <w:r w:rsidR="008320A7">
        <w:rPr>
          <w:i w:val="0"/>
          <w:iCs w:val="0"/>
          <w:sz w:val="24"/>
          <w:szCs w:val="24"/>
        </w:rPr>
        <w:t>832 M</w:t>
      </w:r>
      <w:r w:rsidR="008320A7" w:rsidRPr="00083B8F">
        <w:rPr>
          <w:i w:val="0"/>
          <w:iCs w:val="0"/>
          <w:sz w:val="24"/>
          <w:szCs w:val="24"/>
          <w:vertAlign w:val="superscript"/>
        </w:rPr>
        <w:t>-1</w:t>
      </w:r>
      <w:r w:rsidR="008320A7">
        <w:rPr>
          <w:i w:val="0"/>
          <w:iCs w:val="0"/>
          <w:sz w:val="24"/>
          <w:szCs w:val="24"/>
        </w:rPr>
        <w:t>s</w:t>
      </w:r>
      <w:r w:rsidR="008320A7" w:rsidRPr="00083B8F">
        <w:rPr>
          <w:i w:val="0"/>
          <w:iCs w:val="0"/>
          <w:sz w:val="24"/>
          <w:szCs w:val="24"/>
          <w:vertAlign w:val="superscript"/>
        </w:rPr>
        <w:t>-1</w:t>
      </w:r>
      <w:del w:id="278" w:author="Thomas Quaid" w:date="2026-01-31T14:39:00Z" w16du:dateUtc="2026-01-31T22:39:00Z">
        <w:r w:rsidR="00384796">
          <w:rPr>
            <w:i w:val="0"/>
            <w:iCs w:val="0"/>
            <w:sz w:val="24"/>
            <w:szCs w:val="24"/>
          </w:rPr>
          <w:delText>)</w:delText>
        </w:r>
        <w:r w:rsidR="002E031F">
          <w:rPr>
            <w:i w:val="0"/>
            <w:iCs w:val="0"/>
            <w:sz w:val="24"/>
            <w:szCs w:val="24"/>
          </w:rPr>
          <w:delText>.</w:delText>
        </w:r>
      </w:del>
      <w:ins w:id="279" w:author="Thomas Quaid" w:date="2026-01-31T14:39:00Z" w16du:dateUtc="2026-01-31T22:39:00Z">
        <w:r w:rsidR="008320A7">
          <w:rPr>
            <w:i w:val="0"/>
            <w:iCs w:val="0"/>
            <w:sz w:val="24"/>
            <w:szCs w:val="24"/>
          </w:rPr>
          <w:t xml:space="preserve">) </w:t>
        </w:r>
        <w:r w:rsidR="007D3CDA">
          <w:rPr>
            <w:i w:val="0"/>
            <w:iCs w:val="0"/>
            <w:sz w:val="24"/>
            <w:szCs w:val="24"/>
          </w:rPr>
          <w:t xml:space="preserve">to date is </w:t>
        </w:r>
        <w:r w:rsidR="002E031F">
          <w:rPr>
            <w:i w:val="0"/>
            <w:iCs w:val="0"/>
            <w:sz w:val="24"/>
            <w:szCs w:val="24"/>
          </w:rPr>
          <w:t>shown</w:t>
        </w:r>
        <w:r w:rsidR="00DC70B7">
          <w:rPr>
            <w:i w:val="0"/>
            <w:iCs w:val="0"/>
            <w:sz w:val="24"/>
            <w:szCs w:val="24"/>
          </w:rPr>
          <w:t>.</w:t>
        </w:r>
      </w:ins>
      <w:r w:rsidR="00DC70B7">
        <w:rPr>
          <w:i w:val="0"/>
          <w:iCs w:val="0"/>
          <w:sz w:val="24"/>
          <w:szCs w:val="24"/>
        </w:rPr>
        <w:t xml:space="preserve"> </w:t>
      </w:r>
      <w:r w:rsidR="00A04E5E">
        <w:rPr>
          <w:i w:val="0"/>
          <w:iCs w:val="0"/>
          <w:sz w:val="24"/>
          <w:szCs w:val="24"/>
        </w:rPr>
        <w:t xml:space="preserve">Data, </w:t>
      </w:r>
      <w:r w:rsidR="00A613AC">
        <w:rPr>
          <w:i w:val="0"/>
          <w:iCs w:val="0"/>
          <w:sz w:val="24"/>
          <w:szCs w:val="24"/>
        </w:rPr>
        <w:t xml:space="preserve">ligands, </w:t>
      </w:r>
      <w:r w:rsidR="00A04E5E">
        <w:rPr>
          <w:i w:val="0"/>
          <w:iCs w:val="0"/>
          <w:sz w:val="24"/>
          <w:szCs w:val="24"/>
        </w:rPr>
        <w:t>sources, and comparisons of DFT vs DFT+WF</w:t>
      </w:r>
      <w:r w:rsidR="00E842D4">
        <w:rPr>
          <w:i w:val="0"/>
          <w:iCs w:val="0"/>
          <w:sz w:val="24"/>
          <w:szCs w:val="24"/>
        </w:rPr>
        <w:t xml:space="preserve">T derived binding energies are available in </w:t>
      </w:r>
      <w:r w:rsidR="002E031F">
        <w:rPr>
          <w:i w:val="0"/>
          <w:iCs w:val="0"/>
          <w:sz w:val="24"/>
          <w:szCs w:val="24"/>
        </w:rPr>
        <w:t>T</w:t>
      </w:r>
      <w:r w:rsidR="00E842D4">
        <w:rPr>
          <w:i w:val="0"/>
          <w:iCs w:val="0"/>
          <w:sz w:val="24"/>
          <w:szCs w:val="24"/>
        </w:rPr>
        <w:t xml:space="preserve">able S5 of </w:t>
      </w:r>
      <w:r w:rsidR="002E031F">
        <w:rPr>
          <w:i w:val="0"/>
          <w:iCs w:val="0"/>
          <w:sz w:val="24"/>
          <w:szCs w:val="24"/>
        </w:rPr>
        <w:t>S</w:t>
      </w:r>
      <w:r w:rsidR="00E842D4">
        <w:rPr>
          <w:i w:val="0"/>
          <w:iCs w:val="0"/>
          <w:sz w:val="24"/>
          <w:szCs w:val="24"/>
        </w:rPr>
        <w:t>upplementa</w:t>
      </w:r>
      <w:r w:rsidR="002E031F">
        <w:rPr>
          <w:i w:val="0"/>
          <w:iCs w:val="0"/>
          <w:sz w:val="24"/>
          <w:szCs w:val="24"/>
        </w:rPr>
        <w:t>l</w:t>
      </w:r>
      <w:r w:rsidR="00E842D4">
        <w:rPr>
          <w:i w:val="0"/>
          <w:iCs w:val="0"/>
          <w:sz w:val="24"/>
          <w:szCs w:val="24"/>
        </w:rPr>
        <w:t xml:space="preserve"> </w:t>
      </w:r>
      <w:r w:rsidR="002E031F">
        <w:rPr>
          <w:i w:val="0"/>
          <w:iCs w:val="0"/>
          <w:sz w:val="24"/>
          <w:szCs w:val="24"/>
        </w:rPr>
        <w:t>I</w:t>
      </w:r>
      <w:r w:rsidR="00E842D4">
        <w:rPr>
          <w:i w:val="0"/>
          <w:iCs w:val="0"/>
          <w:sz w:val="24"/>
          <w:szCs w:val="24"/>
        </w:rPr>
        <w:t>nformation.</w:t>
      </w:r>
      <w:r w:rsidR="008C0632">
        <w:rPr>
          <w:i w:val="0"/>
          <w:iCs w:val="0"/>
          <w:sz w:val="24"/>
          <w:szCs w:val="24"/>
        </w:rPr>
        <w:t xml:space="preserve"> </w:t>
      </w:r>
    </w:p>
    <w:p w14:paraId="6C4ED3A4" w14:textId="6968EAFC" w:rsidR="00AF15E7" w:rsidRDefault="00B662DF" w:rsidP="00FF73FB">
      <w:pPr>
        <w:spacing w:line="360" w:lineRule="auto"/>
      </w:pPr>
      <w:r>
        <w:t xml:space="preserve">Taken together, these results confirm </w:t>
      </w:r>
      <w:r>
        <w:rPr>
          <w:rFonts w:eastAsia="Aptos" w:cs="Arial"/>
        </w:rPr>
        <w:t xml:space="preserve">that </w:t>
      </w:r>
      <w:r w:rsidR="00F2274A">
        <w:t>Δ</w:t>
      </w:r>
      <w:r w:rsidR="00F2274A" w:rsidRPr="00083B8F">
        <w:rPr>
          <w:i/>
          <w:iCs/>
        </w:rPr>
        <w:t>G</w:t>
      </w:r>
      <w:r w:rsidR="00F2274A" w:rsidRPr="00083B8F">
        <w:rPr>
          <w:vertAlign w:val="subscript"/>
        </w:rPr>
        <w:t>bind</w:t>
      </w:r>
      <w:r w:rsidR="003E7009">
        <w:t xml:space="preserve"> </w:t>
      </w:r>
      <w:r>
        <w:t xml:space="preserve">is a reliable descriptor </w:t>
      </w:r>
      <w:del w:id="280" w:author="Thomas Quaid" w:date="2026-01-31T14:39:00Z" w16du:dateUtc="2026-01-31T22:39:00Z">
        <w:r>
          <w:delText>of</w:delText>
        </w:r>
      </w:del>
      <w:ins w:id="281" w:author="Thomas Quaid" w:date="2026-01-31T14:39:00Z" w16du:dateUtc="2026-01-31T22:39:00Z">
        <w:r w:rsidR="00A50C6C">
          <w:t>for</w:t>
        </w:r>
      </w:ins>
      <w:r>
        <w:t xml:space="preserve"> </w:t>
      </w:r>
      <w:r>
        <w:rPr>
          <w:rFonts w:eastAsia="Aptos" w:cs="Arial"/>
        </w:rPr>
        <w:t xml:space="preserve">the catalytic activity </w:t>
      </w:r>
      <w:r>
        <w:t xml:space="preserve">of zinc-based CO₂ hydration mimics. </w:t>
      </w:r>
      <w:r w:rsidR="00B838A4">
        <w:t>The statistical</w:t>
      </w:r>
      <w:r w:rsidR="007C0DCA">
        <w:t xml:space="preserve"> </w:t>
      </w:r>
      <w:r w:rsidR="009C1076">
        <w:t>differences between correlations with</w:t>
      </w:r>
      <w:r w:rsidR="007C0DCA">
        <w:t xml:space="preserve"> DFT </w:t>
      </w:r>
      <w:r w:rsidR="009C1076">
        <w:t xml:space="preserve">and </w:t>
      </w:r>
      <w:r w:rsidR="007C0DCA">
        <w:t xml:space="preserve">DFT+WFT </w:t>
      </w:r>
      <w:ins w:id="282" w:author="Thomas Quaid" w:date="2026-01-31T14:39:00Z" w16du:dateUtc="2026-01-31T22:39:00Z">
        <w:r w:rsidR="00355533">
          <w:t xml:space="preserve">outlined above </w:t>
        </w:r>
      </w:ins>
      <w:r w:rsidR="007C0DCA">
        <w:t xml:space="preserve">make </w:t>
      </w:r>
      <w:r w:rsidR="005E5AE1">
        <w:t xml:space="preserve">the </w:t>
      </w:r>
      <w:r w:rsidR="002E031F">
        <w:t xml:space="preserve">latter </w:t>
      </w:r>
      <w:r w:rsidR="005E5AE1">
        <w:t xml:space="preserve">method </w:t>
      </w:r>
      <w:commentRangeStart w:id="283"/>
      <w:commentRangeStart w:id="284"/>
      <w:commentRangeStart w:id="285"/>
      <w:r w:rsidR="006A5892" w:rsidRPr="006A5892">
        <w:t xml:space="preserve">a strong candidate for </w:t>
      </w:r>
      <w:del w:id="286" w:author="Thomas Quaid" w:date="2026-01-31T14:39:00Z" w16du:dateUtc="2026-01-31T22:39:00Z">
        <w:r w:rsidR="005E5AE1">
          <w:delText xml:space="preserve">reliable </w:delText>
        </w:r>
        <w:r w:rsidR="005E5AE1" w:rsidRPr="008C137F">
          <w:rPr>
            <w:i/>
            <w:iCs/>
          </w:rPr>
          <w:delText>ab initio</w:delText>
        </w:r>
        <w:r w:rsidR="005E5AE1">
          <w:delText xml:space="preserve"> database generation</w:delText>
        </w:r>
      </w:del>
      <w:ins w:id="287" w:author="Thomas Quaid" w:date="2026-01-31T14:39:00Z" w16du:dateUtc="2026-01-31T22:39:00Z">
        <w:r w:rsidR="006A5892" w:rsidRPr="006A5892">
          <w:t>generating training data</w:t>
        </w:r>
      </w:ins>
      <w:r w:rsidR="006A5892" w:rsidRPr="006A5892">
        <w:t xml:space="preserve"> for </w:t>
      </w:r>
      <w:del w:id="288" w:author="Thomas Quaid" w:date="2026-01-31T14:39:00Z" w16du:dateUtc="2026-01-31T22:39:00Z">
        <w:r w:rsidR="005E5AE1">
          <w:delText xml:space="preserve">use in </w:delText>
        </w:r>
      </w:del>
      <w:r w:rsidR="006A5892" w:rsidRPr="006A5892">
        <w:t xml:space="preserve">machine learning </w:t>
      </w:r>
      <w:del w:id="289" w:author="Thomas Quaid" w:date="2026-01-31T14:39:00Z" w16du:dateUtc="2026-01-31T22:39:00Z">
        <w:r w:rsidR="005E5AE1">
          <w:delText xml:space="preserve">and high throughput screening </w:delText>
        </w:r>
      </w:del>
      <w:r w:rsidR="006A5892" w:rsidRPr="006A5892">
        <w:t>applications</w:t>
      </w:r>
      <w:commentRangeEnd w:id="283"/>
      <w:r w:rsidR="009C1076" w:rsidRPr="006A5892">
        <w:rPr>
          <w:rStyle w:val="CommentReference"/>
          <w:sz w:val="24"/>
          <w:szCs w:val="24"/>
        </w:rPr>
        <w:commentReference w:id="283"/>
      </w:r>
      <w:commentRangeEnd w:id="284"/>
      <w:r w:rsidR="009C1076" w:rsidRPr="006A5892">
        <w:rPr>
          <w:rStyle w:val="CommentReference"/>
          <w:sz w:val="24"/>
          <w:szCs w:val="24"/>
        </w:rPr>
        <w:commentReference w:id="284"/>
      </w:r>
      <w:commentRangeEnd w:id="285"/>
      <w:r w:rsidR="00386A9A" w:rsidRPr="006A5892">
        <w:rPr>
          <w:rStyle w:val="CommentReference"/>
          <w:sz w:val="24"/>
          <w:szCs w:val="24"/>
        </w:rPr>
        <w:commentReference w:id="285"/>
      </w:r>
      <w:ins w:id="290" w:author="Thomas Quaid" w:date="2026-01-31T14:39:00Z" w16du:dateUtc="2026-01-31T22:39:00Z">
        <w:r w:rsidR="006A5892" w:rsidRPr="006A5892">
          <w:t xml:space="preserve"> in CA mimic design, where the additional computational cost </w:t>
        </w:r>
        <w:r w:rsidR="006A5892" w:rsidRPr="006A5892">
          <w:lastRenderedPageBreak/>
          <w:t xml:space="preserve">of WFT single-point corrections </w:t>
        </w:r>
        <w:r w:rsidR="00905D04">
          <w:t>may be</w:t>
        </w:r>
        <w:r w:rsidR="006A5892" w:rsidRPr="006A5892">
          <w:t xml:space="preserve"> justified by</w:t>
        </w:r>
        <w:r w:rsidR="00CB5C0C">
          <w:t xml:space="preserve"> significant</w:t>
        </w:r>
        <w:r w:rsidR="006A5892" w:rsidRPr="006A5892">
          <w:t xml:space="preserve"> improve</w:t>
        </w:r>
        <w:r w:rsidR="00CB5C0C">
          <w:t>ments in</w:t>
        </w:r>
        <w:r w:rsidR="006A5892" w:rsidRPr="006A5892">
          <w:t xml:space="preserve"> accuracy</w:t>
        </w:r>
      </w:ins>
      <w:r w:rsidR="007C0DCA">
        <w:t>.</w:t>
      </w:r>
      <w:r w:rsidR="00ED4F52">
        <w:t xml:space="preserve"> </w:t>
      </w:r>
      <w:r>
        <w:t xml:space="preserve">This benchmark performance provides a quantitative foundation for broader </w:t>
      </w:r>
      <w:r w:rsidR="00707657">
        <w:t>catalyst design</w:t>
      </w:r>
      <w:r>
        <w:t xml:space="preserve"> and mechanistic investigations described in the </w:t>
      </w:r>
      <w:r>
        <w:rPr>
          <w:rFonts w:eastAsia="Aptos" w:cs="Arial"/>
        </w:rPr>
        <w:t>following sections</w:t>
      </w:r>
      <w:r>
        <w:t>.</w:t>
      </w:r>
    </w:p>
    <w:p w14:paraId="7D07D98C" w14:textId="0978240A" w:rsidR="00D34E10" w:rsidRDefault="00E27F53" w:rsidP="004612E5">
      <w:pPr>
        <w:pStyle w:val="Heading2"/>
        <w:numPr>
          <w:ilvl w:val="0"/>
          <w:numId w:val="0"/>
        </w:numPr>
      </w:pPr>
      <w:bookmarkStart w:id="291" w:name="OLE_LINK15"/>
      <w:r>
        <w:t>INNER</w:t>
      </w:r>
      <w:r w:rsidR="00D34E10">
        <w:t>-SPHERE DESCRIPTORS REVEAL A QUANTIT</w:t>
      </w:r>
      <w:r w:rsidR="004612E5">
        <w:t>ATIVE ACTIVITY CEILING</w:t>
      </w:r>
    </w:p>
    <w:bookmarkEnd w:id="291"/>
    <w:p w14:paraId="31FE9F58" w14:textId="77777777" w:rsidR="004612E5" w:rsidRPr="004612E5" w:rsidRDefault="004612E5" w:rsidP="00FF73FB"/>
    <w:p w14:paraId="59927755" w14:textId="06CF5E55" w:rsidR="0010388F" w:rsidRDefault="00B662DF" w:rsidP="00FF73FB">
      <w:pPr>
        <w:spacing w:line="360" w:lineRule="auto"/>
      </w:pPr>
      <w:commentRangeStart w:id="292"/>
      <w:commentRangeStart w:id="293"/>
      <w:r>
        <w:t xml:space="preserve">To probe </w:t>
      </w:r>
      <w:del w:id="294" w:author="Thomas Quaid" w:date="2026-01-31T14:39:00Z" w16du:dateUtc="2026-01-31T22:39:00Z">
        <w:r w:rsidR="00BB0B0B">
          <w:delText xml:space="preserve">the </w:delText>
        </w:r>
        <w:r>
          <w:delText>variance</w:delText>
        </w:r>
      </w:del>
      <w:ins w:id="295" w:author="Thomas Quaid" w:date="2026-01-31T14:39:00Z" w16du:dateUtc="2026-01-31T22:39:00Z">
        <w:r w:rsidR="00702E06">
          <w:t>descriptor based modeling</w:t>
        </w:r>
      </w:ins>
      <w:r>
        <w:t xml:space="preserve"> beyond the</w:t>
      </w:r>
      <w:r w:rsidR="001E2B45">
        <w:t xml:space="preserve"> </w:t>
      </w:r>
      <w:ins w:id="296" w:author="Thomas Quaid" w:date="2026-01-31T14:39:00Z" w16du:dateUtc="2026-01-31T22:39:00Z">
        <w:r w:rsidR="001E2B45">
          <w:t>general</w:t>
        </w:r>
        <w:r>
          <w:t xml:space="preserve"> </w:t>
        </w:r>
      </w:ins>
      <w:r w:rsidRPr="008543D7">
        <w:t>Δ</w:t>
      </w:r>
      <w:r w:rsidRPr="00083B8F">
        <w:rPr>
          <w:i/>
          <w:iCs/>
        </w:rPr>
        <w:t>G</w:t>
      </w:r>
      <w:r w:rsidRPr="008543D7">
        <w:rPr>
          <w:vertAlign w:val="subscript"/>
        </w:rPr>
        <w:t>bind</w:t>
      </w:r>
      <w:r w:rsidRPr="00083B8F">
        <w:rPr>
          <w:i/>
          <w:iCs/>
        </w:rPr>
        <w:t xml:space="preserve"> </w:t>
      </w:r>
      <w:r>
        <w:t xml:space="preserve">correlation </w:t>
      </w:r>
      <w:commentRangeEnd w:id="292"/>
      <w:r w:rsidR="00AD4792">
        <w:rPr>
          <w:rStyle w:val="CommentReference"/>
          <w:sz w:val="24"/>
          <w:szCs w:val="24"/>
        </w:rPr>
        <w:commentReference w:id="292"/>
      </w:r>
      <w:commentRangeEnd w:id="293"/>
      <w:r w:rsidR="00386A9A">
        <w:rPr>
          <w:rStyle w:val="CommentReference"/>
          <w:sz w:val="24"/>
          <w:szCs w:val="24"/>
        </w:rPr>
        <w:commentReference w:id="293"/>
      </w:r>
      <w:r>
        <w:t xml:space="preserve">(Figure </w:t>
      </w:r>
      <w:r w:rsidR="00B80305">
        <w:t>2</w:t>
      </w:r>
      <w:r>
        <w:t xml:space="preserve">, </w:t>
      </w:r>
      <w:r w:rsidRPr="00083B8F">
        <w:rPr>
          <w:i/>
          <w:iCs/>
        </w:rPr>
        <w:t>R</w:t>
      </w:r>
      <w:r>
        <w:t xml:space="preserve">² = 0.90), we evaluated three </w:t>
      </w:r>
      <w:r w:rsidR="009F5D50">
        <w:t>frequently used</w:t>
      </w:r>
      <w:ins w:id="297" w:author="Thomas Quaid" w:date="2026-01-31T14:39:00Z" w16du:dateUtc="2026-01-31T22:39:00Z">
        <w:r w:rsidR="004A7BB5">
          <w:t xml:space="preserve"> orthogonal</w:t>
        </w:r>
      </w:ins>
      <w:r w:rsidR="00095198">
        <w:t xml:space="preserve"> </w:t>
      </w:r>
      <w:r w:rsidR="00E27F53">
        <w:t>inner</w:t>
      </w:r>
      <w:r>
        <w:t xml:space="preserve">-sphere descriptors for the eleven-ligand validation set (n = 11): (i) the </w:t>
      </w:r>
      <w:commentRangeStart w:id="298"/>
      <w:commentRangeStart w:id="299"/>
      <w:r>
        <w:t>NBO donor–acceptor second-order energy Σ</w:t>
      </w:r>
      <w:r w:rsidRPr="00083B8F">
        <w:rPr>
          <w:i/>
          <w:iCs/>
        </w:rPr>
        <w:t>E</w:t>
      </w:r>
      <w:r w:rsidRPr="003E3D36">
        <w:rPr>
          <w:vertAlign w:val="superscript"/>
        </w:rPr>
        <w:t>(2)</w:t>
      </w:r>
      <w:r>
        <w:t xml:space="preserve">; </w:t>
      </w:r>
      <w:commentRangeEnd w:id="298"/>
      <w:r w:rsidR="00793C41">
        <w:rPr>
          <w:rStyle w:val="CommentReference"/>
          <w:sz w:val="24"/>
          <w:szCs w:val="24"/>
        </w:rPr>
        <w:commentReference w:id="298"/>
      </w:r>
      <w:commentRangeEnd w:id="299"/>
      <w:r w:rsidR="00386A9A">
        <w:rPr>
          <w:rStyle w:val="CommentReference"/>
          <w:sz w:val="24"/>
          <w:szCs w:val="24"/>
        </w:rPr>
        <w:commentReference w:id="299"/>
      </w:r>
      <w:r>
        <w:t xml:space="preserve">(ii) the change in Zn NBO charge on binding, </w:t>
      </w:r>
      <w:r w:rsidRPr="00083B8F">
        <w:rPr>
          <w:i/>
          <w:iCs/>
        </w:rPr>
        <w:t>Δq</w:t>
      </w:r>
      <w:r w:rsidRPr="00441635">
        <w:rPr>
          <w:vertAlign w:val="subscript"/>
        </w:rPr>
        <w:t>Zn</w:t>
      </w:r>
      <w:r>
        <w:t xml:space="preserve"> = </w:t>
      </w:r>
      <w:r w:rsidRPr="00083B8F">
        <w:rPr>
          <w:i/>
          <w:iCs/>
        </w:rPr>
        <w:t>q</w:t>
      </w:r>
      <w:r w:rsidRPr="00441635">
        <w:rPr>
          <w:vertAlign w:val="subscript"/>
        </w:rPr>
        <w:t>Zn,complex</w:t>
      </w:r>
      <w:r>
        <w:t xml:space="preserve"> – </w:t>
      </w:r>
      <w:r w:rsidRPr="00083B8F">
        <w:rPr>
          <w:i/>
          <w:iCs/>
        </w:rPr>
        <w:t>q</w:t>
      </w:r>
      <w:r w:rsidRPr="00441635">
        <w:rPr>
          <w:vertAlign w:val="subscript"/>
        </w:rPr>
        <w:t>Zn,bare</w:t>
      </w:r>
      <w:r>
        <w:t>; and (iii) the change in buried volume, Δ%</w:t>
      </w:r>
      <w:r w:rsidRPr="00083B8F">
        <w:rPr>
          <w:i/>
          <w:iCs/>
        </w:rPr>
        <w:t>V</w:t>
      </w:r>
      <w:r w:rsidRPr="009D6E4B">
        <w:rPr>
          <w:vertAlign w:val="subscript"/>
        </w:rPr>
        <w:t>bur</w:t>
      </w:r>
      <w:r w:rsidR="009D6E4B">
        <w:rPr>
          <w:vertAlign w:val="subscript"/>
        </w:rPr>
        <w:t>ied</w:t>
      </w:r>
      <w:r>
        <w:t xml:space="preserve"> = %</w:t>
      </w:r>
      <w:r w:rsidRPr="00083B8F">
        <w:rPr>
          <w:i/>
          <w:iCs/>
        </w:rPr>
        <w:t>V</w:t>
      </w:r>
      <w:r w:rsidRPr="009D6E4B">
        <w:rPr>
          <w:vertAlign w:val="subscript"/>
        </w:rPr>
        <w:t>bur</w:t>
      </w:r>
      <w:r w:rsidR="009D6E4B" w:rsidRPr="009D6E4B">
        <w:rPr>
          <w:vertAlign w:val="subscript"/>
        </w:rPr>
        <w:t>ied</w:t>
      </w:r>
      <w:r>
        <w:t>(bicarbonate) – %</w:t>
      </w:r>
      <w:r w:rsidRPr="00083B8F">
        <w:rPr>
          <w:i/>
          <w:iCs/>
        </w:rPr>
        <w:t>V</w:t>
      </w:r>
      <w:r w:rsidRPr="009D6E4B">
        <w:rPr>
          <w:vertAlign w:val="subscript"/>
        </w:rPr>
        <w:t>bur</w:t>
      </w:r>
      <w:r w:rsidR="009D6E4B" w:rsidRPr="009D6E4B">
        <w:rPr>
          <w:vertAlign w:val="subscript"/>
        </w:rPr>
        <w:t>ied</w:t>
      </w:r>
      <w:r>
        <w:t>(aqu</w:t>
      </w:r>
      <w:r w:rsidR="001006F6">
        <w:t>o</w:t>
      </w:r>
      <w:r>
        <w:t xml:space="preserve">). </w:t>
      </w:r>
      <w:ins w:id="300" w:author="Thomas Quaid" w:date="2026-01-31T14:39:00Z" w16du:dateUtc="2026-01-31T22:39:00Z">
        <w:r w:rsidR="00B42B8F">
          <w:t xml:space="preserve">For (i) and (ii) see </w:t>
        </w:r>
        <w:r w:rsidR="00F71211">
          <w:t>work from Glendening et al.</w:t>
        </w:r>
        <w:r w:rsidR="00F71211">
          <w:fldChar w:fldCharType="begin"/>
        </w:r>
        <w:r w:rsidR="004B30C9">
          <w:instrText xml:space="preserve"> ADDIN ZOTERO_ITEM CSL_CITATION {"citationID":"ttwh7Bwg","properties":{"unsorted":false,"formattedCitation":"\\super 24\\nosupersub{}","plainCitation":"24","noteIndex":0},"citationItems":[{"id":327,"uris":["http://zotero.org/users/15279553/items/ZPJERJX4"],"itemData":{"id":327,"type":"article-journal","abstract":"Natural bond orbital (NBO) methods encompass a suite of algorithms that enable fundamental bonding concepts to be extracted from Hartree-Fock (HF), Density Functional Theory (DFT), and post-HF computations. NBO terminology and general mathematical formulations for atoms and polyatomic species are presented. NBO analyses of selected molecules that span the periodic table illustrate the deciphering of the molecular wavefunction in terms commonly understood by chemists: Lewis structures, charge, bond order, bond type, hybridization, resonance, donor–acceptor interactions, etc. Upcoming features in the NBO program address ongoing advances in ab initio computing technology and burgeoning demands of its user community by introducing major new methods, keywords, and electronic structure system/NBO communication enhancements. © 2011 John Wiley &amp; Sons, Ltd. This article is categorized under: Structure and Mechanism &gt; Molecular Structures","container-title":"WIREs Computational Molecular Science","DOI":"10.1002/wcms.51","ISSN":"1759-0884","issue":"1","language":"en","license":"Copyright © 2011 John Wiley &amp; Sons, Ltd.","note":"_eprint: https://wires.onlinelibrary.wiley.com/doi/pdf/10.1002/wcms.51","page":"1-42","source":"Wiley Online Library","title":"Natural bond orbital methods","volume":"2","author":[{"family":"Glendening","given":"Eric D."},{"family":"Landis","given":"Clark R."},{"family":"Weinhold","given":"Frank"}],"issued":{"date-parts":[["2012"]]}}}],"schema":"https://github.com/citation-style-language/schema/raw/master/csl-citation.json"} </w:instrText>
        </w:r>
        <w:r w:rsidR="00F71211">
          <w:fldChar w:fldCharType="separate"/>
        </w:r>
        <w:r w:rsidR="004B30C9" w:rsidRPr="004B30C9">
          <w:rPr>
            <w:rFonts w:eastAsiaTheme="minorHAnsi"/>
            <w:vertAlign w:val="superscript"/>
            <w14:ligatures w14:val="standardContextual"/>
          </w:rPr>
          <w:t>24</w:t>
        </w:r>
        <w:r w:rsidR="00F71211">
          <w:fldChar w:fldCharType="end"/>
        </w:r>
        <w:r w:rsidR="00F71211">
          <w:t xml:space="preserve"> for derivations. </w:t>
        </w:r>
      </w:ins>
      <w:r>
        <w:rPr>
          <w:rFonts w:eastAsia="Aptos" w:cs="Arial"/>
        </w:rPr>
        <w:t xml:space="preserve">The </w:t>
      </w:r>
      <w:r>
        <w:t xml:space="preserve">least squares regression </w:t>
      </w:r>
      <w:r w:rsidR="00BB0B0B">
        <w:t>obtained is given by Equation (1):</w:t>
      </w:r>
    </w:p>
    <w:p w14:paraId="62F8ED97" w14:textId="77777777" w:rsidR="00B5236D" w:rsidRDefault="00B5236D" w:rsidP="00FF73FB">
      <w:pPr>
        <w:spacing w:line="360" w:lineRule="auto"/>
        <w:jc w:val="both"/>
      </w:pPr>
    </w:p>
    <w:p w14:paraId="02BFA169" w14:textId="641CF202" w:rsidR="00B5236D" w:rsidRPr="006465FA" w:rsidRDefault="00B662DF" w:rsidP="00FF73FB">
      <w:pPr>
        <w:tabs>
          <w:tab w:val="center" w:pos="4680"/>
          <w:tab w:val="right" w:pos="9360"/>
        </w:tabs>
        <w:spacing w:line="360" w:lineRule="auto"/>
      </w:pPr>
      <w:r>
        <w:tab/>
      </w:r>
      <w:bookmarkStart w:id="301" w:name="OLE_LINK13"/>
      <w:r>
        <w:t>  ln</w:t>
      </w:r>
      <w:r w:rsidRPr="00083B8F">
        <w:rPr>
          <w:i/>
          <w:iCs/>
        </w:rPr>
        <w:t> k</w:t>
      </w:r>
      <w:r>
        <w:t xml:space="preserve"> = –11.65 + 0.15Σ</w:t>
      </w:r>
      <w:r w:rsidRPr="00083B8F">
        <w:rPr>
          <w:i/>
          <w:iCs/>
        </w:rPr>
        <w:t>E</w:t>
      </w:r>
      <w:r w:rsidRPr="00782780">
        <w:rPr>
          <w:vertAlign w:val="superscript"/>
        </w:rPr>
        <w:t>(2)</w:t>
      </w:r>
      <w:r>
        <w:t xml:space="preserve"> – 43.9Δ</w:t>
      </w:r>
      <w:r w:rsidRPr="00083B8F">
        <w:rPr>
          <w:i/>
          <w:iCs/>
        </w:rPr>
        <w:t>q</w:t>
      </w:r>
      <w:r w:rsidRPr="00782780">
        <w:rPr>
          <w:vertAlign w:val="subscript"/>
        </w:rPr>
        <w:t>Zn</w:t>
      </w:r>
      <w:r>
        <w:t xml:space="preserve"> + 1.06%</w:t>
      </w:r>
      <w:r w:rsidRPr="00083B8F">
        <w:rPr>
          <w:i/>
          <w:iCs/>
        </w:rPr>
        <w:t>V</w:t>
      </w:r>
      <w:r w:rsidRPr="00782780">
        <w:rPr>
          <w:vertAlign w:val="subscript"/>
        </w:rPr>
        <w:t>buried</w:t>
      </w:r>
      <w:bookmarkEnd w:id="301"/>
      <w:r>
        <w:rPr>
          <w:vertAlign w:val="subscript"/>
        </w:rPr>
        <w:tab/>
      </w:r>
      <w:r w:rsidR="006465FA" w:rsidRPr="00782780">
        <w:t>(</w:t>
      </w:r>
      <w:r w:rsidRPr="00782780">
        <w:t>1</w:t>
      </w:r>
      <w:r w:rsidR="006465FA" w:rsidRPr="00782780">
        <w:t>)</w:t>
      </w:r>
    </w:p>
    <w:p w14:paraId="0C9FEDAC" w14:textId="77777777" w:rsidR="00B5236D" w:rsidRDefault="00B5236D" w:rsidP="00FF73FB">
      <w:pPr>
        <w:spacing w:line="360" w:lineRule="auto"/>
      </w:pPr>
    </w:p>
    <w:p w14:paraId="4FDF5758" w14:textId="77777777" w:rsidR="00AF15E7" w:rsidRDefault="00AD4792" w:rsidP="00FF73FB">
      <w:pPr>
        <w:spacing w:line="360" w:lineRule="auto"/>
        <w:rPr>
          <w:del w:id="302" w:author="Thomas Quaid" w:date="2026-01-31T14:39:00Z" w16du:dateUtc="2026-01-31T22:39:00Z"/>
        </w:rPr>
      </w:pPr>
      <w:del w:id="303" w:author="Thomas Quaid" w:date="2026-01-31T14:39:00Z" w16du:dateUtc="2026-01-31T22:39:00Z">
        <w:r>
          <w:delText>The correlation between XX and YY using this equation was</w:delText>
        </w:r>
        <w:r w:rsidR="00B662DF">
          <w:delText xml:space="preserve"> </w:delText>
        </w:r>
        <w:r w:rsidR="00B662DF" w:rsidRPr="00083B8F">
          <w:rPr>
            <w:i/>
            <w:iCs/>
          </w:rPr>
          <w:delText>R</w:delText>
        </w:r>
        <w:r w:rsidR="00B662DF">
          <w:delText>² = 0.73</w:delText>
        </w:r>
        <w:r>
          <w:delText xml:space="preserve">, </w:delText>
        </w:r>
        <w:r w:rsidR="00B662DF">
          <w:delText xml:space="preserve">with </w:delText>
        </w:r>
        <w:r w:rsidR="00B662DF">
          <w:rPr>
            <w:rFonts w:eastAsia="Aptos" w:cs="Arial"/>
          </w:rPr>
          <w:delText xml:space="preserve">a </w:delText>
        </w:r>
        <w:commentRangeStart w:id="304"/>
        <w:commentRangeStart w:id="305"/>
        <w:r w:rsidR="00B662DF">
          <w:rPr>
            <w:rFonts w:eastAsia="Aptos" w:cs="Arial"/>
          </w:rPr>
          <w:delText>cross-validated</w:delText>
        </w:r>
        <w:commentRangeEnd w:id="304"/>
        <w:r>
          <w:rPr>
            <w:rStyle w:val="CommentReference"/>
            <w:rFonts w:eastAsia="Aptos" w:cs="Arial"/>
            <w:sz w:val="24"/>
            <w:szCs w:val="24"/>
          </w:rPr>
          <w:commentReference w:id="304"/>
        </w:r>
      </w:del>
      <w:commentRangeEnd w:id="305"/>
      <w:r w:rsidR="00386A9A">
        <w:rPr>
          <w:rStyle w:val="CommentReference"/>
          <w:rFonts w:eastAsia="Aptos" w:cs="Arial"/>
          <w:sz w:val="24"/>
          <w:szCs w:val="24"/>
        </w:rPr>
        <w:commentReference w:id="305"/>
      </w:r>
      <w:del w:id="306" w:author="Thomas Quaid" w:date="2026-01-31T14:39:00Z" w16du:dateUtc="2026-01-31T22:39:00Z">
        <w:r w:rsidR="00B662DF">
          <w:rPr>
            <w:rFonts w:eastAsia="Aptos" w:cs="Arial"/>
          </w:rPr>
          <w:delText xml:space="preserve"> </w:delText>
        </w:r>
        <w:r w:rsidR="00B662DF" w:rsidRPr="00083B8F">
          <w:rPr>
            <w:rFonts w:eastAsia="Aptos" w:cs="Arial"/>
            <w:i/>
            <w:iCs/>
          </w:rPr>
          <w:delText>R</w:delText>
        </w:r>
        <w:r w:rsidR="00B662DF">
          <w:rPr>
            <w:rFonts w:eastAsia="Aptos" w:cs="Arial"/>
          </w:rPr>
          <w:delText>²</w:delText>
        </w:r>
        <w:r w:rsidR="00B662DF" w:rsidRPr="00782780">
          <w:rPr>
            <w:vertAlign w:val="subscript"/>
          </w:rPr>
          <w:delText>CV</w:delText>
        </w:r>
        <w:r w:rsidR="00B662DF">
          <w:delText xml:space="preserve"> = 0.42</w:delText>
        </w:r>
        <w:r w:rsidR="00BB0B0B">
          <w:delText xml:space="preserve">, </w:delText>
        </w:r>
        <w:r w:rsidR="00B662DF">
          <w:delText>suggest</w:delText>
        </w:r>
        <w:r w:rsidR="00BB0B0B">
          <w:delText>ing</w:delText>
        </w:r>
        <w:r w:rsidR="00B662DF">
          <w:delText xml:space="preserve"> that </w:delText>
        </w:r>
        <w:r w:rsidR="00892E08">
          <w:delText>positive</w:delText>
        </w:r>
        <w:r w:rsidR="00B662DF">
          <w:delText xml:space="preserve"> charge accumulation on Zn (Δ</w:delText>
        </w:r>
        <w:r w:rsidR="00B662DF" w:rsidRPr="00083B8F">
          <w:rPr>
            <w:i/>
            <w:iCs/>
          </w:rPr>
          <w:delText>q</w:delText>
        </w:r>
        <w:r w:rsidR="00B662DF" w:rsidRPr="00782780">
          <w:rPr>
            <w:vertAlign w:val="subscript"/>
          </w:rPr>
          <w:delText>Zn</w:delText>
        </w:r>
        <w:r w:rsidR="00B662DF">
          <w:delText>) inhibits turnover, whereas both electron donation (</w:delText>
        </w:r>
        <w:r w:rsidR="00132ED9">
          <w:delText>Σ</w:delText>
        </w:r>
        <w:r w:rsidR="00132ED9" w:rsidRPr="00083B8F">
          <w:rPr>
            <w:i/>
            <w:iCs/>
          </w:rPr>
          <w:delText>E</w:delText>
        </w:r>
        <w:r w:rsidR="00132ED9" w:rsidRPr="0014121E">
          <w:rPr>
            <w:vertAlign w:val="superscript"/>
          </w:rPr>
          <w:delText>(2)</w:delText>
        </w:r>
        <w:r w:rsidR="00132ED9">
          <w:delText>)</w:delText>
        </w:r>
        <w:r w:rsidR="007D4576">
          <w:delText xml:space="preserve"> </w:delText>
        </w:r>
        <w:r w:rsidR="00B662DF">
          <w:delText>and steric bulk (Δ%</w:delText>
        </w:r>
        <w:r w:rsidR="00B662DF" w:rsidRPr="00083B8F">
          <w:rPr>
            <w:i/>
            <w:iCs/>
          </w:rPr>
          <w:delText>V</w:delText>
        </w:r>
        <w:r w:rsidR="00B662DF" w:rsidRPr="00782780">
          <w:rPr>
            <w:vertAlign w:val="subscript"/>
          </w:rPr>
          <w:delText>bur</w:delText>
        </w:r>
        <w:r w:rsidR="00024541">
          <w:rPr>
            <w:vertAlign w:val="subscript"/>
          </w:rPr>
          <w:delText>ied</w:delText>
        </w:r>
        <w:r w:rsidR="00B662DF">
          <w:delText xml:space="preserve">) </w:delText>
        </w:r>
        <w:commentRangeStart w:id="307"/>
        <w:commentRangeStart w:id="308"/>
        <w:r w:rsidR="00B662DF">
          <w:delText>provide modest enhancements</w:delText>
        </w:r>
        <w:commentRangeEnd w:id="307"/>
        <w:r w:rsidR="00AB47F7">
          <w:rPr>
            <w:rStyle w:val="CommentReference"/>
            <w:sz w:val="24"/>
            <w:szCs w:val="24"/>
          </w:rPr>
          <w:commentReference w:id="307"/>
        </w:r>
      </w:del>
      <w:commentRangeEnd w:id="308"/>
      <w:r w:rsidR="00386A9A">
        <w:rPr>
          <w:rStyle w:val="CommentReference"/>
          <w:sz w:val="24"/>
          <w:szCs w:val="24"/>
        </w:rPr>
        <w:commentReference w:id="308"/>
      </w:r>
      <w:del w:id="309" w:author="Thomas Quaid" w:date="2026-01-31T14:39:00Z" w16du:dateUtc="2026-01-31T22:39:00Z">
        <w:r w:rsidR="00B662DF">
          <w:delText>.</w:delText>
        </w:r>
        <w:r w:rsidR="00703BA1">
          <w:delText xml:space="preserve"> </w:delText>
        </w:r>
        <w:r w:rsidR="00B662DF">
          <w:delText>To interpret the relative influence of each descriptor, we refit the regression using z-normalized inputs.</w:delText>
        </w:r>
        <w:r w:rsidR="00C762F4">
          <w:delText xml:space="preserve"> </w:delText>
        </w:r>
        <w:r w:rsidR="0045184C">
          <w:delText>ΣE</w:delText>
        </w:r>
        <w:r w:rsidR="0045184C" w:rsidRPr="00782780">
          <w:rPr>
            <w:vertAlign w:val="superscript"/>
          </w:rPr>
          <w:delText>(2)</w:delText>
        </w:r>
        <w:r w:rsidR="00C762F4">
          <w:delText>, w</w:delText>
        </w:r>
        <w:r w:rsidR="00B662DF">
          <w:delText xml:space="preserve">as the dominant </w:delText>
        </w:r>
        <w:r w:rsidR="00C762F4">
          <w:delText xml:space="preserve">factor </w:delText>
        </w:r>
        <w:r w:rsidR="00B662DF">
          <w:delText>(</w:delText>
        </w:r>
        <w:r w:rsidR="006F6E63">
          <w:delText>-</w:delText>
        </w:r>
        <w:r w:rsidR="00B662DF">
          <w:delText>0.</w:delText>
        </w:r>
        <w:r w:rsidR="0045184C">
          <w:delText>36</w:delText>
        </w:r>
        <w:r w:rsidR="00B662DF">
          <w:delText>)</w:delText>
        </w:r>
        <w:r w:rsidR="00793C41" w:rsidRPr="00793C41">
          <w:delText xml:space="preserve"> </w:delText>
        </w:r>
        <w:r w:rsidR="00793C41">
          <w:delText>determining the rate</w:delText>
        </w:r>
        <w:r w:rsidR="00B662DF">
          <w:delText xml:space="preserve">, followed by </w:delText>
        </w:r>
        <w:r w:rsidR="0045184C">
          <w:delText>Δ</w:delText>
        </w:r>
        <w:r w:rsidR="0045184C" w:rsidRPr="00083B8F">
          <w:rPr>
            <w:i/>
            <w:iCs/>
          </w:rPr>
          <w:delText>q</w:delText>
        </w:r>
        <w:r w:rsidR="0045184C" w:rsidRPr="0014121E">
          <w:rPr>
            <w:vertAlign w:val="subscript"/>
          </w:rPr>
          <w:delText>Zn</w:delText>
        </w:r>
        <w:r w:rsidR="0045184C">
          <w:delText xml:space="preserve"> </w:delText>
        </w:r>
        <w:r w:rsidR="00B662DF">
          <w:delText>(</w:delText>
        </w:r>
        <w:r w:rsidR="006F6E63">
          <w:delText>-</w:delText>
        </w:r>
        <w:r w:rsidR="00B662DF">
          <w:delText>0.3</w:delText>
        </w:r>
        <w:r w:rsidR="006F6E63">
          <w:delText>3</w:delText>
        </w:r>
        <w:r w:rsidR="00B662DF">
          <w:delText>) and Δ</w:delText>
        </w:r>
        <w:r w:rsidR="00024541">
          <w:delText>%</w:delText>
        </w:r>
        <w:r w:rsidR="00024541" w:rsidRPr="00083B8F">
          <w:rPr>
            <w:i/>
            <w:iCs/>
          </w:rPr>
          <w:delText>V</w:delText>
        </w:r>
        <w:r w:rsidR="00024541" w:rsidRPr="0014121E">
          <w:rPr>
            <w:vertAlign w:val="subscript"/>
          </w:rPr>
          <w:delText>bur</w:delText>
        </w:r>
        <w:r w:rsidR="00024541">
          <w:rPr>
            <w:vertAlign w:val="subscript"/>
          </w:rPr>
          <w:delText>ied</w:delText>
        </w:r>
        <w:r w:rsidR="00024541">
          <w:delText xml:space="preserve"> </w:delText>
        </w:r>
        <w:r w:rsidR="00B662DF">
          <w:delText xml:space="preserve">(+0.26). </w:delText>
        </w:r>
        <w:r w:rsidR="00793C41">
          <w:delText>The</w:delText>
        </w:r>
        <w:r w:rsidR="00B662DF">
          <w:delText xml:space="preserve"> modest contribution of Δ</w:delText>
        </w:r>
        <w:r w:rsidR="00024541">
          <w:delText>%</w:delText>
        </w:r>
        <w:r w:rsidR="00024541" w:rsidRPr="00083B8F">
          <w:rPr>
            <w:i/>
            <w:iCs/>
          </w:rPr>
          <w:delText>V</w:delText>
        </w:r>
        <w:r w:rsidR="00024541" w:rsidRPr="0014121E">
          <w:rPr>
            <w:vertAlign w:val="subscript"/>
          </w:rPr>
          <w:delText>bur</w:delText>
        </w:r>
        <w:r w:rsidR="00024541">
          <w:rPr>
            <w:vertAlign w:val="subscript"/>
          </w:rPr>
          <w:delText>ied</w:delText>
        </w:r>
        <w:r w:rsidR="00024541">
          <w:delText xml:space="preserve"> </w:delText>
        </w:r>
        <w:r w:rsidR="00015CA7" w:rsidRPr="00015CA7">
          <w:delText xml:space="preserve">suggests that steric crowding around the zinc center </w:delText>
        </w:r>
        <w:r w:rsidR="00793C41">
          <w:delText>favors</w:delText>
        </w:r>
        <w:r w:rsidR="00793C41" w:rsidRPr="00015CA7">
          <w:delText xml:space="preserve"> </w:delText>
        </w:r>
        <w:commentRangeStart w:id="310"/>
        <w:commentRangeStart w:id="311"/>
        <w:r w:rsidR="00793C41">
          <w:delText>product</w:delText>
        </w:r>
        <w:r w:rsidR="00793C41" w:rsidRPr="00015CA7">
          <w:delText xml:space="preserve"> </w:delText>
        </w:r>
        <w:commentRangeEnd w:id="310"/>
        <w:r w:rsidR="00793C41">
          <w:rPr>
            <w:rStyle w:val="CommentReference"/>
            <w:sz w:val="24"/>
            <w:szCs w:val="24"/>
          </w:rPr>
          <w:commentReference w:id="310"/>
        </w:r>
      </w:del>
      <w:commentRangeEnd w:id="311"/>
      <w:r w:rsidR="00386A9A">
        <w:rPr>
          <w:rStyle w:val="CommentReference"/>
          <w:sz w:val="24"/>
          <w:szCs w:val="24"/>
        </w:rPr>
        <w:commentReference w:id="311"/>
      </w:r>
      <w:del w:id="312" w:author="Thomas Quaid" w:date="2026-01-31T14:39:00Z" w16du:dateUtc="2026-01-31T22:39:00Z">
        <w:r w:rsidR="00793C41">
          <w:delText>displacement</w:delText>
        </w:r>
        <w:r w:rsidR="00C80706">
          <w:delText xml:space="preserve">. </w:delText>
        </w:r>
        <w:commentRangeStart w:id="313"/>
        <w:commentRangeStart w:id="314"/>
        <w:r w:rsidR="00790D02" w:rsidRPr="00790D02">
          <w:delText>These inferences align with reported steric</w:delText>
        </w:r>
        <w:r w:rsidR="004801AD">
          <w:delText xml:space="preserve"> and </w:delText>
        </w:r>
        <w:r w:rsidR="00790D02" w:rsidRPr="00790D02">
          <w:delText xml:space="preserve">electronic trends in </w:delText>
        </w:r>
        <w:r w:rsidR="00BD242A">
          <w:delText>small molecule ligand tuning</w:delText>
        </w:r>
        <w:r w:rsidR="00E06E45">
          <w:delText xml:space="preserve"> for </w:delText>
        </w:r>
        <w:r w:rsidR="00790D02" w:rsidRPr="00790D02">
          <w:delText>zinc catalysis</w:delText>
        </w:r>
        <w:r w:rsidR="00015CA7">
          <w:delText xml:space="preserve"> </w:delText>
        </w:r>
        <w:r w:rsidR="002F70AE">
          <w:fldChar w:fldCharType="begin"/>
        </w:r>
        <w:r w:rsidR="00C83A23">
          <w:delInstrText xml:space="preserve"> ADDIN ZOTERO_ITEM CSL_CITATION {"citationID":"JjlKRWAr","properties":{"formattedCitation":"\\super 34,35\\nosupersub{}","plainCitation":"34,35","noteIndex":0},"citationItems":[{"id":317,"uris":["http://zotero.org/users/15279553/items/4BWVV94Z"],"itemData":{"id":317,"type":"article-journal","abstract":"Numerous zinc complexes based on N- and O-donor Schiff-base ligands have shown great promise in the ring-opening polymerization (ROP) of lactides, which are cyclic dimers of lactic acid, to produce poly(lactic acid) (PLA). This is primarily because zinc is a borderline metal, making it non-cytotoxic, inexpensive, abundant, biocompatible, and environmentally safe. Additionally, Schiff-based ligands offer stability, stereoselectivity, desirable electronic and steric environments, and resistance to impurities. As a result, zinc complexes are easy to synthesize, colourless, have high reactivity and solubility in organic solvents, and are manageable under typical circumstances. Furthermore, these complexes are free to adopt a variety of coordination numbers since zinc does not have ligand field stabilization energy (LFSC). Zinc complexes possess high catalytic activity due to their distinctive properties, including high Lewis acidity, high electron transfer ability, stability concerning the reactive intermediate, and the ability to monitor polymerization by nuclear magnetic resonance (NMR) spectroscopy. Moreover, these complexes also have reasonable control over stereochemistry, number-average molecular weight (Mn), and dispersity index (Ð). These advantages make it possible to produce colourless PLA with a high yield, high molecular weight, and narrow dispersity index in bulk and solvent-based conditions.","container-title":"ChemistrySelect","DOI":"10.1002/slct.202401619","ISSN":"2365-6549","issue":"34","language":"en","license":"© 2024 Wiley-VCH GmbH","note":"_eprint: https://chemistry-europe.onlinelibrary.wiley.com/doi/pdf/10.1002/slct.202401619","page":"e202401619","source":"Wiley Online Library","title":"Recent Trends on Zinc Complexes Bearing Bi-, Tri- and Tetra-Dentate Schiff Base Ligands for Catalytic Ring-Opening Polymerization of Lactides","volume":"9","author":[{"family":"Yadav","given":"Neeraj"},{"family":"Singh Chundawat","given":"Tejpal"}],"issued":{"date-parts":[["2024"]]}}},{"id":20,"uris":["http://zotero.org/users/15279553/items/3UFGA6TS"],"itemData":{"id":20,"type":"article-journal","abstract":"The planar complexes [NiII(pyN2R2)(OH)]−, containing a terminal hydroxo group, are readily prepared from N,N′-(2,6-C6H3R2)-2,6-pyridinedicarboxamidate(2-) tridentate pincer ligands (R4N)(OH), and Ni(OTf)2. These complexes react cleanly and completely with carbon dioxide in DMF solution in a process of CO2 fixation with formation of the bicarbonate product complexes [NiII(pyN2R2)(HCO3)]− having η1-OCO2H ligation. Fixation reactions follow second-order kinetics (rate = k2′[NiII–OH][CO2]) with negative activation entropies (−17 to −28 eu). Reactions were monitored by growth and decay of metal-to-ligand charge-transfer (MLCT) bands at 350–450 nm. The rate order R = Me &gt; macro &gt; Et &gt; Pri &gt; Bui &gt; Ph at 298 K (macro = macrocylic pincer ligand) reflects increasing steric hindrance at the reactive site. The inherent highly reactive nature of these complexes follows from k2′ ≈ 106 M–1 s–1 for the R = Me system that is attenuated by only 100-fold in the R = Ph complex. A reaction mechanism is proposed based on computation of the enthalpic reaction profile for the R = Pri system by DFT methods. The R = Et, Pri, and Bui systems display biphasic kinetics in which the initial fast process is followed by a slower first order process currently of uncertain origin.","container-title":"Inorganic Chemistry","DOI":"10.1021/ic200942u","ISSN":"0020-1669","issue":"20","journalAbbreviation":"Inorg. Chem.","page":"10070-10081","publisher":"American Chemical Society","source":"ACS Publications","title":"Fast Carbon Dioxide Fixation by 2,6-Pyridinedicarboxamidato-nickel(II)-hydroxide Complexes: Influence of Changes in Reactive Site Environment on Reaction Rates","title-short":"Fast Carbon Dioxide Fixation by 2,6-Pyridinedicarboxamidato-nickel(II)-hydroxide Complexes","volume":"50","author":[{"family":"Huang","given":"Deguang"},{"family":"Makhlynets","given":"Olga V."},{"family":"Tan","given":"Lay Ling"},{"family":"Lee","given":"Sonny C."},{"family":"Rybak-Akimova","given":"Elena V."},{"family":"Holm","given":"R. H."}],"issued":{"date-parts":[["2011",10,17]]}}}],"schema":"https://github.com/citation-style-language/schema/raw/master/csl-citation.json"} </w:delInstrText>
        </w:r>
        <w:r w:rsidR="002F70AE">
          <w:fldChar w:fldCharType="separate"/>
        </w:r>
        <w:r w:rsidR="00C83A23" w:rsidRPr="00C83A23">
          <w:rPr>
            <w:rFonts w:eastAsiaTheme="minorHAnsi"/>
            <w:vertAlign w:val="superscript"/>
            <w14:ligatures w14:val="standardContextual"/>
          </w:rPr>
          <w:delText>34,35</w:delText>
        </w:r>
        <w:r w:rsidR="002F70AE">
          <w:fldChar w:fldCharType="end"/>
        </w:r>
        <w:commentRangeEnd w:id="313"/>
        <w:r w:rsidR="00793C41">
          <w:rPr>
            <w:rStyle w:val="CommentReference"/>
            <w:sz w:val="24"/>
            <w:szCs w:val="24"/>
          </w:rPr>
          <w:commentReference w:id="313"/>
        </w:r>
      </w:del>
      <w:commentRangeEnd w:id="314"/>
      <w:r w:rsidR="00386A9A">
        <w:rPr>
          <w:rStyle w:val="CommentReference"/>
          <w:sz w:val="24"/>
          <w:szCs w:val="24"/>
        </w:rPr>
        <w:commentReference w:id="314"/>
      </w:r>
      <w:del w:id="315" w:author="Thomas Quaid" w:date="2026-01-31T14:39:00Z" w16du:dateUtc="2026-01-31T22:39:00Z">
        <w:r w:rsidR="00B662DF">
          <w:delText>.</w:delText>
        </w:r>
      </w:del>
    </w:p>
    <w:p w14:paraId="4626BB49" w14:textId="77777777" w:rsidR="00BF658C" w:rsidRDefault="00BF658C" w:rsidP="00FF73FB">
      <w:pPr>
        <w:spacing w:line="360" w:lineRule="auto"/>
        <w:jc w:val="both"/>
        <w:rPr>
          <w:del w:id="316" w:author="Thomas Quaid" w:date="2026-01-31T14:39:00Z" w16du:dateUtc="2026-01-31T22:39:00Z"/>
        </w:rPr>
      </w:pPr>
    </w:p>
    <w:p w14:paraId="7E919A2C" w14:textId="1582AD1F" w:rsidR="00AF15E7" w:rsidRDefault="00AD4792" w:rsidP="00FF73FB">
      <w:pPr>
        <w:spacing w:line="360" w:lineRule="auto"/>
        <w:rPr>
          <w:ins w:id="317" w:author="Thomas Quaid" w:date="2026-01-31T14:39:00Z" w16du:dateUtc="2026-01-31T22:39:00Z"/>
        </w:rPr>
      </w:pPr>
      <w:ins w:id="318" w:author="Thomas Quaid" w:date="2026-01-31T14:39:00Z" w16du:dateUtc="2026-01-31T22:39:00Z">
        <w:r>
          <w:t xml:space="preserve">The correlation between </w:t>
        </w:r>
        <w:r w:rsidR="00A22405">
          <w:t>the</w:t>
        </w:r>
        <w:r w:rsidR="0064534D">
          <w:t xml:space="preserve"> normalized, pKa </w:t>
        </w:r>
        <w:r w:rsidR="00C471A9">
          <w:t>adjusted</w:t>
        </w:r>
        <w:r w:rsidR="00A22405">
          <w:t xml:space="preserve"> experimental</w:t>
        </w:r>
        <w:r>
          <w:t xml:space="preserve"> </w:t>
        </w:r>
        <w:r w:rsidR="0057728C">
          <w:t>ln</w:t>
        </w:r>
        <w:r w:rsidR="0057728C" w:rsidRPr="00083B8F">
          <w:rPr>
            <w:i/>
            <w:iCs/>
          </w:rPr>
          <w:t> k</w:t>
        </w:r>
        <w:r w:rsidR="0057728C">
          <w:t xml:space="preserve"> </w:t>
        </w:r>
        <w:r>
          <w:t xml:space="preserve">and </w:t>
        </w:r>
        <w:r w:rsidR="00C471A9">
          <w:t xml:space="preserve">predicted ln </w:t>
        </w:r>
        <w:r w:rsidR="00C471A9" w:rsidRPr="00124249">
          <w:rPr>
            <w:i/>
            <w:iCs/>
          </w:rPr>
          <w:t>k</w:t>
        </w:r>
        <w:r>
          <w:t xml:space="preserve"> using this equation was</w:t>
        </w:r>
        <w:r w:rsidR="00B662DF">
          <w:t xml:space="preserve"> </w:t>
        </w:r>
        <w:r w:rsidR="00B662DF" w:rsidRPr="00083B8F">
          <w:rPr>
            <w:i/>
            <w:iCs/>
          </w:rPr>
          <w:t>R</w:t>
        </w:r>
        <w:r w:rsidR="00B662DF">
          <w:t>² = 0.73</w:t>
        </w:r>
        <w:r>
          <w:t xml:space="preserve">, </w:t>
        </w:r>
        <w:r w:rsidR="00B662DF">
          <w:t xml:space="preserve">with </w:t>
        </w:r>
        <w:r w:rsidR="00B662DF">
          <w:rPr>
            <w:rFonts w:eastAsia="Aptos" w:cs="Arial"/>
          </w:rPr>
          <w:t xml:space="preserve">a </w:t>
        </w:r>
        <w:r w:rsidR="00935B7E">
          <w:t xml:space="preserve">with a leave-one-out </w:t>
        </w:r>
        <w:commentRangeStart w:id="319"/>
        <w:r w:rsidR="00B662DF">
          <w:rPr>
            <w:rFonts w:eastAsia="Aptos" w:cs="Arial"/>
          </w:rPr>
          <w:t>cross-validated</w:t>
        </w:r>
        <w:commentRangeEnd w:id="319"/>
        <w:r>
          <w:rPr>
            <w:rStyle w:val="CommentReference"/>
            <w:rFonts w:eastAsia="Aptos" w:cs="Arial"/>
            <w:sz w:val="24"/>
            <w:szCs w:val="24"/>
          </w:rPr>
          <w:commentReference w:id="319"/>
        </w:r>
        <w:r w:rsidR="00B662DF">
          <w:rPr>
            <w:rFonts w:eastAsia="Aptos" w:cs="Arial"/>
          </w:rPr>
          <w:t xml:space="preserve"> </w:t>
        </w:r>
        <w:r w:rsidR="00B662DF" w:rsidRPr="00083B8F">
          <w:rPr>
            <w:rFonts w:eastAsia="Aptos" w:cs="Arial"/>
            <w:i/>
            <w:iCs/>
          </w:rPr>
          <w:t>R</w:t>
        </w:r>
        <w:r w:rsidR="00B662DF">
          <w:rPr>
            <w:rFonts w:eastAsia="Aptos" w:cs="Arial"/>
          </w:rPr>
          <w:t>²</w:t>
        </w:r>
        <w:r w:rsidR="00B662DF" w:rsidRPr="00782780">
          <w:rPr>
            <w:vertAlign w:val="subscript"/>
          </w:rPr>
          <w:t>CV</w:t>
        </w:r>
        <w:r w:rsidR="00B662DF">
          <w:t xml:space="preserve"> = 0.42</w:t>
        </w:r>
        <w:r w:rsidR="00BF15D9">
          <w:t xml:space="preserve">. </w:t>
        </w:r>
        <w:r w:rsidR="00BF15D9" w:rsidRPr="00BF15D9">
          <w:t>The negative coefficient for Δ</w:t>
        </w:r>
        <w:r w:rsidR="00BF15D9" w:rsidRPr="00BF15D9">
          <w:rPr>
            <w:i/>
            <w:iCs/>
          </w:rPr>
          <w:t>q</w:t>
        </w:r>
        <w:r w:rsidR="00BF15D9" w:rsidRPr="00BF15D9">
          <w:rPr>
            <w:i/>
            <w:iCs/>
            <w:vertAlign w:val="subscript"/>
          </w:rPr>
          <w:t>Zn</w:t>
        </w:r>
        <w:r w:rsidR="00BF15D9" w:rsidRPr="00BF15D9">
          <w:t xml:space="preserve"> (−43.9) indicates that accumulation of positive charge on Zn inhibits turnover, while positive coefficients for Σ</w:t>
        </w:r>
        <w:r w:rsidR="00BF15D9" w:rsidRPr="00BF15D9">
          <w:rPr>
            <w:i/>
            <w:iCs/>
          </w:rPr>
          <w:t>E</w:t>
        </w:r>
        <w:r w:rsidR="00BF15D9" w:rsidRPr="00BF15D9">
          <w:rPr>
            <w:i/>
            <w:iCs/>
            <w:vertAlign w:val="superscript"/>
          </w:rPr>
          <w:t>(2)</w:t>
        </w:r>
        <w:r w:rsidR="00BF15D9" w:rsidRPr="00BF15D9">
          <w:t xml:space="preserve"> (+0.15) and Δ%</w:t>
        </w:r>
        <w:r w:rsidR="00BF15D9" w:rsidRPr="00BF15D9">
          <w:rPr>
            <w:i/>
            <w:iCs/>
          </w:rPr>
          <w:t>V</w:t>
        </w:r>
        <w:r w:rsidR="00BF15D9" w:rsidRPr="001B3DCA">
          <w:rPr>
            <w:i/>
            <w:iCs/>
            <w:vertAlign w:val="subscript"/>
          </w:rPr>
          <w:t>buried</w:t>
        </w:r>
        <w:r w:rsidR="00BF15D9" w:rsidRPr="001B3DCA">
          <w:rPr>
            <w:vertAlign w:val="subscript"/>
          </w:rPr>
          <w:t xml:space="preserve"> </w:t>
        </w:r>
        <w:r w:rsidR="00BF15D9" w:rsidRPr="00BF15D9">
          <w:t>(+1.06) indicate that stronger donor interactions and increased steric bulk modestly enhance rates</w:t>
        </w:r>
        <w:r w:rsidR="00B662DF">
          <w:t>.</w:t>
        </w:r>
        <w:r w:rsidR="00703BA1">
          <w:t xml:space="preserve"> </w:t>
        </w:r>
        <w:r w:rsidR="00B662DF">
          <w:t>To interpret the relative influence of each descriptor, we refit the regression using z-normalized inputs.</w:t>
        </w:r>
        <w:r w:rsidR="00C762F4">
          <w:t xml:space="preserve"> </w:t>
        </w:r>
        <w:r w:rsidR="0045184C">
          <w:t>ΣE</w:t>
        </w:r>
        <w:r w:rsidR="0045184C" w:rsidRPr="00782780">
          <w:rPr>
            <w:vertAlign w:val="superscript"/>
          </w:rPr>
          <w:t>(2)</w:t>
        </w:r>
        <w:r w:rsidR="00C762F4">
          <w:t>, w</w:t>
        </w:r>
        <w:r w:rsidR="00B662DF">
          <w:t xml:space="preserve">as the dominant </w:t>
        </w:r>
        <w:r w:rsidR="00C762F4">
          <w:t xml:space="preserve">factor </w:t>
        </w:r>
        <w:r w:rsidR="00B662DF">
          <w:t>(</w:t>
        </w:r>
        <w:r w:rsidR="006F6E63">
          <w:t>-</w:t>
        </w:r>
        <w:r w:rsidR="00B662DF">
          <w:t>0.</w:t>
        </w:r>
        <w:r w:rsidR="0045184C">
          <w:t>36</w:t>
        </w:r>
        <w:r w:rsidR="00B662DF">
          <w:t>)</w:t>
        </w:r>
        <w:r w:rsidR="00793C41" w:rsidRPr="00793C41">
          <w:t xml:space="preserve"> </w:t>
        </w:r>
        <w:r w:rsidR="00793C41">
          <w:t>determining the rate</w:t>
        </w:r>
        <w:r w:rsidR="00B662DF">
          <w:t xml:space="preserve">, followed by </w:t>
        </w:r>
        <w:r w:rsidR="0045184C">
          <w:t>Δ</w:t>
        </w:r>
        <w:r w:rsidR="0045184C" w:rsidRPr="00083B8F">
          <w:rPr>
            <w:i/>
            <w:iCs/>
          </w:rPr>
          <w:t>q</w:t>
        </w:r>
        <w:r w:rsidR="0045184C" w:rsidRPr="0014121E">
          <w:rPr>
            <w:vertAlign w:val="subscript"/>
          </w:rPr>
          <w:t>Zn</w:t>
        </w:r>
        <w:r w:rsidR="0045184C">
          <w:t xml:space="preserve"> </w:t>
        </w:r>
        <w:r w:rsidR="00B662DF">
          <w:t>(</w:t>
        </w:r>
        <w:r w:rsidR="006F6E63">
          <w:t>-</w:t>
        </w:r>
        <w:r w:rsidR="00B662DF">
          <w:t>0.3</w:t>
        </w:r>
        <w:r w:rsidR="006F6E63">
          <w:t>3</w:t>
        </w:r>
        <w:r w:rsidR="00B662DF">
          <w:t>) and Δ</w:t>
        </w:r>
        <w:r w:rsidR="00024541">
          <w:t>%</w:t>
        </w:r>
        <w:r w:rsidR="00024541" w:rsidRPr="00083B8F">
          <w:rPr>
            <w:i/>
            <w:iCs/>
          </w:rPr>
          <w:t>V</w:t>
        </w:r>
        <w:r w:rsidR="00024541" w:rsidRPr="0014121E">
          <w:rPr>
            <w:vertAlign w:val="subscript"/>
          </w:rPr>
          <w:t>bur</w:t>
        </w:r>
        <w:r w:rsidR="00024541">
          <w:rPr>
            <w:vertAlign w:val="subscript"/>
          </w:rPr>
          <w:t>ied</w:t>
        </w:r>
        <w:r w:rsidR="00024541">
          <w:t xml:space="preserve"> </w:t>
        </w:r>
        <w:r w:rsidR="00B662DF">
          <w:t xml:space="preserve">(+0.26). </w:t>
        </w:r>
        <w:r w:rsidR="00793C41">
          <w:lastRenderedPageBreak/>
          <w:t>The</w:t>
        </w:r>
        <w:r w:rsidR="00B662DF">
          <w:t xml:space="preserve"> modest contribution of Δ</w:t>
        </w:r>
        <w:r w:rsidR="00024541">
          <w:t>%</w:t>
        </w:r>
        <w:r w:rsidR="00024541" w:rsidRPr="00083B8F">
          <w:rPr>
            <w:i/>
            <w:iCs/>
          </w:rPr>
          <w:t>V</w:t>
        </w:r>
        <w:r w:rsidR="00024541" w:rsidRPr="0014121E">
          <w:rPr>
            <w:vertAlign w:val="subscript"/>
          </w:rPr>
          <w:t>bur</w:t>
        </w:r>
        <w:r w:rsidR="00024541">
          <w:rPr>
            <w:vertAlign w:val="subscript"/>
          </w:rPr>
          <w:t>ied</w:t>
        </w:r>
        <w:r w:rsidR="00024541">
          <w:t xml:space="preserve"> </w:t>
        </w:r>
        <w:r w:rsidR="00015CA7" w:rsidRPr="00015CA7">
          <w:t xml:space="preserve">suggests that steric crowding around the zinc center </w:t>
        </w:r>
        <w:r w:rsidR="00793C41">
          <w:t>favors</w:t>
        </w:r>
        <w:r w:rsidR="00793C41" w:rsidRPr="00015CA7">
          <w:t xml:space="preserve"> </w:t>
        </w:r>
        <w:commentRangeStart w:id="320"/>
        <w:r w:rsidR="00793C41">
          <w:t>product</w:t>
        </w:r>
        <w:r w:rsidR="00793C41" w:rsidRPr="00015CA7">
          <w:t xml:space="preserve"> </w:t>
        </w:r>
        <w:commentRangeEnd w:id="320"/>
        <w:r w:rsidR="00793C41">
          <w:rPr>
            <w:rStyle w:val="CommentReference"/>
            <w:sz w:val="24"/>
            <w:szCs w:val="24"/>
          </w:rPr>
          <w:commentReference w:id="320"/>
        </w:r>
        <w:r w:rsidR="00793C41">
          <w:t>displacement</w:t>
        </w:r>
        <w:r w:rsidR="00C80706">
          <w:t xml:space="preserve">. </w:t>
        </w:r>
        <w:commentRangeStart w:id="321"/>
        <w:r w:rsidR="00790D02" w:rsidRPr="00790D02">
          <w:t>These inferences align with reported steric</w:t>
        </w:r>
        <w:r w:rsidR="004801AD">
          <w:t xml:space="preserve"> and </w:t>
        </w:r>
        <w:r w:rsidR="00790D02" w:rsidRPr="00790D02">
          <w:t xml:space="preserve">electronic trends in </w:t>
        </w:r>
        <w:r w:rsidR="00BD242A">
          <w:t>small molecule ligand tuning</w:t>
        </w:r>
        <w:r w:rsidR="00E06E45">
          <w:t xml:space="preserve"> for </w:t>
        </w:r>
        <w:r w:rsidR="000457A5">
          <w:t>nickel</w:t>
        </w:r>
        <w:r w:rsidR="00790D02" w:rsidRPr="00790D02">
          <w:t xml:space="preserve"> </w:t>
        </w:r>
        <w:r w:rsidR="00ED03D4">
          <w:t xml:space="preserve">based carbon dioxide fixation and </w:t>
        </w:r>
        <w:r w:rsidR="000457A5">
          <w:t xml:space="preserve">zinc based </w:t>
        </w:r>
        <w:r w:rsidR="000457A5">
          <w:rPr>
            <w:rFonts w:eastAsiaTheme="minorHAnsi"/>
          </w:rPr>
          <w:t>r</w:t>
        </w:r>
        <w:r w:rsidR="000457A5" w:rsidRPr="00EF69F2">
          <w:rPr>
            <w:rFonts w:eastAsiaTheme="minorHAnsi"/>
          </w:rPr>
          <w:t>ing-</w:t>
        </w:r>
        <w:r w:rsidR="000457A5">
          <w:rPr>
            <w:rFonts w:eastAsiaTheme="minorHAnsi"/>
          </w:rPr>
          <w:t>o</w:t>
        </w:r>
        <w:r w:rsidR="000457A5" w:rsidRPr="00EF69F2">
          <w:rPr>
            <w:rFonts w:eastAsiaTheme="minorHAnsi"/>
          </w:rPr>
          <w:t xml:space="preserve">pening </w:t>
        </w:r>
        <w:r w:rsidR="000457A5">
          <w:rPr>
            <w:rFonts w:eastAsiaTheme="minorHAnsi"/>
          </w:rPr>
          <w:t>p</w:t>
        </w:r>
        <w:r w:rsidR="000457A5" w:rsidRPr="00EF69F2">
          <w:rPr>
            <w:rFonts w:eastAsiaTheme="minorHAnsi"/>
          </w:rPr>
          <w:t xml:space="preserve">olymerization of </w:t>
        </w:r>
        <w:r w:rsidR="00D16F9E">
          <w:rPr>
            <w:rFonts w:eastAsiaTheme="minorHAnsi"/>
          </w:rPr>
          <w:t>l</w:t>
        </w:r>
        <w:r w:rsidR="000457A5" w:rsidRPr="00EF69F2">
          <w:rPr>
            <w:rFonts w:eastAsiaTheme="minorHAnsi"/>
          </w:rPr>
          <w:t>actides</w:t>
        </w:r>
        <w:r w:rsidR="000A3FAD">
          <w:t>.</w:t>
        </w:r>
        <w:r w:rsidR="002F70AE">
          <w:fldChar w:fldCharType="begin"/>
        </w:r>
        <w:r w:rsidR="004B30C9">
          <w:instrText xml:space="preserve"> ADDIN ZOTERO_ITEM CSL_CITATION {"citationID":"JjlKRWAr","properties":{"formattedCitation":"\\super 37,38\\nosupersub{}","plainCitation":"37,38","noteIndex":0},"citationItems":[{"id":317,"uris":["http://zotero.org/users/15279553/items/4BWVV94Z"],"itemData":{"id":317,"type":"article-journal","abstract":"Numerous zinc complexes based on N- and O-donor Schiff-base ligands have shown great promise in the ring-opening polymerization (ROP) of lactides, which are cyclic dimers of lactic acid, to produce poly(lactic acid) (PLA). This is primarily because zinc is a borderline metal, making it non-cytotoxic, inexpensive, abundant, biocompatible, and environmentally safe. Additionally, Schiff-based ligands offer stability, stereoselectivity, desirable electronic and steric environments, and resistance to impurities. As a result, zinc complexes are easy to synthesize, colourless, have high reactivity and solubility in organic solvents, and are manageable under typical circumstances. Furthermore, these complexes are free to adopt a variety of coordination numbers since zinc does not have ligand field stabilization energy (LFSC). Zinc complexes possess high catalytic activity due to their distinctive properties, including high Lewis acidity, high electron transfer ability, stability concerning the reactive intermediate, and the ability to monitor polymerization by nuclear magnetic resonance (NMR) spectroscopy. Moreover, these complexes also have reasonable control over stereochemistry, number-average molecular weight (Mn), and dispersity index (Ð). These advantages make it possible to produce colourless PLA with a high yield, high molecular weight, and narrow dispersity index in bulk and solvent-based conditions.","container-title":"ChemistrySelect","DOI":"10.1002/slct.202401619","ISSN":"2365-6549","issue":"34","language":"en","license":"© 2024 Wiley-VCH GmbH","note":"_eprint: https://chemistry-europe.onlinelibrary.wiley.com/doi/pdf/10.1002/slct.202401619","page":"e202401619","source":"Wiley Online Library","title":"Recent Trends on Zinc Complexes Bearing Bi-, Tri- and Tetra-Dentate Schiff Base Ligands for Catalytic Ring-Opening Polymerization of Lactides","volume":"9","author":[{"family":"Yadav","given":"Neeraj"},{"family":"Singh Chundawat","given":"Tejpal"}],"issued":{"date-parts":[["2024"]]}}},{"id":20,"uris":["http://zotero.org/users/15279553/items/3UFGA6TS"],"itemData":{"id":20,"type":"article-journal","abstract":"The planar complexes [NiII(pyN2R2)(OH)]−, containing a terminal hydroxo group, are readily prepared from N,N′-(2,6-C6H3R2)-2,6-pyridinedicarboxamidate(2-) tridentate pincer ligands (R4N)(OH), and Ni(OTf)2. These complexes react cleanly and completely with carbon dioxide in DMF solution in a process of CO2 fixation with formation of the bicarbonate product complexes [NiII(pyN2R2)(HCO3)]− having η1-OCO2H ligation. Fixation reactions follow second-order kinetics (rate = k2′[NiII–OH][CO2]) with negative activation entropies (−17 to −28 eu). Reactions were monitored by growth and decay of metal-to-ligand charge-transfer (MLCT) bands at 350–450 nm. The rate order R = Me &gt; macro &gt; Et &gt; Pri &gt; Bui &gt; Ph at 298 K (macro = macrocylic pincer ligand) reflects increasing steric hindrance at the reactive site. The inherent highly reactive nature of these complexes follows from k2′ ≈ 106 M–1 s–1 for the R = Me system that is attenuated by only 100-fold in the R = Ph complex. A reaction mechanism is proposed based on computation of the enthalpic reaction profile for the R = Pri system by DFT methods. The R = Et, Pri, and Bui systems display biphasic kinetics in which the initial fast process is followed by a slower first order process currently of uncertain origin.","container-title":"Inorganic Chemistry","DOI":"10.1021/ic200942u","ISSN":"0020-1669","issue":"20","journalAbbreviation":"Inorg. Chem.","page":"10070-10081","publisher":"American Chemical Society","source":"ACS Publications","title":"Fast Carbon Dioxide Fixation by 2,6-Pyridinedicarboxamidato-nickel(II)-hydroxide Complexes: Influence of Changes in Reactive Site Environment on Reaction Rates","title-short":"Fast Carbon Dioxide Fixation by 2,6-Pyridinedicarboxamidato-nickel(II)-hydroxide Complexes","volume":"50","author":[{"family":"Huang","given":"Deguang"},{"family":"Makhlynets","given":"Olga V."},{"family":"Tan","given":"Lay Ling"},{"family":"Lee","given":"Sonny C."},{"family":"Rybak-Akimova","given":"Elena V."},{"family":"Holm","given":"R. H."}],"issued":{"date-parts":[["2011",10,17]]}}}],"schema":"https://github.com/citation-style-language/schema/raw/master/csl-citation.json"} </w:instrText>
        </w:r>
        <w:r w:rsidR="002F70AE">
          <w:fldChar w:fldCharType="separate"/>
        </w:r>
        <w:r w:rsidR="004B30C9" w:rsidRPr="004B30C9">
          <w:rPr>
            <w:rFonts w:eastAsiaTheme="minorHAnsi"/>
            <w:vertAlign w:val="superscript"/>
            <w14:ligatures w14:val="standardContextual"/>
          </w:rPr>
          <w:t>37,38</w:t>
        </w:r>
        <w:r w:rsidR="002F70AE">
          <w:fldChar w:fldCharType="end"/>
        </w:r>
        <w:commentRangeEnd w:id="321"/>
        <w:r w:rsidR="00793C41">
          <w:rPr>
            <w:rStyle w:val="CommentReference"/>
            <w:sz w:val="24"/>
            <w:szCs w:val="24"/>
          </w:rPr>
          <w:commentReference w:id="321"/>
        </w:r>
      </w:ins>
    </w:p>
    <w:p w14:paraId="33A723E8" w14:textId="77777777" w:rsidR="00BF658C" w:rsidRDefault="00BF658C" w:rsidP="00FF73FB">
      <w:pPr>
        <w:spacing w:line="360" w:lineRule="auto"/>
        <w:jc w:val="both"/>
        <w:rPr>
          <w:ins w:id="322" w:author="Thomas Quaid" w:date="2026-01-31T14:39:00Z" w16du:dateUtc="2026-01-31T22:39:00Z"/>
        </w:rPr>
      </w:pPr>
    </w:p>
    <w:p w14:paraId="229B8D48" w14:textId="188B1341" w:rsidR="00D86D87" w:rsidRPr="00BB3B9A" w:rsidRDefault="000D7F58" w:rsidP="00FF73FB">
      <w:pPr>
        <w:spacing w:line="360" w:lineRule="auto"/>
      </w:pPr>
      <w:r w:rsidRPr="000D7F58">
        <w:t xml:space="preserve">This model defines </w:t>
      </w:r>
      <w:commentRangeStart w:id="323"/>
      <w:commentRangeStart w:id="324"/>
      <w:del w:id="325" w:author="Thomas Quaid" w:date="2026-01-31T14:39:00Z" w16du:dateUtc="2026-01-31T22:39:00Z">
        <w:r w:rsidR="00B662DF">
          <w:delText>structure</w:delText>
        </w:r>
        <w:r w:rsidR="00F85DA6">
          <w:delText>-</w:delText>
        </w:r>
        <w:r w:rsidR="00B662DF">
          <w:delText>activity</w:delText>
        </w:r>
        <w:r w:rsidR="00C00ECA">
          <w:delText xml:space="preserve"> descriptor</w:delText>
        </w:r>
        <w:r w:rsidR="00B662DF">
          <w:delText xml:space="preserve"> </w:delText>
        </w:r>
        <w:r w:rsidR="00E444A2">
          <w:delText>boundaries</w:delText>
        </w:r>
        <w:r w:rsidR="00B662DF">
          <w:delText xml:space="preserve"> within which</w:delText>
        </w:r>
      </w:del>
      <w:ins w:id="326" w:author="Thomas Quaid" w:date="2026-01-31T14:39:00Z" w16du:dateUtc="2026-01-31T22:39:00Z">
        <w:r w:rsidRPr="000D7F58">
          <w:t>quantitative limits on the rate constants achievable through first-sphere modifications of</w:t>
        </w:r>
      </w:ins>
      <w:r w:rsidRPr="000D7F58">
        <w:t xml:space="preserve"> classical multidentate </w:t>
      </w:r>
      <w:del w:id="327" w:author="Thomas Quaid" w:date="2026-01-31T14:39:00Z" w16du:dateUtc="2026-01-31T22:39:00Z">
        <w:r w:rsidR="00B662DF">
          <w:delText xml:space="preserve">systems appear </w:delText>
        </w:r>
        <w:r w:rsidR="00B662DF" w:rsidRPr="00BB3B9A">
          <w:delText>constrained</w:delText>
        </w:r>
      </w:del>
      <w:commentRangeEnd w:id="323"/>
      <w:r w:rsidR="00793C41" w:rsidRPr="000D7F58">
        <w:rPr>
          <w:rStyle w:val="CommentReference"/>
          <w:sz w:val="24"/>
          <w:szCs w:val="24"/>
        </w:rPr>
        <w:commentReference w:id="323"/>
      </w:r>
      <w:commentRangeEnd w:id="324"/>
      <w:r w:rsidR="00386A9A" w:rsidRPr="000D7F58">
        <w:rPr>
          <w:rStyle w:val="CommentReference"/>
          <w:sz w:val="24"/>
          <w:szCs w:val="24"/>
        </w:rPr>
        <w:commentReference w:id="324"/>
      </w:r>
      <w:ins w:id="328" w:author="Thomas Quaid" w:date="2026-01-31T14:39:00Z" w16du:dateUtc="2026-01-31T22:39:00Z">
        <w:r w:rsidRPr="000D7F58">
          <w:t>ligands</w:t>
        </w:r>
      </w:ins>
      <w:r w:rsidRPr="000D7F58">
        <w:t>.</w:t>
      </w:r>
      <w:r w:rsidRPr="000D7F58" w:rsidDel="00793C41">
        <w:t xml:space="preserve"> </w:t>
      </w:r>
      <w:r w:rsidR="00793C41">
        <w:t>The values of the descriptors for</w:t>
      </w:r>
      <w:r w:rsidR="00B662DF" w:rsidRPr="00BB3B9A">
        <w:t xml:space="preserve"> the full set </w:t>
      </w:r>
      <w:r w:rsidR="00793C41">
        <w:t xml:space="preserve">of complexes </w:t>
      </w:r>
      <w:r w:rsidR="00B662DF" w:rsidRPr="00BB3B9A">
        <w:t xml:space="preserve">spanned </w:t>
      </w:r>
      <w:r w:rsidR="00BB0B0B">
        <w:t xml:space="preserve">the following ranges: </w:t>
      </w:r>
      <w:r w:rsidR="003E7009" w:rsidRPr="00BB3B9A">
        <w:t>Σ</w:t>
      </w:r>
      <w:r w:rsidR="003E7009" w:rsidRPr="00083B8F">
        <w:rPr>
          <w:i/>
          <w:iCs/>
        </w:rPr>
        <w:t>E</w:t>
      </w:r>
      <w:r w:rsidR="003E7009" w:rsidRPr="00A90253">
        <w:rPr>
          <w:vertAlign w:val="superscript"/>
        </w:rPr>
        <w:t>(2)</w:t>
      </w:r>
      <w:r w:rsidR="003E7009" w:rsidRPr="00BB3B9A">
        <w:t xml:space="preserve"> </w:t>
      </w:r>
      <w:r w:rsidR="00B662DF" w:rsidRPr="00BB3B9A">
        <w:t xml:space="preserve">= 164–198 kcal mol⁻¹, </w:t>
      </w:r>
      <w:r w:rsidR="00132ED9" w:rsidRPr="00BB3B9A">
        <w:t>Δ</w:t>
      </w:r>
      <w:r w:rsidR="00132ED9" w:rsidRPr="00083B8F">
        <w:rPr>
          <w:i/>
          <w:iCs/>
        </w:rPr>
        <w:t>q</w:t>
      </w:r>
      <w:r w:rsidR="00132ED9" w:rsidRPr="00A90253">
        <w:rPr>
          <w:vertAlign w:val="subscript"/>
        </w:rPr>
        <w:t>Zn</w:t>
      </w:r>
      <w:r w:rsidR="00132ED9" w:rsidRPr="00BB3B9A">
        <w:t xml:space="preserve"> </w:t>
      </w:r>
      <w:r w:rsidR="00B662DF" w:rsidRPr="00BB3B9A">
        <w:t>= 1.66–1.77</w:t>
      </w:r>
      <w:r w:rsidR="00B62158">
        <w:t>e</w:t>
      </w:r>
      <w:r w:rsidR="00B662DF" w:rsidRPr="00BB3B9A">
        <w:t>, and Δ</w:t>
      </w:r>
      <w:r w:rsidR="00B92BC0" w:rsidRPr="00BB3B9A">
        <w:t>%</w:t>
      </w:r>
      <w:r w:rsidR="00B92BC0" w:rsidRPr="00083B8F">
        <w:rPr>
          <w:i/>
          <w:iCs/>
        </w:rPr>
        <w:t>V</w:t>
      </w:r>
      <w:r w:rsidR="00B92BC0" w:rsidRPr="00A90253">
        <w:rPr>
          <w:vertAlign w:val="subscript"/>
        </w:rPr>
        <w:t>buried</w:t>
      </w:r>
      <w:r w:rsidR="00B92BC0" w:rsidRPr="00BB3B9A">
        <w:t xml:space="preserve"> </w:t>
      </w:r>
      <w:r w:rsidR="00B662DF" w:rsidRPr="00BB3B9A">
        <w:t>= –2.8% to +6.4% (Table S</w:t>
      </w:r>
      <w:r w:rsidR="00054776">
        <w:t>3</w:t>
      </w:r>
      <w:r w:rsidR="00B662DF" w:rsidRPr="00BB3B9A">
        <w:t xml:space="preserve">). </w:t>
      </w:r>
      <w:r w:rsidR="00793C41">
        <w:t>T</w:t>
      </w:r>
      <w:r w:rsidR="00BB3B9A" w:rsidRPr="00BB3B9A">
        <w:t xml:space="preserve">he </w:t>
      </w:r>
      <w:r w:rsidR="00553537">
        <w:t xml:space="preserve">favorable </w:t>
      </w:r>
      <w:r w:rsidR="00BB3B9A" w:rsidRPr="00BB3B9A">
        <w:t>extreme</w:t>
      </w:r>
      <w:r w:rsidR="00AF549D">
        <w:t>s of the</w:t>
      </w:r>
      <w:r w:rsidR="00BB3B9A" w:rsidRPr="00BB3B9A">
        <w:t xml:space="preserve"> descriptors (Σ</w:t>
      </w:r>
      <w:r w:rsidR="00BB3B9A" w:rsidRPr="00083B8F">
        <w:rPr>
          <w:i/>
          <w:iCs/>
        </w:rPr>
        <w:t>E</w:t>
      </w:r>
      <w:r w:rsidR="00BB3B9A" w:rsidRPr="009E3EA0">
        <w:rPr>
          <w:vertAlign w:val="superscript"/>
        </w:rPr>
        <w:t>(2)</w:t>
      </w:r>
      <w:r w:rsidR="00A90253">
        <w:rPr>
          <w:vertAlign w:val="superscript"/>
        </w:rPr>
        <w:t xml:space="preserve"> </w:t>
      </w:r>
      <w:r w:rsidR="00BB3B9A" w:rsidRPr="00BB3B9A">
        <w:t>=</w:t>
      </w:r>
      <w:r w:rsidR="00A90253">
        <w:t xml:space="preserve"> </w:t>
      </w:r>
      <w:r w:rsidR="00BB3B9A" w:rsidRPr="00BB3B9A">
        <w:t>198 kcal mol⁻¹, Δ</w:t>
      </w:r>
      <w:r w:rsidR="00BB3B9A" w:rsidRPr="00083B8F">
        <w:rPr>
          <w:i/>
          <w:iCs/>
        </w:rPr>
        <w:t>q</w:t>
      </w:r>
      <w:r w:rsidR="00BB3B9A" w:rsidRPr="00A90253">
        <w:rPr>
          <w:vertAlign w:val="subscript"/>
        </w:rPr>
        <w:t>Zn</w:t>
      </w:r>
      <w:r w:rsidR="00A90253">
        <w:rPr>
          <w:vertAlign w:val="subscript"/>
        </w:rPr>
        <w:t xml:space="preserve"> </w:t>
      </w:r>
      <w:r w:rsidR="00BB3B9A" w:rsidRPr="00BB3B9A">
        <w:t>=</w:t>
      </w:r>
      <w:r w:rsidR="00A90253">
        <w:t xml:space="preserve"> </w:t>
      </w:r>
      <w:r w:rsidR="00BB3B9A" w:rsidRPr="00BB3B9A">
        <w:t>1.66</w:t>
      </w:r>
      <w:r w:rsidR="009D33B9">
        <w:t xml:space="preserve"> </w:t>
      </w:r>
      <w:r w:rsidR="005435D2">
        <w:t>e</w:t>
      </w:r>
      <w:r w:rsidR="00BB3B9A" w:rsidRPr="00BB3B9A">
        <w:t>, Δ%</w:t>
      </w:r>
      <w:r w:rsidR="00BB3B9A" w:rsidRPr="00083B8F">
        <w:rPr>
          <w:i/>
          <w:iCs/>
        </w:rPr>
        <w:t>V</w:t>
      </w:r>
      <w:r w:rsidR="00BB3B9A" w:rsidRPr="009E3EA0">
        <w:rPr>
          <w:vertAlign w:val="subscript"/>
        </w:rPr>
        <w:t>bur</w:t>
      </w:r>
      <w:r w:rsidR="00A90253">
        <w:rPr>
          <w:vertAlign w:val="subscript"/>
        </w:rPr>
        <w:t xml:space="preserve">ied </w:t>
      </w:r>
      <w:r w:rsidR="00BB3B9A" w:rsidRPr="00BB3B9A">
        <w:t>=</w:t>
      </w:r>
      <w:r w:rsidR="00A90253">
        <w:t xml:space="preserve"> </w:t>
      </w:r>
      <w:r w:rsidR="00BB3B9A" w:rsidRPr="00BB3B9A">
        <w:t xml:space="preserve">+6 %), </w:t>
      </w:r>
      <w:r w:rsidR="00793C41">
        <w:t xml:space="preserve">lead to a value for </w:t>
      </w:r>
      <w:r w:rsidR="00BB3B9A" w:rsidRPr="00BB3B9A">
        <w:t>ln</w:t>
      </w:r>
      <w:r w:rsidR="006A6145">
        <w:t>(</w:t>
      </w:r>
      <w:r w:rsidR="00BB3B9A" w:rsidRPr="00083B8F">
        <w:rPr>
          <w:i/>
          <w:iCs/>
        </w:rPr>
        <w:t>k</w:t>
      </w:r>
      <w:r w:rsidR="006A6145">
        <w:t>)</w:t>
      </w:r>
      <w:r w:rsidR="00BB3B9A" w:rsidRPr="00BB3B9A">
        <w:t xml:space="preserve"> ≈ 6.8 (≈ 1 × 10³ M⁻¹ s⁻¹)</w:t>
      </w:r>
      <w:r w:rsidR="00793C41">
        <w:t>. This value is the maximum rate constant for the</w:t>
      </w:r>
      <w:r w:rsidR="00BB0B0B">
        <w:t xml:space="preserve"> </w:t>
      </w:r>
      <w:r w:rsidR="00D857F6">
        <w:t>inner-</w:t>
      </w:r>
      <w:r w:rsidR="00BB0B0B" w:rsidRPr="00BB3B9A">
        <w:t>sphere</w:t>
      </w:r>
      <w:r w:rsidR="00BB0B0B">
        <w:t xml:space="preserve"> interactions</w:t>
      </w:r>
      <w:r w:rsidR="00793C41">
        <w:t xml:space="preserve"> involving these ligands</w:t>
      </w:r>
      <w:r w:rsidR="005C77AA">
        <w:t>.</w:t>
      </w:r>
      <w:r w:rsidR="00145AD1">
        <w:t xml:space="preserve"> </w:t>
      </w:r>
      <w:r w:rsidR="005C77AA" w:rsidRPr="00727F99">
        <w:t>This ceiling</w:t>
      </w:r>
      <w:r w:rsidR="00D62F06" w:rsidRPr="00727F99">
        <w:t xml:space="preserve"> </w:t>
      </w:r>
      <w:r w:rsidR="00793C41">
        <w:t>indicates</w:t>
      </w:r>
      <w:r w:rsidR="00793C41" w:rsidRPr="00727F99">
        <w:t xml:space="preserve"> </w:t>
      </w:r>
      <w:r w:rsidR="005C77AA" w:rsidRPr="00727F99">
        <w:t xml:space="preserve">that </w:t>
      </w:r>
      <w:r w:rsidR="00793C41">
        <w:t>these inner sphere effects</w:t>
      </w:r>
      <w:r w:rsidR="005C77AA" w:rsidRPr="00727F99">
        <w:t xml:space="preserve"> alone </w:t>
      </w:r>
      <w:r w:rsidR="00793C41">
        <w:t>are</w:t>
      </w:r>
      <w:r w:rsidR="00793C41" w:rsidRPr="00727F99">
        <w:t xml:space="preserve"> </w:t>
      </w:r>
      <w:r w:rsidR="00BB0B0B" w:rsidRPr="00727F99">
        <w:t xml:space="preserve">not sufficient to </w:t>
      </w:r>
      <w:r w:rsidR="00793C41">
        <w:t xml:space="preserve">enable the complexes to </w:t>
      </w:r>
      <w:r w:rsidR="005C77AA" w:rsidRPr="00727F99">
        <w:t>approach enzymatic rates (10⁶ s⁻¹).</w:t>
      </w:r>
    </w:p>
    <w:p w14:paraId="1970DFA4" w14:textId="77777777" w:rsidR="006743A4" w:rsidRDefault="006743A4" w:rsidP="00FF73FB">
      <w:pPr>
        <w:spacing w:line="360" w:lineRule="auto"/>
        <w:jc w:val="both"/>
      </w:pPr>
    </w:p>
    <w:p w14:paraId="2F046CDF" w14:textId="26A30211" w:rsidR="004612E5" w:rsidRPr="00FF73FB" w:rsidRDefault="004612E5" w:rsidP="004612E5">
      <w:pPr>
        <w:rPr>
          <w:i/>
          <w:iCs/>
        </w:rPr>
      </w:pPr>
      <w:bookmarkStart w:id="329" w:name="OLE_LINK16"/>
      <w:bookmarkStart w:id="330" w:name="OLE_LINK1"/>
      <w:r w:rsidRPr="00FF73FB">
        <w:rPr>
          <w:i/>
          <w:iCs/>
        </w:rPr>
        <w:t xml:space="preserve">EXPERIMENTAL VALIDATION AND OVERPERFORMANCE </w:t>
      </w:r>
      <w:r w:rsidR="0043658D">
        <w:rPr>
          <w:i/>
          <w:iCs/>
        </w:rPr>
        <w:t>OF</w:t>
      </w:r>
      <w:r w:rsidR="0043658D" w:rsidRPr="00FF73FB">
        <w:rPr>
          <w:i/>
          <w:iCs/>
        </w:rPr>
        <w:t xml:space="preserve"> </w:t>
      </w:r>
      <w:r w:rsidR="008437CF">
        <w:rPr>
          <w:i/>
          <w:iCs/>
        </w:rPr>
        <w:t>MONODENTATE</w:t>
      </w:r>
      <w:r w:rsidRPr="00FF73FB">
        <w:rPr>
          <w:i/>
          <w:iCs/>
        </w:rPr>
        <w:t xml:space="preserve"> LIGANDS</w:t>
      </w:r>
    </w:p>
    <w:bookmarkEnd w:id="329"/>
    <w:p w14:paraId="6067DA80" w14:textId="77777777" w:rsidR="004612E5" w:rsidRPr="004612E5" w:rsidRDefault="004612E5" w:rsidP="00FF73FB"/>
    <w:p w14:paraId="57F2AC67" w14:textId="6FC86FCF" w:rsidR="00BA6D7F" w:rsidRDefault="00793C41" w:rsidP="00C62EB5">
      <w:pPr>
        <w:pStyle w:val="p1"/>
        <w:spacing w:line="360" w:lineRule="auto"/>
      </w:pPr>
      <w:bookmarkStart w:id="331" w:name="OLE_LINK3"/>
      <w:r>
        <w:t>Considering this</w:t>
      </w:r>
      <w:r w:rsidR="00831593">
        <w:t xml:space="preserve"> </w:t>
      </w:r>
      <w:r w:rsidR="00B662DF" w:rsidRPr="008E5EDE">
        <w:t xml:space="preserve">ceiling </w:t>
      </w:r>
      <w:r w:rsidR="00831593">
        <w:t xml:space="preserve">in </w:t>
      </w:r>
      <w:r w:rsidR="00831593">
        <w:rPr>
          <w:i/>
          <w:iCs/>
        </w:rPr>
        <w:t>k</w:t>
      </w:r>
      <w:r w:rsidR="00831593">
        <w:rPr>
          <w:vertAlign w:val="subscript"/>
        </w:rPr>
        <w:t>int</w:t>
      </w:r>
      <w:r w:rsidR="00831593">
        <w:rPr>
          <w:i/>
          <w:iCs/>
          <w:vertAlign w:val="subscript"/>
        </w:rPr>
        <w:t xml:space="preserve"> </w:t>
      </w:r>
      <w:r w:rsidR="00831593">
        <w:t>for reactions catalyzed by zinc complexes of</w:t>
      </w:r>
      <w:r w:rsidR="00831593" w:rsidRPr="008E5EDE">
        <w:t xml:space="preserve"> </w:t>
      </w:r>
      <w:r w:rsidR="00B662DF" w:rsidRPr="008E5EDE">
        <w:t xml:space="preserve">multidentate ligands, we </w:t>
      </w:r>
      <w:r w:rsidR="0043658D">
        <w:t>tested</w:t>
      </w:r>
      <w:r w:rsidR="002C7FD9">
        <w:t xml:space="preserve"> </w:t>
      </w:r>
      <w:r w:rsidR="008E5EDE" w:rsidRPr="008E5EDE">
        <w:t xml:space="preserve">whether the </w:t>
      </w:r>
      <w:r w:rsidR="008E5EDE" w:rsidRPr="008543D7">
        <w:t>Δ</w:t>
      </w:r>
      <w:r w:rsidR="008E5EDE" w:rsidRPr="00083B8F">
        <w:rPr>
          <w:i/>
          <w:iCs/>
        </w:rPr>
        <w:t>G</w:t>
      </w:r>
      <w:r w:rsidR="008E5EDE" w:rsidRPr="008543D7">
        <w:rPr>
          <w:vertAlign w:val="subscript"/>
        </w:rPr>
        <w:t>bind</w:t>
      </w:r>
      <w:r w:rsidR="008E5EDE" w:rsidRPr="008543D7">
        <w:t xml:space="preserve"> </w:t>
      </w:r>
      <w:r w:rsidR="008E5EDE" w:rsidRPr="008E5EDE">
        <w:t xml:space="preserve">descriptor </w:t>
      </w:r>
      <w:r w:rsidR="00831593">
        <w:t>also</w:t>
      </w:r>
      <w:r w:rsidR="00831593" w:rsidRPr="008E5EDE">
        <w:t xml:space="preserve"> </w:t>
      </w:r>
      <w:r w:rsidR="00831593">
        <w:t xml:space="preserve">correlates with the values of </w:t>
      </w:r>
      <w:del w:id="332" w:author="Thomas Quaid" w:date="2026-01-31T14:39:00Z" w16du:dateUtc="2026-01-31T22:39:00Z">
        <w:r w:rsidR="00831593">
          <w:rPr>
            <w:i/>
            <w:iCs/>
          </w:rPr>
          <w:delText>k</w:delText>
        </w:r>
        <w:r w:rsidR="00831593">
          <w:rPr>
            <w:vertAlign w:val="subscript"/>
          </w:rPr>
          <w:delText>init</w:delText>
        </w:r>
      </w:del>
      <w:ins w:id="333" w:author="Thomas Quaid" w:date="2026-01-31T14:39:00Z" w16du:dateUtc="2026-01-31T22:39:00Z">
        <w:r w:rsidR="00831593">
          <w:rPr>
            <w:i/>
            <w:iCs/>
          </w:rPr>
          <w:t>k</w:t>
        </w:r>
        <w:r w:rsidR="00831593">
          <w:rPr>
            <w:vertAlign w:val="subscript"/>
          </w:rPr>
          <w:t>int</w:t>
        </w:r>
      </w:ins>
      <w:r w:rsidR="00831593" w:rsidRPr="008E5EDE">
        <w:t xml:space="preserve"> </w:t>
      </w:r>
      <w:r w:rsidR="0043658D">
        <w:t xml:space="preserve">for </w:t>
      </w:r>
      <w:r w:rsidR="00831593">
        <w:t xml:space="preserve">reactions catalyzed by complexes containing </w:t>
      </w:r>
      <w:r w:rsidR="008E5EDE" w:rsidRPr="008E5EDE">
        <w:t>more labile</w:t>
      </w:r>
      <w:r w:rsidR="00DA2EBE">
        <w:t xml:space="preserve"> </w:t>
      </w:r>
      <w:r w:rsidR="008437CF">
        <w:t>monodentate</w:t>
      </w:r>
      <w:r w:rsidR="008E5EDE" w:rsidRPr="008E5EDE">
        <w:t xml:space="preserve"> </w:t>
      </w:r>
      <w:r w:rsidR="0043658D">
        <w:t>ligands</w:t>
      </w:r>
      <w:r w:rsidR="008E5EDE" w:rsidRPr="008E5EDE">
        <w:t>.</w:t>
      </w:r>
      <w:r w:rsidR="008E5EDE" w:rsidRPr="00C62EB5">
        <w:t xml:space="preserve"> </w:t>
      </w:r>
      <w:r w:rsidR="00B662DF" w:rsidRPr="008E5EDE">
        <w:t>A</w:t>
      </w:r>
      <w:r w:rsidR="00B662DF">
        <w:t xml:space="preserve"> virtual screen of </w:t>
      </w:r>
      <w:r w:rsidR="00F37A63">
        <w:t>29</w:t>
      </w:r>
      <w:r w:rsidR="00B662DF">
        <w:t xml:space="preserve"> </w:t>
      </w:r>
      <w:r w:rsidR="008437CF">
        <w:t>monodentate</w:t>
      </w:r>
      <w:r w:rsidR="00B662DF">
        <w:t xml:space="preserve"> </w:t>
      </w:r>
      <w:r w:rsidR="005040C2">
        <w:t xml:space="preserve">N-heterocyclic ligand </w:t>
      </w:r>
      <w:r w:rsidR="00B662DF">
        <w:t>structures from the CHEMBL database</w:t>
      </w:r>
      <w:ins w:id="334" w:author="Thomas Quaid" w:date="2026-01-31T14:39:00Z" w16du:dateUtc="2026-01-31T22:39:00Z">
        <w:r w:rsidR="0079267F">
          <w:fldChar w:fldCharType="begin"/>
        </w:r>
        <w:r w:rsidR="004B30C9">
          <w:instrText xml:space="preserve"> ADDIN ZOTERO_ITEM CSL_CITATION {"citationID":"g3tv9nRW","properties":{"unsorted":false,"formattedCitation":"\\super 39\\nosupersub{}","plainCitation":"39","noteIndex":0},"citationItems":[{"id":320,"uris":["http://zotero.org/users/15279553/items/K4JNZM8Z"],"itemData":{"id":320,"type":"article-journal","abstract":"ChEMBL (https://www.ebi.ac.uk/chembl/) is a manually curated, high-quality, large-scale, open, FAIR and Global Core Biodata Resource of bioactive molecules with drug-like properties, previously described in the 2012, 2014, 2017 and 2019 Nucleic Acids Research Database Issues. Since its introduction in 2009, ChEMBL’s content has changed dramatically in size and diversity of data types. Through incorporation of multiple new datasets from depositors since the 2019 update, ChEMBL now contains slightly more bioactivity data from deposited data vs data extracted from literature. In collaboration with the EUbOPEN consortium, chemical probe data is now regularly deposited into ChEMBL. Release 27 made curated data available for compounds screened for potential anti-SARS-CoV-2 activity from several large-scale drug repurposing screens. In addition, new patent bioactivity data have been added to the latest ChEMBL releases, and various new features have been incorporated, including a Natural Product likeness score, updated flags for Natural Products, a new flag for Chemical Probes, and the initial annotation of the action type for </w:instrText>
        </w:r>
        <w:r w:rsidR="004B30C9">
          <w:rPr>
            <w:rFonts w:ascii="Cambria Math" w:hAnsi="Cambria Math" w:cs="Cambria Math"/>
          </w:rPr>
          <w:instrText>∼</w:instrText>
        </w:r>
        <w:r w:rsidR="004B30C9">
          <w:instrText xml:space="preserve">270 000 bioactivity measurements.","container-title":"Nucleic Acids Research","DOI":"10.1093/nar/gkad1004","ISSN":"0305-1048","issue":"D1","journalAbbreviation":"Nucleic Acids Research","page":"D1180-D1192","source":"Silverchair","title":"The ChEMBL Database in 2023: a drug discovery platform spanning multiple bioactivity data types and time periods","title-short":"The ChEMBL Database in 2023","volume":"52","author":[{"family":"Zdrazil","given":"Barbara"},{"family":"Felix","given":"Eloy"},{"family":"Hunter","given":"Fiona"},{"family":"Manners","given":"Emma J"},{"family":"Blackshaw","given":"James"},{"family":"Corbett","given":"Sybilla"},{"family":"de Veij","given":"Marleen"},{"family":"Ioannidis","given":"Harris"},{"family":"Lopez","given":"David Mendez"},{"family":"Mosquera","given":"Juan F"},{"family":"Magarinos","given":"Maria Paula"},{"family":"Bosc","given":"Nicolas"},{"family":"Arcila","given":"Ricardo"},{"family":"Kizilören","given":"Tevfik"},{"family":"Gaulton","given":"Anna"},{"family":"Bento","given":"A Patrícia"},{"family":"Adasme","given":"Melissa F"},{"family":"Monecke","given":"Peter"},{"family":"Landrum","given":"Gregory A"},{"family":"Leach","given":"Andrew R"}],"issued":{"date-parts":[["2024",1,5]]}}}],"schema":"https://github.com/citation-style-language/schema/raw/master/csl-citation.json"} </w:instrText>
        </w:r>
        <w:r w:rsidR="0079267F">
          <w:fldChar w:fldCharType="separate"/>
        </w:r>
        <w:r w:rsidR="004B30C9" w:rsidRPr="004B30C9">
          <w:rPr>
            <w:rFonts w:eastAsiaTheme="minorHAnsi"/>
            <w:vertAlign w:val="superscript"/>
            <w14:ligatures w14:val="standardContextual"/>
          </w:rPr>
          <w:t>39</w:t>
        </w:r>
        <w:r w:rsidR="0079267F">
          <w:fldChar w:fldCharType="end"/>
        </w:r>
      </w:ins>
      <w:r w:rsidR="00A6017F">
        <w:t xml:space="preserve"> </w:t>
      </w:r>
      <w:r w:rsidR="00DB061F">
        <w:fldChar w:fldCharType="begin"/>
      </w:r>
      <w:r w:rsidR="005746AB">
        <w:instrText xml:space="preserve"> ADDIN ZOTERO_ITEM CSL_CITATION {"citationID":"v3GEtECd","properties":{"formattedCitation":"[28]","plainCitation":"[28]","dontUpdate":true,"noteIndex":0},"citationItems":[{"id":320,"uris":["http://zotero.org/users/15279553/items/K4JNZM8Z"],"itemData":{"id":320,"type":"article-journal","abstract":"ChEMBL (https://www.ebi.ac.uk/chembl/) is a manually curated, high-quality, large-scale, open, FAIR and Global Core Biodata Resource of bioactive molecules with drug-like properties, previously described in the 2012, 2014, 2017 and 2019 Nucleic Acids Research Database Issues. Since its introduction in 2009, ChEMBL’s content has changed dramatically in size and diversity of data types. Through incorporation of multiple new datasets from depositors since the 2019 update, ChEMBL now contains slightly more bioactivity data from deposited data vs data extracted from literature. In collaboration with the EUbOPEN consortium, chemical probe data is now regularly deposited into ChEMBL. Release 27 made curated data available for compounds screened for potential anti-SARS-CoV-2 activity from several large-scale drug repurposing screens. In addition, new patent bioactivity data have been added to the latest ChEMBL releases, and various new features have been incorporated, including a Natural Product likeness score, updated flags for Natural Products, a new flag for Chemical Probes, and the initial annotation of the action type for </w:instrText>
      </w:r>
      <w:r w:rsidR="005746AB">
        <w:rPr>
          <w:rFonts w:ascii="Cambria Math" w:hAnsi="Cambria Math" w:cs="Cambria Math"/>
        </w:rPr>
        <w:instrText>∼</w:instrText>
      </w:r>
      <w:r w:rsidR="005746AB">
        <w:instrText xml:space="preserve">270 000 bioactivity measurements.","container-title":"Nucleic Acids Research","DOI":"10.1093/nar/gkad1004","ISSN":"0305-1048","issue":"D1","journalAbbreviation":"Nucleic Acids Research","page":"D1180-D1192","source":"Silverchair","title":"The ChEMBL Database in 2023: a drug discovery platform spanning multiple bioactivity data types and time periods","title-short":"The ChEMBL Database in 2023","volume":"52","author":[{"family":"Zdrazil","given":"Barbara"},{"family":"Felix","given":"Eloy"},{"family":"Hunter","given":"Fiona"},{"family":"Manners","given":"Emma J"},{"family":"Blackshaw","given":"James"},{"family":"Corbett","given":"Sybilla"},{"family":"de Veij","given":"Marleen"},{"family":"Ioannidis","given":"Harris"},{"family":"Lopez","given":"David Mendez"},{"family":"Mosquera","given":"Juan F"},{"family":"Magarinos","given":"Maria Paula"},{"family":"Bosc","given":"Nicolas"},{"family":"Arcila","given":"Ricardo"},{"family":"Kizilören","given":"Tevfik"},{"family":"Gaulton","given":"Anna"},{"family":"Bento","given":"A Patrícia"},{"family":"Adasme","given":"Melissa F"},{"family":"Monecke","given":"Peter"},{"family":"Landrum","given":"Gregory A"},{"family":"Leach","given":"Andrew R"}],"issued":{"date-parts":[["2024",1,5]]}}}],"schema":"https://github.com/citation-style-language/schema/raw/master/csl-citation.json"} </w:instrText>
      </w:r>
      <w:r w:rsidR="00DB061F">
        <w:fldChar w:fldCharType="separate"/>
      </w:r>
      <w:del w:id="335" w:author="Thomas Quaid" w:date="2026-01-31T14:39:00Z" w16du:dateUtc="2026-01-31T22:39:00Z">
        <w:r w:rsidR="00860E69">
          <w:rPr>
            <w:noProof/>
          </w:rPr>
          <w:delText>[28]</w:delText>
        </w:r>
        <w:r w:rsidR="00B662DF">
          <w:rPr>
            <w:rFonts w:eastAsia="Aptos" w:cs="Arial"/>
            <w:noProof/>
          </w:rPr>
          <w:delText xml:space="preserve"> </w:delText>
        </w:r>
      </w:del>
      <w:r w:rsidR="00B662DF">
        <w:rPr>
          <w:rFonts w:eastAsia="Aptos" w:cs="Arial"/>
          <w:noProof/>
        </w:rPr>
        <w:t>was performed</w:t>
      </w:r>
      <w:r w:rsidR="00DB061F">
        <w:fldChar w:fldCharType="end"/>
      </w:r>
      <w:r w:rsidR="00DA2EBE">
        <w:t xml:space="preserve">. </w:t>
      </w:r>
      <w:del w:id="336" w:author="Thomas Quaid" w:date="2026-01-31T14:39:00Z" w16du:dateUtc="2026-01-31T22:39:00Z">
        <w:r w:rsidR="00B662DF">
          <w:delText xml:space="preserve">These </w:delText>
        </w:r>
      </w:del>
      <w:ins w:id="337" w:author="Thomas Quaid" w:date="2026-01-31T14:39:00Z" w16du:dateUtc="2026-01-31T22:39:00Z">
        <w:r w:rsidR="00B662DF">
          <w:t xml:space="preserve">The </w:t>
        </w:r>
        <w:r w:rsidR="00B06434">
          <w:t xml:space="preserve">computed </w:t>
        </w:r>
        <w:r w:rsidR="00B06434" w:rsidRPr="008543D7">
          <w:t>Δ</w:t>
        </w:r>
        <w:r w:rsidR="00B06434" w:rsidRPr="00083B8F">
          <w:rPr>
            <w:i/>
            <w:iCs/>
          </w:rPr>
          <w:t>G</w:t>
        </w:r>
        <w:r w:rsidR="00B06434" w:rsidRPr="008543D7">
          <w:rPr>
            <w:vertAlign w:val="subscript"/>
          </w:rPr>
          <w:t>bind</w:t>
        </w:r>
        <w:r w:rsidR="00B06434">
          <w:t xml:space="preserve"> </w:t>
        </w:r>
      </w:ins>
      <w:r w:rsidR="00B662DF">
        <w:t xml:space="preserve">values were </w:t>
      </w:r>
      <w:del w:id="338" w:author="Thomas Quaid" w:date="2026-01-31T14:39:00Z" w16du:dateUtc="2026-01-31T22:39:00Z">
        <w:r w:rsidR="00B662DF">
          <w:delText>mapped</w:delText>
        </w:r>
      </w:del>
      <w:commentRangeStart w:id="339"/>
      <w:commentRangeStart w:id="340"/>
      <w:ins w:id="341" w:author="Thomas Quaid" w:date="2026-01-31T14:39:00Z" w16du:dateUtc="2026-01-31T22:39:00Z">
        <w:r w:rsidR="00E36CBE">
          <w:t>converted</w:t>
        </w:r>
      </w:ins>
      <w:r w:rsidR="00E36CBE">
        <w:t xml:space="preserve"> </w:t>
      </w:r>
      <w:r w:rsidR="00B662DF">
        <w:t xml:space="preserve">to </w:t>
      </w:r>
      <w:commentRangeEnd w:id="339"/>
      <w:r w:rsidR="00831593">
        <w:rPr>
          <w:rStyle w:val="CommentReference"/>
          <w:rFonts w:eastAsia="Aptos" w:cs="Arial"/>
          <w:sz w:val="24"/>
          <w:szCs w:val="24"/>
        </w:rPr>
        <w:commentReference w:id="339"/>
      </w:r>
      <w:commentRangeEnd w:id="340"/>
      <w:r w:rsidR="00386A9A">
        <w:rPr>
          <w:rStyle w:val="CommentReference"/>
          <w:rFonts w:eastAsia="Aptos" w:cs="Arial"/>
          <w:sz w:val="24"/>
          <w:szCs w:val="24"/>
        </w:rPr>
        <w:commentReference w:id="340"/>
      </w:r>
      <w:del w:id="342" w:author="Thomas Quaid" w:date="2026-01-31T14:39:00Z" w16du:dateUtc="2026-01-31T22:39:00Z">
        <w:r w:rsidR="00B662DF">
          <w:rPr>
            <w:rFonts w:eastAsia="Aptos" w:cs="Arial"/>
          </w:rPr>
          <w:delText>the</w:delText>
        </w:r>
      </w:del>
      <w:ins w:id="343" w:author="Thomas Quaid" w:date="2026-01-31T14:39:00Z" w16du:dateUtc="2026-01-31T22:39:00Z">
        <w:r w:rsidR="00E36CBE">
          <w:rPr>
            <w:rFonts w:eastAsia="Aptos" w:cs="Arial"/>
          </w:rPr>
          <w:t>predicted</w:t>
        </w:r>
      </w:ins>
      <w:r w:rsidR="00E36CBE">
        <w:rPr>
          <w:rFonts w:eastAsia="Aptos" w:cs="Arial"/>
        </w:rPr>
        <w:t xml:space="preserve"> </w:t>
      </w:r>
      <w:r w:rsidR="00B662DF">
        <w:rPr>
          <w:rFonts w:eastAsia="Aptos" w:cs="Arial"/>
        </w:rPr>
        <w:t>intrinsic rate constants (</w:t>
      </w:r>
      <w:r w:rsidR="00B34B98" w:rsidRPr="00E0012E">
        <w:rPr>
          <w:i/>
          <w:iCs/>
        </w:rPr>
        <w:t>k</w:t>
      </w:r>
      <w:r w:rsidR="00B34B98" w:rsidRPr="0014121E">
        <w:rPr>
          <w:vertAlign w:val="subscript"/>
        </w:rPr>
        <w:t>int</w:t>
      </w:r>
      <w:r w:rsidR="001C7297">
        <w:rPr>
          <w:vertAlign w:val="subscript"/>
        </w:rPr>
        <w:t>, pred</w:t>
      </w:r>
      <w:r w:rsidR="00B662DF">
        <w:t xml:space="preserve">) </w:t>
      </w:r>
      <w:del w:id="344" w:author="Thomas Quaid" w:date="2026-01-31T14:39:00Z" w16du:dateUtc="2026-01-31T22:39:00Z">
        <w:r w:rsidR="00831593">
          <w:delText xml:space="preserve">predicted </w:delText>
        </w:r>
      </w:del>
      <w:r w:rsidR="00831593">
        <w:t>by</w:t>
      </w:r>
      <w:ins w:id="345" w:author="Thomas Quaid" w:date="2026-01-31T14:39:00Z" w16du:dateUtc="2026-01-31T22:39:00Z">
        <w:r w:rsidR="00831593">
          <w:t xml:space="preserve"> </w:t>
        </w:r>
        <w:r w:rsidR="00E36CBE">
          <w:t>means</w:t>
        </w:r>
      </w:ins>
      <w:r w:rsidR="00E36CBE">
        <w:t xml:space="preserve"> </w:t>
      </w:r>
      <w:r w:rsidR="00831593">
        <w:t>the linear correlation between</w:t>
      </w:r>
      <w:r w:rsidR="00B662DF">
        <w:t xml:space="preserve"> </w:t>
      </w:r>
      <w:r w:rsidR="003E7009" w:rsidRPr="008543D7">
        <w:t>Δ</w:t>
      </w:r>
      <w:r w:rsidR="003E7009" w:rsidRPr="00083B8F">
        <w:rPr>
          <w:i/>
          <w:iCs/>
        </w:rPr>
        <w:t>G</w:t>
      </w:r>
      <w:r w:rsidR="003E7009" w:rsidRPr="008543D7">
        <w:rPr>
          <w:vertAlign w:val="subscript"/>
        </w:rPr>
        <w:t>bind</w:t>
      </w:r>
      <w:r w:rsidR="00831593">
        <w:rPr>
          <w:vertAlign w:val="subscript"/>
        </w:rPr>
        <w:t xml:space="preserve"> </w:t>
      </w:r>
      <w:r w:rsidR="00831593">
        <w:t xml:space="preserve">and </w:t>
      </w:r>
      <w:r w:rsidR="00831593">
        <w:rPr>
          <w:i/>
          <w:iCs/>
        </w:rPr>
        <w:t>k</w:t>
      </w:r>
      <w:r w:rsidR="00831593">
        <w:rPr>
          <w:iCs/>
          <w:vertAlign w:val="subscript"/>
        </w:rPr>
        <w:t>int</w:t>
      </w:r>
      <w:r w:rsidR="00B662DF">
        <w:t xml:space="preserve"> </w:t>
      </w:r>
      <w:ins w:id="346" w:author="Thomas Quaid" w:date="2026-01-31T14:39:00Z" w16du:dateUtc="2026-01-31T22:39:00Z">
        <w:r w:rsidR="00B06434">
          <w:t>(</w:t>
        </w:r>
        <w:r w:rsidR="00995EB6">
          <w:t>F</w:t>
        </w:r>
        <w:r w:rsidR="00B06434">
          <w:t xml:space="preserve">igure 2) </w:t>
        </w:r>
      </w:ins>
      <w:r w:rsidR="00B662DF">
        <w:t>derived from the</w:t>
      </w:r>
      <w:r w:rsidR="00831593">
        <w:t xml:space="preserve"> training set comprising the</w:t>
      </w:r>
      <w:r w:rsidR="00B662DF">
        <w:t xml:space="preserve"> eleven</w:t>
      </w:r>
      <w:r w:rsidR="00831593">
        <w:t xml:space="preserve"> macrocyclic </w:t>
      </w:r>
      <w:r w:rsidR="00B662DF">
        <w:t>ligand</w:t>
      </w:r>
      <w:r w:rsidR="00831593">
        <w:t>s</w:t>
      </w:r>
      <w:r w:rsidR="00B662DF">
        <w:t>. The resulting distributi</w:t>
      </w:r>
      <w:r w:rsidR="00DA2EBE">
        <w:t>on (</w:t>
      </w:r>
      <w:r w:rsidR="00B662DF">
        <w:t xml:space="preserve">ranked by </w:t>
      </w:r>
      <w:r w:rsidR="00B662DF">
        <w:rPr>
          <w:rFonts w:eastAsia="Aptos" w:cs="Arial"/>
        </w:rPr>
        <w:t xml:space="preserve">the predicted </w:t>
      </w:r>
      <w:r w:rsidR="00DA2EBE">
        <w:rPr>
          <w:rFonts w:eastAsia="Aptos" w:cs="Arial"/>
        </w:rPr>
        <w:t>rate constant)</w:t>
      </w:r>
      <w:r w:rsidR="00B662DF">
        <w:rPr>
          <w:rFonts w:eastAsia="Aptos" w:cs="Arial"/>
        </w:rPr>
        <w:t xml:space="preserve"> is shown in </w:t>
      </w:r>
      <w:r w:rsidR="00B662DF" w:rsidRPr="005C268E">
        <w:rPr>
          <w:rFonts w:eastAsia="Aptos" w:cs="Arial"/>
        </w:rPr>
        <w:t xml:space="preserve">Figure </w:t>
      </w:r>
      <w:r w:rsidR="005C268E" w:rsidRPr="00C62EB5">
        <w:t>3</w:t>
      </w:r>
      <w:r w:rsidR="00545887" w:rsidRPr="005C268E">
        <w:t>.</w:t>
      </w:r>
      <w:r w:rsidR="00B662DF">
        <w:t xml:space="preserve"> </w:t>
      </w:r>
      <w:r w:rsidR="00545887">
        <w:rPr>
          <w:rFonts w:eastAsia="Aptos" w:cs="Arial"/>
        </w:rPr>
        <w:t>C</w:t>
      </w:r>
      <w:r w:rsidR="00B662DF">
        <w:rPr>
          <w:rFonts w:eastAsia="Aptos" w:cs="Arial"/>
        </w:rPr>
        <w:t xml:space="preserve">ompound identifiers are provided in </w:t>
      </w:r>
      <w:r w:rsidR="00B662DF" w:rsidRPr="004F2F26">
        <w:t>Table S</w:t>
      </w:r>
      <w:r w:rsidR="00936BFD">
        <w:t>4</w:t>
      </w:r>
      <w:r w:rsidR="00B662DF" w:rsidRPr="004F2F26">
        <w:t>.</w:t>
      </w:r>
    </w:p>
    <w:p w14:paraId="13CCCBA1" w14:textId="7120394B" w:rsidR="00BA6D7F" w:rsidRDefault="00CC4E77" w:rsidP="00FF73FB">
      <w:pPr>
        <w:keepNext/>
        <w:spacing w:line="360" w:lineRule="auto"/>
        <w:jc w:val="center"/>
      </w:pPr>
      <w:r w:rsidRPr="00CC4E77">
        <w:rPr>
          <w:noProof/>
        </w:rPr>
        <w:lastRenderedPageBreak/>
        <w:drawing>
          <wp:anchor distT="0" distB="0" distL="114300" distR="114300" simplePos="0" relativeHeight="251658243" behindDoc="0" locked="0" layoutInCell="1" allowOverlap="1" wp14:anchorId="70B995F9" wp14:editId="52A31E20">
            <wp:simplePos x="0" y="0"/>
            <wp:positionH relativeFrom="column">
              <wp:posOffset>2505466</wp:posOffset>
            </wp:positionH>
            <wp:positionV relativeFrom="paragraph">
              <wp:posOffset>56515</wp:posOffset>
            </wp:positionV>
            <wp:extent cx="2856630" cy="860346"/>
            <wp:effectExtent l="0" t="0" r="1270" b="3810"/>
            <wp:wrapNone/>
            <wp:docPr id="38032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52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6630" cy="860346"/>
                    </a:xfrm>
                    <a:prstGeom prst="rect">
                      <a:avLst/>
                    </a:prstGeom>
                  </pic:spPr>
                </pic:pic>
              </a:graphicData>
            </a:graphic>
            <wp14:sizeRelH relativeFrom="page">
              <wp14:pctWidth>0</wp14:pctWidth>
            </wp14:sizeRelH>
            <wp14:sizeRelV relativeFrom="page">
              <wp14:pctHeight>0</wp14:pctHeight>
            </wp14:sizeRelV>
          </wp:anchor>
        </w:drawing>
      </w:r>
      <w:r w:rsidR="00AF1845">
        <w:rPr>
          <w:noProof/>
        </w:rPr>
        <w:drawing>
          <wp:inline distT="0" distB="0" distL="0" distR="0" wp14:anchorId="5687E892" wp14:editId="7267B258">
            <wp:extent cx="5029200" cy="2743200"/>
            <wp:effectExtent l="0" t="0" r="0" b="0"/>
            <wp:docPr id="2085819776" name="Chart 1">
              <a:extLst xmlns:a="http://schemas.openxmlformats.org/drawingml/2006/main">
                <a:ext uri="{FF2B5EF4-FFF2-40B4-BE49-F238E27FC236}">
                  <a16:creationId xmlns:a16="http://schemas.microsoft.com/office/drawing/2014/main" id="{4B724928-B424-A764-7341-2472D4F2C5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2AC9BA8" w14:textId="3C14AE3D" w:rsidR="00B97D08" w:rsidRPr="00C62EB5" w:rsidRDefault="00B662DF" w:rsidP="008C137F">
      <w:pPr>
        <w:pStyle w:val="Caption"/>
        <w:spacing w:line="360" w:lineRule="auto"/>
        <w:rPr>
          <w:i w:val="0"/>
          <w:iCs w:val="0"/>
          <w:sz w:val="24"/>
          <w:szCs w:val="24"/>
        </w:rPr>
      </w:pPr>
      <w:r w:rsidRPr="00C62EB5">
        <w:rPr>
          <w:i w:val="0"/>
          <w:iCs w:val="0"/>
          <w:sz w:val="24"/>
          <w:szCs w:val="24"/>
        </w:rPr>
        <w:t xml:space="preserve">Figure </w:t>
      </w:r>
      <w:r w:rsidR="005C268E" w:rsidRPr="00C62EB5">
        <w:rPr>
          <w:i w:val="0"/>
          <w:iCs w:val="0"/>
          <w:sz w:val="24"/>
          <w:szCs w:val="24"/>
        </w:rPr>
        <w:t>3</w:t>
      </w:r>
      <w:r w:rsidR="00261A16" w:rsidRPr="00C62EB5">
        <w:rPr>
          <w:i w:val="0"/>
          <w:iCs w:val="0"/>
          <w:sz w:val="24"/>
          <w:szCs w:val="24"/>
        </w:rPr>
        <w:t>.</w:t>
      </w:r>
      <w:r w:rsidRPr="00C62EB5">
        <w:rPr>
          <w:i w:val="0"/>
          <w:iCs w:val="0"/>
          <w:sz w:val="24"/>
          <w:szCs w:val="24"/>
        </w:rPr>
        <w:t xml:space="preserve"> </w:t>
      </w:r>
      <w:r w:rsidR="003032C2" w:rsidRPr="00C62EB5">
        <w:rPr>
          <w:i w:val="0"/>
          <w:iCs w:val="0"/>
          <w:sz w:val="24"/>
          <w:szCs w:val="24"/>
        </w:rPr>
        <w:t>Intrinsic rate constants (</w:t>
      </w:r>
      <w:r w:rsidR="003032C2" w:rsidRPr="00E0012E">
        <w:rPr>
          <w:sz w:val="24"/>
          <w:szCs w:val="24"/>
        </w:rPr>
        <w:t>k</w:t>
      </w:r>
      <w:r w:rsidR="003032C2" w:rsidRPr="00C62EB5">
        <w:rPr>
          <w:i w:val="0"/>
          <w:iCs w:val="0"/>
          <w:sz w:val="24"/>
          <w:szCs w:val="24"/>
          <w:vertAlign w:val="subscript"/>
        </w:rPr>
        <w:t>int</w:t>
      </w:r>
      <w:r w:rsidR="001C7297">
        <w:rPr>
          <w:i w:val="0"/>
          <w:iCs w:val="0"/>
          <w:sz w:val="24"/>
          <w:szCs w:val="24"/>
          <w:vertAlign w:val="subscript"/>
        </w:rPr>
        <w:t>, pred</w:t>
      </w:r>
      <w:r w:rsidR="003032C2" w:rsidRPr="00C62EB5">
        <w:rPr>
          <w:i w:val="0"/>
          <w:iCs w:val="0"/>
          <w:sz w:val="24"/>
          <w:szCs w:val="24"/>
        </w:rPr>
        <w:t xml:space="preserve">) predicted for 29 </w:t>
      </w:r>
      <w:r w:rsidR="008437CF">
        <w:rPr>
          <w:i w:val="0"/>
          <w:iCs w:val="0"/>
          <w:sz w:val="24"/>
          <w:szCs w:val="24"/>
        </w:rPr>
        <w:t>monodentate</w:t>
      </w:r>
      <w:r w:rsidR="003032C2" w:rsidRPr="00C62EB5">
        <w:rPr>
          <w:i w:val="0"/>
          <w:iCs w:val="0"/>
          <w:sz w:val="24"/>
          <w:szCs w:val="24"/>
        </w:rPr>
        <w:t xml:space="preserve"> </w:t>
      </w:r>
      <w:r w:rsidR="00A1160C" w:rsidRPr="00A1160C">
        <w:rPr>
          <w:i w:val="0"/>
          <w:iCs w:val="0"/>
          <w:sz w:val="24"/>
          <w:szCs w:val="24"/>
        </w:rPr>
        <w:t xml:space="preserve">N-heterocyclic </w:t>
      </w:r>
      <w:r w:rsidR="003032C2" w:rsidRPr="00C62EB5">
        <w:rPr>
          <w:i w:val="0"/>
          <w:iCs w:val="0"/>
          <w:sz w:val="24"/>
          <w:szCs w:val="24"/>
        </w:rPr>
        <w:t xml:space="preserve">ligands identified from the CHEMBL database. </w:t>
      </w:r>
      <w:r w:rsidR="00831593">
        <w:rPr>
          <w:i w:val="0"/>
          <w:iCs w:val="0"/>
          <w:sz w:val="24"/>
          <w:szCs w:val="24"/>
        </w:rPr>
        <w:t>The</w:t>
      </w:r>
      <w:r w:rsidR="00831593" w:rsidRPr="00C62EB5">
        <w:rPr>
          <w:i w:val="0"/>
          <w:iCs w:val="0"/>
          <w:sz w:val="24"/>
          <w:szCs w:val="24"/>
        </w:rPr>
        <w:t xml:space="preserve"> </w:t>
      </w:r>
      <w:r w:rsidR="003032C2" w:rsidRPr="00C62EB5">
        <w:rPr>
          <w:i w:val="0"/>
          <w:iCs w:val="0"/>
          <w:sz w:val="24"/>
          <w:szCs w:val="24"/>
        </w:rPr>
        <w:t xml:space="preserve">structure </w:t>
      </w:r>
      <w:r w:rsidR="00831593">
        <w:rPr>
          <w:i w:val="0"/>
          <w:iCs w:val="0"/>
          <w:sz w:val="24"/>
          <w:szCs w:val="24"/>
        </w:rPr>
        <w:t xml:space="preserve">of each of the zinc carbonate complexes </w:t>
      </w:r>
      <w:r w:rsidR="003032C2" w:rsidRPr="00C62EB5">
        <w:rPr>
          <w:i w:val="0"/>
          <w:iCs w:val="0"/>
          <w:sz w:val="24"/>
          <w:szCs w:val="24"/>
        </w:rPr>
        <w:t xml:space="preserve">was modeled using the validated B3LYP‑D4/def2‑TZVPP + DLPNO‑CCSD(T) </w:t>
      </w:r>
      <w:r w:rsidR="004A2898">
        <w:rPr>
          <w:i w:val="0"/>
          <w:iCs w:val="0"/>
          <w:sz w:val="24"/>
          <w:szCs w:val="24"/>
        </w:rPr>
        <w:t>procedure</w:t>
      </w:r>
      <w:r w:rsidR="003032C2" w:rsidRPr="00C62EB5">
        <w:rPr>
          <w:i w:val="0"/>
          <w:iCs w:val="0"/>
          <w:sz w:val="24"/>
          <w:szCs w:val="24"/>
        </w:rPr>
        <w:t>, and the resulting Δ</w:t>
      </w:r>
      <w:r w:rsidR="003032C2" w:rsidRPr="00083B8F">
        <w:rPr>
          <w:sz w:val="24"/>
          <w:szCs w:val="24"/>
        </w:rPr>
        <w:t>G</w:t>
      </w:r>
      <w:r w:rsidR="003032C2" w:rsidRPr="00C62EB5">
        <w:rPr>
          <w:i w:val="0"/>
          <w:iCs w:val="0"/>
          <w:sz w:val="24"/>
          <w:szCs w:val="24"/>
          <w:vertAlign w:val="subscript"/>
        </w:rPr>
        <w:t>bind</w:t>
      </w:r>
      <w:r w:rsidR="003032C2" w:rsidRPr="00C62EB5">
        <w:rPr>
          <w:i w:val="0"/>
          <w:iCs w:val="0"/>
          <w:sz w:val="24"/>
          <w:szCs w:val="24"/>
        </w:rPr>
        <w:t xml:space="preserve"> values </w:t>
      </w:r>
      <w:r w:rsidR="00831593">
        <w:rPr>
          <w:i w:val="0"/>
          <w:iCs w:val="0"/>
          <w:sz w:val="24"/>
          <w:szCs w:val="24"/>
        </w:rPr>
        <w:t xml:space="preserve">for carbonate binding </w:t>
      </w:r>
      <w:r w:rsidR="003032C2" w:rsidRPr="00C62EB5">
        <w:rPr>
          <w:i w:val="0"/>
          <w:iCs w:val="0"/>
          <w:sz w:val="24"/>
          <w:szCs w:val="24"/>
        </w:rPr>
        <w:t xml:space="preserve">were converted to predicted rates </w:t>
      </w:r>
      <w:r w:rsidR="00831593">
        <w:rPr>
          <w:i w:val="0"/>
          <w:iCs w:val="0"/>
          <w:sz w:val="24"/>
          <w:szCs w:val="24"/>
        </w:rPr>
        <w:t>using</w:t>
      </w:r>
      <w:r w:rsidR="00831593" w:rsidRPr="00C62EB5">
        <w:rPr>
          <w:i w:val="0"/>
          <w:iCs w:val="0"/>
          <w:sz w:val="24"/>
          <w:szCs w:val="24"/>
        </w:rPr>
        <w:t xml:space="preserve"> </w:t>
      </w:r>
      <w:r w:rsidR="003032C2" w:rsidRPr="00C62EB5">
        <w:rPr>
          <w:i w:val="0"/>
          <w:iCs w:val="0"/>
          <w:sz w:val="24"/>
          <w:szCs w:val="24"/>
        </w:rPr>
        <w:t xml:space="preserve">the linear correlation established in </w:t>
      </w:r>
      <w:r w:rsidR="00513C63">
        <w:rPr>
          <w:i w:val="0"/>
          <w:iCs w:val="0"/>
          <w:sz w:val="24"/>
          <w:szCs w:val="24"/>
        </w:rPr>
        <w:t>Figure 2</w:t>
      </w:r>
      <w:r w:rsidR="003032C2" w:rsidRPr="00C62EB5">
        <w:rPr>
          <w:i w:val="0"/>
          <w:iCs w:val="0"/>
          <w:sz w:val="24"/>
          <w:szCs w:val="24"/>
        </w:rPr>
        <w:t xml:space="preserve">. Candidates </w:t>
      </w:r>
      <w:r w:rsidR="00831593">
        <w:rPr>
          <w:i w:val="0"/>
          <w:iCs w:val="0"/>
          <w:sz w:val="24"/>
          <w:szCs w:val="24"/>
        </w:rPr>
        <w:t>were</w:t>
      </w:r>
      <w:r w:rsidR="00831593" w:rsidRPr="00C62EB5">
        <w:rPr>
          <w:i w:val="0"/>
          <w:iCs w:val="0"/>
          <w:sz w:val="24"/>
          <w:szCs w:val="24"/>
        </w:rPr>
        <w:t xml:space="preserve"> </w:t>
      </w:r>
      <w:r w:rsidR="003032C2" w:rsidRPr="00C62EB5">
        <w:rPr>
          <w:i w:val="0"/>
          <w:iCs w:val="0"/>
          <w:sz w:val="24"/>
          <w:szCs w:val="24"/>
        </w:rPr>
        <w:t xml:space="preserve">ranked in descending order of activity. </w:t>
      </w:r>
      <w:r w:rsidR="008B016D">
        <w:rPr>
          <w:i w:val="0"/>
          <w:iCs w:val="0"/>
          <w:sz w:val="24"/>
          <w:szCs w:val="24"/>
        </w:rPr>
        <w:t>Three</w:t>
      </w:r>
      <w:r w:rsidR="008B016D" w:rsidRPr="00C62EB5">
        <w:rPr>
          <w:i w:val="0"/>
          <w:iCs w:val="0"/>
          <w:sz w:val="24"/>
          <w:szCs w:val="24"/>
        </w:rPr>
        <w:t xml:space="preserve"> </w:t>
      </w:r>
      <w:r w:rsidR="003032C2" w:rsidRPr="00C62EB5">
        <w:rPr>
          <w:i w:val="0"/>
          <w:iCs w:val="0"/>
          <w:sz w:val="24"/>
          <w:szCs w:val="24"/>
        </w:rPr>
        <w:t xml:space="preserve">ligands </w:t>
      </w:r>
      <w:r w:rsidR="00A32A18" w:rsidRPr="005C268E">
        <w:rPr>
          <w:i w:val="0"/>
          <w:iCs w:val="0"/>
          <w:sz w:val="24"/>
          <w:szCs w:val="24"/>
        </w:rPr>
        <w:t>(</w:t>
      </w:r>
      <w:r w:rsidR="00A32A18" w:rsidRPr="008C137F">
        <w:rPr>
          <w:i w:val="0"/>
          <w:sz w:val="24"/>
        </w:rPr>
        <w:t xml:space="preserve">compounds </w:t>
      </w:r>
      <w:r w:rsidR="00AB1AED" w:rsidRPr="008C137F">
        <w:rPr>
          <w:i w:val="0"/>
          <w:sz w:val="24"/>
        </w:rPr>
        <w:t>4</w:t>
      </w:r>
      <w:r w:rsidR="00A32A18" w:rsidRPr="008C137F">
        <w:rPr>
          <w:i w:val="0"/>
          <w:sz w:val="24"/>
        </w:rPr>
        <w:t xml:space="preserve">, </w:t>
      </w:r>
      <w:r w:rsidR="00AB1AED" w:rsidRPr="008C137F">
        <w:rPr>
          <w:i w:val="0"/>
          <w:sz w:val="24"/>
        </w:rPr>
        <w:t>15</w:t>
      </w:r>
      <w:r w:rsidR="00A32A18" w:rsidRPr="008C137F">
        <w:rPr>
          <w:i w:val="0"/>
          <w:sz w:val="24"/>
        </w:rPr>
        <w:t>,</w:t>
      </w:r>
      <w:r w:rsidR="008B016D" w:rsidRPr="008C137F">
        <w:rPr>
          <w:i w:val="0"/>
          <w:sz w:val="24"/>
        </w:rPr>
        <w:t xml:space="preserve"> </w:t>
      </w:r>
      <w:r w:rsidR="00A32A18" w:rsidRPr="008C137F">
        <w:rPr>
          <w:i w:val="0"/>
          <w:sz w:val="24"/>
        </w:rPr>
        <w:t xml:space="preserve">and </w:t>
      </w:r>
      <w:r w:rsidR="00AB1AED" w:rsidRPr="008C137F">
        <w:rPr>
          <w:i w:val="0"/>
          <w:sz w:val="24"/>
        </w:rPr>
        <w:t>24</w:t>
      </w:r>
      <w:r w:rsidR="00232C93">
        <w:rPr>
          <w:i w:val="0"/>
          <w:iCs w:val="0"/>
          <w:sz w:val="24"/>
          <w:szCs w:val="24"/>
        </w:rPr>
        <w:t xml:space="preserve"> highlighted in grey</w:t>
      </w:r>
      <w:r w:rsidR="00CC4E77">
        <w:rPr>
          <w:i w:val="0"/>
          <w:iCs w:val="0"/>
          <w:sz w:val="24"/>
          <w:szCs w:val="24"/>
        </w:rPr>
        <w:t xml:space="preserve"> and displayed in </w:t>
      </w:r>
      <w:r w:rsidR="000F4059">
        <w:rPr>
          <w:i w:val="0"/>
          <w:iCs w:val="0"/>
          <w:sz w:val="24"/>
          <w:szCs w:val="24"/>
        </w:rPr>
        <w:t>reported order as images</w:t>
      </w:r>
      <w:r w:rsidR="00A32A18">
        <w:rPr>
          <w:i w:val="0"/>
          <w:iCs w:val="0"/>
          <w:sz w:val="24"/>
          <w:szCs w:val="24"/>
        </w:rPr>
        <w:t xml:space="preserve">) </w:t>
      </w:r>
      <w:r w:rsidR="003032C2" w:rsidRPr="00C62EB5">
        <w:rPr>
          <w:i w:val="0"/>
          <w:iCs w:val="0"/>
          <w:sz w:val="24"/>
          <w:szCs w:val="24"/>
        </w:rPr>
        <w:t>were selected for experimental validation. Corresponding CHEMBL identifiers and predicted rate values are listed in </w:t>
      </w:r>
      <w:r w:rsidR="003032C2" w:rsidRPr="008C137F">
        <w:rPr>
          <w:i w:val="0"/>
          <w:sz w:val="24"/>
        </w:rPr>
        <w:t>Table S4</w:t>
      </w:r>
      <w:r w:rsidR="003032C2" w:rsidRPr="00C62EB5">
        <w:rPr>
          <w:i w:val="0"/>
          <w:iCs w:val="0"/>
          <w:sz w:val="24"/>
          <w:szCs w:val="24"/>
        </w:rPr>
        <w:t>.</w:t>
      </w:r>
      <w:r w:rsidR="00CC4E77" w:rsidRPr="00CC4E77">
        <w:rPr>
          <w:noProof/>
          <w14:ligatures w14:val="standardContextual"/>
        </w:rPr>
        <w:t xml:space="preserve"> </w:t>
      </w:r>
    </w:p>
    <w:p w14:paraId="55375C4A" w14:textId="7BEAD789" w:rsidR="00753FDE" w:rsidRDefault="00B662DF" w:rsidP="00C62EB5">
      <w:pPr>
        <w:spacing w:line="360" w:lineRule="auto"/>
      </w:pPr>
      <w:r>
        <w:t xml:space="preserve">To evaluate the </w:t>
      </w:r>
      <w:r w:rsidR="00E37944">
        <w:t xml:space="preserve">ability </w:t>
      </w:r>
      <w:r>
        <w:t xml:space="preserve">of this model </w:t>
      </w:r>
      <w:r w:rsidR="00E37944">
        <w:t>to predict the reactivity of complexes containing monodentate ligands</w:t>
      </w:r>
      <w:r>
        <w:t xml:space="preserve">, </w:t>
      </w:r>
      <w:r w:rsidR="0016346F">
        <w:t>three</w:t>
      </w:r>
      <w:r w:rsidR="00E37944">
        <w:t xml:space="preserve"> </w:t>
      </w:r>
      <w:r>
        <w:t>ligands</w:t>
      </w:r>
      <w:r w:rsidR="00E37944">
        <w:t xml:space="preserve"> containing imidazole units</w:t>
      </w:r>
      <w:r w:rsidR="00B325DA">
        <w:t>,</w:t>
      </w:r>
      <w:r w:rsidR="009F6837">
        <w:t xml:space="preserve"> </w:t>
      </w:r>
      <w:r>
        <w:t>2-methylimidazole</w:t>
      </w:r>
      <w:r w:rsidR="00A32A18">
        <w:t xml:space="preserve"> (</w:t>
      </w:r>
      <w:r w:rsidR="00AB1AED">
        <w:t>4</w:t>
      </w:r>
      <w:r w:rsidR="00A32A18">
        <w:t>)</w:t>
      </w:r>
      <w:r w:rsidR="00B325DA">
        <w:t xml:space="preserve">, </w:t>
      </w:r>
      <w:r>
        <w:t>imidazole</w:t>
      </w:r>
      <w:r w:rsidR="00A32A18">
        <w:t xml:space="preserve"> (</w:t>
      </w:r>
      <w:r w:rsidR="00AB1AED">
        <w:t>15</w:t>
      </w:r>
      <w:r w:rsidR="00A32A18">
        <w:t>)</w:t>
      </w:r>
      <w:r>
        <w:t xml:space="preserve">, </w:t>
      </w:r>
      <w:r w:rsidR="0043658D">
        <w:t xml:space="preserve">and </w:t>
      </w:r>
      <w:r>
        <w:t>2,6-dichloropurine</w:t>
      </w:r>
      <w:r w:rsidR="00A32A18">
        <w:t xml:space="preserve"> (</w:t>
      </w:r>
      <w:r w:rsidR="00AB1AED">
        <w:t>24</w:t>
      </w:r>
      <w:r w:rsidR="00A32A18">
        <w:t>)</w:t>
      </w:r>
      <w:r>
        <w:rPr>
          <w:rFonts w:eastAsia="Aptos" w:cs="Arial"/>
        </w:rPr>
        <w:t>,</w:t>
      </w:r>
      <w:r w:rsidR="00812652">
        <w:t xml:space="preserve"> </w:t>
      </w:r>
      <w:r>
        <w:t xml:space="preserve">were selected for experimental rate </w:t>
      </w:r>
      <w:r w:rsidR="00A32A18">
        <w:t>determination</w:t>
      </w:r>
      <w:r>
        <w:t xml:space="preserve">. </w:t>
      </w:r>
      <w:r w:rsidR="001B1771">
        <w:t xml:space="preserve">These </w:t>
      </w:r>
      <w:r w:rsidR="0043658D">
        <w:t xml:space="preserve">ligands </w:t>
      </w:r>
      <w:r w:rsidR="001B1771">
        <w:t xml:space="preserve">were chosen </w:t>
      </w:r>
      <w:r w:rsidR="00E37944">
        <w:t>because they represent the full</w:t>
      </w:r>
      <w:r w:rsidR="001B1771">
        <w:t xml:space="preserve"> range of </w:t>
      </w:r>
      <w:r w:rsidR="00E37944">
        <w:t xml:space="preserve">predicted </w:t>
      </w:r>
      <w:r w:rsidR="008217B0" w:rsidRPr="00E0012E">
        <w:rPr>
          <w:i/>
          <w:iCs/>
        </w:rPr>
        <w:t>k</w:t>
      </w:r>
      <w:r w:rsidR="008217B0" w:rsidRPr="008217B0">
        <w:rPr>
          <w:vertAlign w:val="subscript"/>
        </w:rPr>
        <w:t>int</w:t>
      </w:r>
      <w:r w:rsidR="008217B0">
        <w:t xml:space="preserve"> for the </w:t>
      </w:r>
      <w:r w:rsidR="00F57B2C">
        <w:t xml:space="preserve">modeled ligands. </w:t>
      </w:r>
      <w:r>
        <w:t xml:space="preserve">Their </w:t>
      </w:r>
      <w:r w:rsidR="00E37944">
        <w:t xml:space="preserve">relative </w:t>
      </w:r>
      <w:r>
        <w:t xml:space="preserve">observed rates, </w:t>
      </w:r>
      <w:r w:rsidR="00CC7BAB">
        <w:t>adjusted</w:t>
      </w:r>
      <w:r>
        <w:t xml:space="preserve"> to intrinsic</w:t>
      </w:r>
      <w:r w:rsidR="00A17996">
        <w:t xml:space="preserve"> rate</w:t>
      </w:r>
      <w:r>
        <w:t xml:space="preserve"> constants</w:t>
      </w:r>
      <w:r>
        <w:rPr>
          <w:rFonts w:eastAsia="Aptos" w:cs="Arial"/>
        </w:rPr>
        <w:t xml:space="preserve">, </w:t>
      </w:r>
      <w:r w:rsidR="009F7108">
        <w:t>precisely</w:t>
      </w:r>
      <w:r w:rsidR="004C067A">
        <w:t xml:space="preserve"> </w:t>
      </w:r>
      <w:r>
        <w:t xml:space="preserve">matched the order </w:t>
      </w:r>
      <w:r w:rsidR="00E37944">
        <w:t xml:space="preserve">predicted by the model </w:t>
      </w:r>
      <w:r>
        <w:t xml:space="preserve">(Table </w:t>
      </w:r>
      <w:r w:rsidR="00990CAA">
        <w:t>2</w:t>
      </w:r>
      <w:r>
        <w:t>)</w:t>
      </w:r>
      <w:r w:rsidR="00F63C7B">
        <w:t xml:space="preserve">. </w:t>
      </w:r>
      <w:r w:rsidR="00F57B2C">
        <w:t>These results confirm</w:t>
      </w:r>
      <w:r>
        <w:t xml:space="preserve"> the</w:t>
      </w:r>
      <w:r w:rsidR="00E37944">
        <w:t xml:space="preserve"> correlation of the catalytic rates to the carbonate binding energy for complexes of these monodentate ligands</w:t>
      </w:r>
      <w:del w:id="347" w:author="Thomas Quaid" w:date="2026-01-31T14:39:00Z" w16du:dateUtc="2026-01-31T22:39:00Z">
        <w:r>
          <w:delText xml:space="preserve"> </w:delText>
        </w:r>
        <w:r w:rsidRPr="00687E32">
          <w:rPr>
            <w:strike/>
          </w:rPr>
          <w:delText>portability of the DFT</w:delText>
        </w:r>
        <w:r w:rsidR="00B74F30" w:rsidRPr="00687E32">
          <w:rPr>
            <w:strike/>
          </w:rPr>
          <w:delText>-</w:delText>
        </w:r>
        <w:r w:rsidRPr="00687E32">
          <w:rPr>
            <w:i/>
            <w:iCs/>
            <w:strike/>
          </w:rPr>
          <w:delText>k</w:delText>
        </w:r>
        <w:r w:rsidRPr="00687E32">
          <w:rPr>
            <w:strike/>
            <w:vertAlign w:val="subscript"/>
          </w:rPr>
          <w:delText>int</w:delText>
        </w:r>
        <w:r w:rsidRPr="00687E32">
          <w:rPr>
            <w:strike/>
          </w:rPr>
          <w:delText xml:space="preserve"> </w:delText>
        </w:r>
        <w:r w:rsidR="004A2898" w:rsidRPr="00687E32">
          <w:rPr>
            <w:strike/>
          </w:rPr>
          <w:delText xml:space="preserve">procedure </w:delText>
        </w:r>
        <w:r w:rsidRPr="00687E32">
          <w:rPr>
            <w:strike/>
          </w:rPr>
          <w:delText xml:space="preserve">in structurally distinct </w:delText>
        </w:r>
        <w:r w:rsidR="003C2121" w:rsidRPr="00687E32">
          <w:rPr>
            <w:strike/>
          </w:rPr>
          <w:delText>mono</w:delText>
        </w:r>
        <w:r w:rsidRPr="00687E32">
          <w:rPr>
            <w:strike/>
          </w:rPr>
          <w:delText>dentate systems</w:delText>
        </w:r>
      </w:del>
      <w:r w:rsidR="00C07619">
        <w:t>.</w:t>
      </w:r>
    </w:p>
    <w:p w14:paraId="7905471F" w14:textId="77777777" w:rsidR="00FF07E0" w:rsidRDefault="00FF07E0" w:rsidP="00FF73FB">
      <w:pPr>
        <w:spacing w:line="360" w:lineRule="auto"/>
        <w:jc w:val="both"/>
      </w:pPr>
    </w:p>
    <w:p w14:paraId="5A8669F2" w14:textId="43B3D0B5" w:rsidR="00FF07E0" w:rsidRPr="00C62EB5" w:rsidRDefault="00B662DF" w:rsidP="00C62EB5">
      <w:pPr>
        <w:pStyle w:val="Caption"/>
        <w:keepNext/>
        <w:spacing w:line="360" w:lineRule="auto"/>
        <w:rPr>
          <w:i w:val="0"/>
          <w:iCs w:val="0"/>
          <w:sz w:val="24"/>
          <w:szCs w:val="24"/>
        </w:rPr>
      </w:pPr>
      <w:r w:rsidRPr="00C62EB5">
        <w:rPr>
          <w:i w:val="0"/>
          <w:iCs w:val="0"/>
          <w:sz w:val="24"/>
          <w:szCs w:val="24"/>
        </w:rPr>
        <w:t xml:space="preserve">Table </w:t>
      </w:r>
      <w:r w:rsidR="00A94985">
        <w:rPr>
          <w:i w:val="0"/>
          <w:iCs w:val="0"/>
          <w:sz w:val="24"/>
          <w:szCs w:val="24"/>
        </w:rPr>
        <w:t>2</w:t>
      </w:r>
      <w:r w:rsidR="00261A16" w:rsidRPr="00C62EB5">
        <w:rPr>
          <w:i w:val="0"/>
          <w:iCs w:val="0"/>
          <w:sz w:val="24"/>
          <w:szCs w:val="24"/>
        </w:rPr>
        <w:t>.</w:t>
      </w:r>
      <w:r w:rsidRPr="00C62EB5">
        <w:rPr>
          <w:i w:val="0"/>
          <w:iCs w:val="0"/>
          <w:sz w:val="24"/>
          <w:szCs w:val="24"/>
        </w:rPr>
        <w:t xml:space="preserve"> </w:t>
      </w:r>
      <w:r w:rsidR="00A32A18">
        <w:rPr>
          <w:i w:val="0"/>
          <w:iCs w:val="0"/>
          <w:sz w:val="24"/>
          <w:szCs w:val="24"/>
        </w:rPr>
        <w:t>Measur</w:t>
      </w:r>
      <w:r w:rsidR="00A32A18" w:rsidRPr="00C62EB5">
        <w:rPr>
          <w:i w:val="0"/>
          <w:iCs w:val="0"/>
          <w:sz w:val="24"/>
          <w:szCs w:val="24"/>
        </w:rPr>
        <w:t xml:space="preserve">ed </w:t>
      </w:r>
      <w:r w:rsidR="00536627" w:rsidRPr="00C62EB5">
        <w:rPr>
          <w:i w:val="0"/>
          <w:iCs w:val="0"/>
          <w:sz w:val="24"/>
          <w:szCs w:val="24"/>
        </w:rPr>
        <w:t>rate constants (</w:t>
      </w:r>
      <w:r w:rsidR="00536627" w:rsidRPr="00083B8F">
        <w:rPr>
          <w:sz w:val="24"/>
          <w:szCs w:val="24"/>
        </w:rPr>
        <w:t>k</w:t>
      </w:r>
      <w:r w:rsidR="00536627" w:rsidRPr="00C62EB5">
        <w:rPr>
          <w:i w:val="0"/>
          <w:iCs w:val="0"/>
          <w:sz w:val="24"/>
          <w:szCs w:val="24"/>
          <w:vertAlign w:val="subscript"/>
        </w:rPr>
        <w:t>obs</w:t>
      </w:r>
      <w:r w:rsidR="00D43A70">
        <w:rPr>
          <w:i w:val="0"/>
          <w:iCs w:val="0"/>
          <w:sz w:val="24"/>
          <w:szCs w:val="24"/>
          <w:vertAlign w:val="subscript"/>
        </w:rPr>
        <w:t xml:space="preserve"> </w:t>
      </w:r>
      <w:r w:rsidR="00D43A70" w:rsidRPr="00C62EB5">
        <w:rPr>
          <w:i w:val="0"/>
          <w:iCs w:val="0"/>
          <w:sz w:val="24"/>
          <w:szCs w:val="24"/>
        </w:rPr>
        <w:t>M⁻¹ s⁻¹</w:t>
      </w:r>
      <w:r w:rsidR="00536627" w:rsidRPr="00C62EB5">
        <w:rPr>
          <w:i w:val="0"/>
          <w:iCs w:val="0"/>
          <w:sz w:val="24"/>
          <w:szCs w:val="24"/>
        </w:rPr>
        <w:t xml:space="preserve">), </w:t>
      </w:r>
      <w:r w:rsidR="00A32A18">
        <w:rPr>
          <w:i w:val="0"/>
          <w:iCs w:val="0"/>
          <w:sz w:val="24"/>
          <w:szCs w:val="24"/>
        </w:rPr>
        <w:t xml:space="preserve">calculated </w:t>
      </w:r>
      <w:r w:rsidR="00F04DD5">
        <w:rPr>
          <w:i w:val="0"/>
          <w:iCs w:val="0"/>
          <w:sz w:val="24"/>
          <w:szCs w:val="24"/>
        </w:rPr>
        <w:t xml:space="preserve">experimental </w:t>
      </w:r>
      <w:r w:rsidR="00536627" w:rsidRPr="00C62EB5">
        <w:rPr>
          <w:i w:val="0"/>
          <w:iCs w:val="0"/>
          <w:sz w:val="24"/>
          <w:szCs w:val="24"/>
        </w:rPr>
        <w:t>intercepts</w:t>
      </w:r>
      <w:r w:rsidR="00A32A18">
        <w:rPr>
          <w:i w:val="0"/>
          <w:iCs w:val="0"/>
          <w:sz w:val="24"/>
          <w:szCs w:val="24"/>
        </w:rPr>
        <w:t>,</w:t>
      </w:r>
      <w:r w:rsidR="00536627" w:rsidRPr="00C62EB5">
        <w:rPr>
          <w:i w:val="0"/>
          <w:iCs w:val="0"/>
          <w:sz w:val="24"/>
          <w:szCs w:val="24"/>
        </w:rPr>
        <w:t xml:space="preserve"> </w:t>
      </w:r>
      <w:r w:rsidR="00AB1AED">
        <w:rPr>
          <w:i w:val="0"/>
          <w:iCs w:val="0"/>
          <w:sz w:val="24"/>
          <w:szCs w:val="24"/>
        </w:rPr>
        <w:t xml:space="preserve">and </w:t>
      </w:r>
      <w:r w:rsidR="00A32A18">
        <w:rPr>
          <w:i w:val="0"/>
          <w:iCs w:val="0"/>
          <w:sz w:val="24"/>
          <w:szCs w:val="24"/>
        </w:rPr>
        <w:t xml:space="preserve">predicted </w:t>
      </w:r>
      <w:r w:rsidR="00536627" w:rsidRPr="00C62EB5">
        <w:rPr>
          <w:i w:val="0"/>
          <w:iCs w:val="0"/>
          <w:sz w:val="24"/>
          <w:szCs w:val="24"/>
        </w:rPr>
        <w:t xml:space="preserve">intrinsic rate constants </w:t>
      </w:r>
      <w:r w:rsidR="00F04DD5">
        <w:rPr>
          <w:i w:val="0"/>
          <w:iCs w:val="0"/>
          <w:sz w:val="24"/>
          <w:szCs w:val="24"/>
        </w:rPr>
        <w:t xml:space="preserve">with speciation correction </w:t>
      </w:r>
      <w:r w:rsidR="00536627" w:rsidRPr="00C62EB5">
        <w:rPr>
          <w:i w:val="0"/>
          <w:iCs w:val="0"/>
          <w:sz w:val="24"/>
          <w:szCs w:val="24"/>
        </w:rPr>
        <w:t>(</w:t>
      </w:r>
      <w:r w:rsidR="005B0A94" w:rsidRPr="00083B8F">
        <w:rPr>
          <w:color w:val="000000"/>
          <w:sz w:val="24"/>
          <w:szCs w:val="24"/>
        </w:rPr>
        <w:t>k</w:t>
      </w:r>
      <w:r w:rsidR="005B0A94" w:rsidRPr="00C62EB5">
        <w:rPr>
          <w:i w:val="0"/>
          <w:iCs w:val="0"/>
          <w:color w:val="000000"/>
          <w:sz w:val="24"/>
          <w:szCs w:val="24"/>
          <w:vertAlign w:val="subscript"/>
        </w:rPr>
        <w:t>int,pred,speciation</w:t>
      </w:r>
      <w:r w:rsidR="00C217E1">
        <w:rPr>
          <w:i w:val="0"/>
          <w:iCs w:val="0"/>
          <w:color w:val="000000"/>
          <w:sz w:val="24"/>
          <w:szCs w:val="24"/>
          <w:vertAlign w:val="subscript"/>
        </w:rPr>
        <w:t xml:space="preserve"> </w:t>
      </w:r>
      <w:r w:rsidR="005B0A94" w:rsidRPr="00C62EB5">
        <w:rPr>
          <w:i w:val="0"/>
          <w:iCs w:val="0"/>
          <w:color w:val="000000"/>
          <w:sz w:val="24"/>
          <w:szCs w:val="24"/>
          <w:vertAlign w:val="subscript"/>
        </w:rPr>
        <w:t xml:space="preserve">corrected </w:t>
      </w:r>
      <w:r w:rsidR="001E067F" w:rsidRPr="00C62EB5">
        <w:rPr>
          <w:i w:val="0"/>
          <w:iCs w:val="0"/>
          <w:sz w:val="24"/>
          <w:szCs w:val="24"/>
        </w:rPr>
        <w:t>M⁻¹ s⁻¹</w:t>
      </w:r>
      <w:r w:rsidR="00536627" w:rsidRPr="00C62EB5">
        <w:rPr>
          <w:i w:val="0"/>
          <w:iCs w:val="0"/>
          <w:sz w:val="24"/>
          <w:szCs w:val="24"/>
        </w:rPr>
        <w:t xml:space="preserve">) for </w:t>
      </w:r>
      <w:r w:rsidR="000E3751">
        <w:rPr>
          <w:i w:val="0"/>
          <w:iCs w:val="0"/>
          <w:sz w:val="24"/>
          <w:szCs w:val="24"/>
        </w:rPr>
        <w:t>three</w:t>
      </w:r>
      <w:r w:rsidR="000E3751" w:rsidRPr="00C62EB5">
        <w:rPr>
          <w:i w:val="0"/>
          <w:iCs w:val="0"/>
          <w:sz w:val="24"/>
          <w:szCs w:val="24"/>
        </w:rPr>
        <w:t xml:space="preserve"> </w:t>
      </w:r>
      <w:r w:rsidR="00536627" w:rsidRPr="00C62EB5">
        <w:rPr>
          <w:i w:val="0"/>
          <w:iCs w:val="0"/>
          <w:sz w:val="24"/>
          <w:szCs w:val="24"/>
        </w:rPr>
        <w:t xml:space="preserve">CHEMBL‑sourced </w:t>
      </w:r>
      <w:r w:rsidR="008437CF">
        <w:rPr>
          <w:i w:val="0"/>
          <w:iCs w:val="0"/>
          <w:sz w:val="24"/>
          <w:szCs w:val="24"/>
        </w:rPr>
        <w:t>monodentate</w:t>
      </w:r>
      <w:r w:rsidR="00536627" w:rsidRPr="00C62EB5">
        <w:rPr>
          <w:i w:val="0"/>
          <w:iCs w:val="0"/>
          <w:sz w:val="24"/>
          <w:szCs w:val="24"/>
        </w:rPr>
        <w:t xml:space="preserve"> ligands </w:t>
      </w:r>
      <w:r w:rsidR="000E3751">
        <w:rPr>
          <w:i w:val="0"/>
          <w:iCs w:val="0"/>
          <w:sz w:val="24"/>
          <w:szCs w:val="24"/>
        </w:rPr>
        <w:t xml:space="preserve">and </w:t>
      </w:r>
      <w:r w:rsidR="007663AC" w:rsidRPr="00C62EB5">
        <w:rPr>
          <w:i w:val="0"/>
          <w:iCs w:val="0"/>
          <w:sz w:val="24"/>
          <w:szCs w:val="24"/>
        </w:rPr>
        <w:t>1‑methyl imidazole</w:t>
      </w:r>
      <w:r w:rsidR="007663AC">
        <w:rPr>
          <w:i w:val="0"/>
          <w:iCs w:val="0"/>
          <w:sz w:val="40"/>
          <w:szCs w:val="40"/>
        </w:rPr>
        <w:t xml:space="preserve"> </w:t>
      </w:r>
      <w:r w:rsidR="007663AC">
        <w:rPr>
          <w:i w:val="0"/>
          <w:iCs w:val="0"/>
          <w:sz w:val="24"/>
          <w:szCs w:val="24"/>
        </w:rPr>
        <w:t xml:space="preserve">for literature comparison </w:t>
      </w:r>
      <w:r w:rsidR="007663AC">
        <w:rPr>
          <w:i w:val="0"/>
          <w:iCs w:val="0"/>
          <w:sz w:val="24"/>
          <w:szCs w:val="24"/>
        </w:rPr>
        <w:lastRenderedPageBreak/>
        <w:t>(</w:t>
      </w:r>
      <w:r w:rsidR="00536627" w:rsidRPr="00C62EB5">
        <w:rPr>
          <w:i w:val="0"/>
          <w:iCs w:val="0"/>
          <w:sz w:val="24"/>
          <w:szCs w:val="24"/>
        </w:rPr>
        <w:t>evaluated at a 4:1 ligand‑to‑zinc ratio and pH 9</w:t>
      </w:r>
      <w:r w:rsidR="00AB1AED">
        <w:rPr>
          <w:i w:val="0"/>
          <w:iCs w:val="0"/>
          <w:sz w:val="24"/>
          <w:szCs w:val="24"/>
        </w:rPr>
        <w:t>)</w:t>
      </w:r>
      <w:r w:rsidR="00536627" w:rsidRPr="00C62EB5">
        <w:rPr>
          <w:i w:val="0"/>
          <w:iCs w:val="0"/>
          <w:sz w:val="24"/>
          <w:szCs w:val="24"/>
        </w:rPr>
        <w:t>. Predicted intrinsic rate constant values (</w:t>
      </w:r>
      <w:r w:rsidR="00536627" w:rsidRPr="00083B8F">
        <w:rPr>
          <w:sz w:val="24"/>
          <w:szCs w:val="24"/>
        </w:rPr>
        <w:t>k</w:t>
      </w:r>
      <w:r w:rsidR="00536627" w:rsidRPr="00C62EB5">
        <w:rPr>
          <w:i w:val="0"/>
          <w:iCs w:val="0"/>
          <w:sz w:val="24"/>
          <w:szCs w:val="24"/>
          <w:vertAlign w:val="subscript"/>
        </w:rPr>
        <w:t>int,pred</w:t>
      </w:r>
      <w:r w:rsidR="001E067F">
        <w:rPr>
          <w:i w:val="0"/>
          <w:iCs w:val="0"/>
          <w:sz w:val="24"/>
          <w:szCs w:val="24"/>
          <w:vertAlign w:val="subscript"/>
        </w:rPr>
        <w:t xml:space="preserve"> </w:t>
      </w:r>
      <w:r w:rsidR="001E067F" w:rsidRPr="00C62EB5">
        <w:rPr>
          <w:i w:val="0"/>
          <w:iCs w:val="0"/>
          <w:sz w:val="24"/>
          <w:szCs w:val="24"/>
        </w:rPr>
        <w:t>M⁻¹ s⁻¹</w:t>
      </w:r>
      <w:r w:rsidR="00536627" w:rsidRPr="00C62EB5">
        <w:rPr>
          <w:i w:val="0"/>
          <w:iCs w:val="0"/>
          <w:sz w:val="24"/>
          <w:szCs w:val="24"/>
        </w:rPr>
        <w:t xml:space="preserve">) were obtained by computing zinc–bicarbonate binding energies using the validated computational protocol and converting them via the linear fit established in </w:t>
      </w:r>
      <w:r w:rsidR="00AB1AED">
        <w:rPr>
          <w:i w:val="0"/>
          <w:iCs w:val="0"/>
          <w:sz w:val="24"/>
          <w:szCs w:val="24"/>
        </w:rPr>
        <w:t>F</w:t>
      </w:r>
      <w:r w:rsidR="001E067F">
        <w:rPr>
          <w:i w:val="0"/>
          <w:iCs w:val="0"/>
          <w:sz w:val="24"/>
          <w:szCs w:val="24"/>
        </w:rPr>
        <w:t>igure 2</w:t>
      </w:r>
      <w:r w:rsidR="00536627" w:rsidRPr="00C62EB5">
        <w:rPr>
          <w:i w:val="0"/>
          <w:iCs w:val="0"/>
          <w:sz w:val="24"/>
          <w:szCs w:val="24"/>
        </w:rPr>
        <w:t>. The ranking of experimental rates matches the predicted order, yielding R² = 0.83 across the set. Intercepts reflect the extrapolated uncatalyzed rate, consistent with literature baselines for p</w:t>
      </w:r>
      <w:r w:rsidR="00536627" w:rsidRPr="002F532C">
        <w:rPr>
          <w:i w:val="0"/>
          <w:iCs w:val="0"/>
          <w:sz w:val="24"/>
          <w:szCs w:val="24"/>
        </w:rPr>
        <w:t>H</w:t>
      </w:r>
      <w:r w:rsidR="00536627" w:rsidRPr="00C62EB5">
        <w:rPr>
          <w:i w:val="0"/>
          <w:iCs w:val="0"/>
          <w:sz w:val="24"/>
          <w:szCs w:val="24"/>
        </w:rPr>
        <w:t> 9 under comparable CO₂ saturation.</w:t>
      </w:r>
    </w:p>
    <w:tbl>
      <w:tblPr>
        <w:tblStyle w:val="Table"/>
        <w:tblW w:w="7560" w:type="dxa"/>
        <w:jc w:val="center"/>
        <w:tblLook w:val="0020" w:firstRow="1" w:lastRow="0" w:firstColumn="0" w:lastColumn="0" w:noHBand="0" w:noVBand="0"/>
      </w:tblPr>
      <w:tblGrid>
        <w:gridCol w:w="1778"/>
        <w:gridCol w:w="1372"/>
        <w:gridCol w:w="1340"/>
        <w:gridCol w:w="1810"/>
        <w:gridCol w:w="1260"/>
      </w:tblGrid>
      <w:tr w:rsidR="00834B04" w:rsidRPr="00ED38D7" w14:paraId="68A44B69" w14:textId="77777777" w:rsidTr="00834B04">
        <w:trPr>
          <w:cnfStyle w:val="100000000000" w:firstRow="1" w:lastRow="0" w:firstColumn="0" w:lastColumn="0" w:oddVBand="0" w:evenVBand="0" w:oddHBand="0" w:evenHBand="0" w:firstRowFirstColumn="0" w:firstRowLastColumn="0" w:lastRowFirstColumn="0" w:lastRowLastColumn="0"/>
          <w:trHeight w:val="452"/>
          <w:tblHeader/>
          <w:jc w:val="center"/>
        </w:trPr>
        <w:tc>
          <w:tcPr>
            <w:tcW w:w="0" w:type="auto"/>
          </w:tcPr>
          <w:p w14:paraId="2B5ADC4D" w14:textId="77777777" w:rsidR="005C786B" w:rsidRPr="00ED38D7" w:rsidRDefault="005C786B" w:rsidP="005C786B">
            <w:pPr>
              <w:pStyle w:val="Compact"/>
              <w:rPr>
                <w:rFonts w:ascii="Times New Roman" w:hAnsi="Times New Roman"/>
              </w:rPr>
            </w:pPr>
            <w:r w:rsidRPr="00ED38D7">
              <w:rPr>
                <w:rFonts w:ascii="Times New Roman" w:hAnsi="Times New Roman"/>
              </w:rPr>
              <w:t>Ligand</w:t>
            </w:r>
          </w:p>
        </w:tc>
        <w:tc>
          <w:tcPr>
            <w:tcW w:w="1372" w:type="dxa"/>
          </w:tcPr>
          <w:p w14:paraId="57C242FF" w14:textId="7F320867" w:rsidR="005C786B" w:rsidRPr="00B044E2" w:rsidRDefault="005C786B" w:rsidP="005C786B">
            <w:pPr>
              <w:pStyle w:val="Compact"/>
              <w:rPr>
                <w:rFonts w:ascii="Times New Roman" w:hAnsi="Times New Roman"/>
              </w:rPr>
            </w:pPr>
            <w:r w:rsidRPr="00083B8F">
              <w:rPr>
                <w:rFonts w:ascii="Times New Roman" w:hAnsi="Times New Roman"/>
                <w:i/>
                <w:iCs/>
              </w:rPr>
              <w:t>k</w:t>
            </w:r>
            <w:r w:rsidRPr="00B044E2">
              <w:rPr>
                <w:rFonts w:ascii="Times New Roman" w:hAnsi="Times New Roman"/>
                <w:vertAlign w:val="subscript"/>
              </w:rPr>
              <w:t>obs</w:t>
            </w:r>
            <w:r w:rsidRPr="00B044E2">
              <w:rPr>
                <w:rFonts w:ascii="Times New Roman" w:hAnsi="Times New Roman"/>
              </w:rPr>
              <w:t xml:space="preserve"> </w:t>
            </w:r>
            <w:r>
              <w:rPr>
                <w:rFonts w:ascii="Times New Roman" w:hAnsi="Times New Roman"/>
              </w:rPr>
              <w:t>(</w:t>
            </w:r>
            <w:r w:rsidRPr="00C62EB5">
              <w:rPr>
                <w:rFonts w:ascii="Times New Roman" w:hAnsi="Times New Roman"/>
                <w:iCs/>
              </w:rPr>
              <w:t>M⁻¹ s⁻¹</w:t>
            </w:r>
            <w:r>
              <w:rPr>
                <w:rFonts w:ascii="Times New Roman" w:hAnsi="Times New Roman"/>
                <w:iCs/>
              </w:rPr>
              <w:t>)</w:t>
            </w:r>
          </w:p>
        </w:tc>
        <w:tc>
          <w:tcPr>
            <w:tcW w:w="1340" w:type="dxa"/>
          </w:tcPr>
          <w:p w14:paraId="52912659" w14:textId="0B4E28E2" w:rsidR="005C786B" w:rsidRPr="00ED38D7" w:rsidRDefault="005C786B" w:rsidP="005C786B">
            <w:pPr>
              <w:pStyle w:val="Compact"/>
              <w:rPr>
                <w:rFonts w:ascii="Times New Roman" w:hAnsi="Times New Roman"/>
              </w:rPr>
            </w:pPr>
            <w:r>
              <w:rPr>
                <w:rFonts w:ascii="Times New Roman" w:hAnsi="Times New Roman"/>
              </w:rPr>
              <w:t>I</w:t>
            </w:r>
            <w:r w:rsidRPr="00ED38D7">
              <w:rPr>
                <w:rFonts w:ascii="Times New Roman" w:hAnsi="Times New Roman"/>
              </w:rPr>
              <w:t>ntercept</w:t>
            </w:r>
            <w:r>
              <w:rPr>
                <w:rFonts w:ascii="Times New Roman" w:hAnsi="Times New Roman"/>
              </w:rPr>
              <w:t xml:space="preserve"> (</w:t>
            </w:r>
            <w:r w:rsidRPr="0060272C">
              <w:rPr>
                <w:rFonts w:ascii="Times New Roman" w:hAnsi="Times New Roman"/>
                <w:iCs/>
              </w:rPr>
              <w:t>s⁻¹</w:t>
            </w:r>
            <w:r>
              <w:rPr>
                <w:rFonts w:ascii="Times New Roman" w:hAnsi="Times New Roman"/>
                <w:iCs/>
              </w:rPr>
              <w:t>)</w:t>
            </w:r>
          </w:p>
        </w:tc>
        <w:tc>
          <w:tcPr>
            <w:tcW w:w="1810" w:type="dxa"/>
            <w:vAlign w:val="center"/>
          </w:tcPr>
          <w:p w14:paraId="25790BE3" w14:textId="44F5636F" w:rsidR="005C786B" w:rsidRPr="00C62EB5" w:rsidRDefault="005C786B" w:rsidP="005C786B">
            <w:pPr>
              <w:pStyle w:val="Compact"/>
              <w:rPr>
                <w:rFonts w:ascii="Times New Roman" w:hAnsi="Times New Roman"/>
                <w:sz w:val="24"/>
                <w:szCs w:val="24"/>
              </w:rPr>
            </w:pPr>
            <w:r w:rsidRPr="00083B8F">
              <w:rPr>
                <w:rFonts w:ascii="Times New Roman" w:hAnsi="Times New Roman"/>
                <w:i/>
                <w:iCs/>
                <w:color w:val="000000"/>
              </w:rPr>
              <w:t>k</w:t>
            </w:r>
            <w:r w:rsidRPr="00C62EB5">
              <w:rPr>
                <w:rFonts w:ascii="Times New Roman" w:hAnsi="Times New Roman"/>
                <w:color w:val="000000"/>
                <w:vertAlign w:val="subscript"/>
              </w:rPr>
              <w:t xml:space="preserve">int,pred,speciation corrected </w:t>
            </w:r>
            <w:r w:rsidRPr="00C62EB5">
              <w:rPr>
                <w:rFonts w:ascii="Times New Roman" w:hAnsi="Times New Roman"/>
                <w:color w:val="000000"/>
              </w:rPr>
              <w:t>(M⁻¹ s⁻¹)</w:t>
            </w:r>
          </w:p>
        </w:tc>
        <w:tc>
          <w:tcPr>
            <w:tcW w:w="1260" w:type="dxa"/>
          </w:tcPr>
          <w:p w14:paraId="2FC9B7FE" w14:textId="5A50C152" w:rsidR="005C786B" w:rsidRPr="00B044E2" w:rsidRDefault="005C786B" w:rsidP="005C786B">
            <w:pPr>
              <w:pStyle w:val="Compact"/>
              <w:rPr>
                <w:rFonts w:ascii="Times New Roman" w:hAnsi="Times New Roman"/>
              </w:rPr>
            </w:pPr>
            <w:r w:rsidRPr="00083B8F">
              <w:rPr>
                <w:rFonts w:ascii="Times New Roman" w:hAnsi="Times New Roman"/>
                <w:i/>
                <w:iCs/>
              </w:rPr>
              <w:t>k</w:t>
            </w:r>
            <w:r w:rsidRPr="004D66A3">
              <w:rPr>
                <w:rFonts w:ascii="Times New Roman" w:hAnsi="Times New Roman"/>
                <w:vertAlign w:val="subscript"/>
              </w:rPr>
              <w:t>int,pred</w:t>
            </w:r>
            <w:r>
              <w:rPr>
                <w:rFonts w:ascii="Times New Roman" w:hAnsi="Times New Roman"/>
                <w:vertAlign w:val="subscript"/>
              </w:rPr>
              <w:t xml:space="preserve"> </w:t>
            </w:r>
            <w:r w:rsidRPr="00C62EB5">
              <w:rPr>
                <w:rFonts w:ascii="Times New Roman" w:hAnsi="Times New Roman"/>
              </w:rPr>
              <w:t>(</w:t>
            </w:r>
            <w:r w:rsidRPr="0060272C">
              <w:rPr>
                <w:rFonts w:ascii="Times New Roman" w:hAnsi="Times New Roman"/>
                <w:iCs/>
              </w:rPr>
              <w:t>M⁻¹ s⁻¹</w:t>
            </w:r>
            <w:r>
              <w:rPr>
                <w:rFonts w:ascii="Times New Roman" w:hAnsi="Times New Roman"/>
                <w:iCs/>
              </w:rPr>
              <w:t>)</w:t>
            </w:r>
          </w:p>
        </w:tc>
      </w:tr>
      <w:tr w:rsidR="00834B04" w:rsidRPr="00ED38D7" w14:paraId="6FBCFF88" w14:textId="77777777" w:rsidTr="00834B04">
        <w:trPr>
          <w:trHeight w:val="261"/>
          <w:jc w:val="center"/>
        </w:trPr>
        <w:tc>
          <w:tcPr>
            <w:tcW w:w="0" w:type="auto"/>
          </w:tcPr>
          <w:p w14:paraId="01EDE792" w14:textId="77777777" w:rsidR="005C786B" w:rsidRPr="00ED38D7" w:rsidRDefault="005C786B" w:rsidP="005C786B">
            <w:pPr>
              <w:pStyle w:val="Compact"/>
              <w:rPr>
                <w:rFonts w:ascii="Times New Roman" w:hAnsi="Times New Roman"/>
              </w:rPr>
            </w:pPr>
            <w:r w:rsidRPr="00ED38D7">
              <w:rPr>
                <w:rFonts w:ascii="Times New Roman" w:hAnsi="Times New Roman"/>
              </w:rPr>
              <w:t>2‑methyl imidazole</w:t>
            </w:r>
          </w:p>
        </w:tc>
        <w:tc>
          <w:tcPr>
            <w:tcW w:w="1372" w:type="dxa"/>
          </w:tcPr>
          <w:p w14:paraId="1ED97926" w14:textId="77777777" w:rsidR="005C786B" w:rsidRPr="00ED38D7" w:rsidRDefault="005C786B" w:rsidP="005C786B">
            <w:pPr>
              <w:pStyle w:val="Compact"/>
              <w:rPr>
                <w:rFonts w:ascii="Times New Roman" w:hAnsi="Times New Roman"/>
              </w:rPr>
            </w:pPr>
            <w:r w:rsidRPr="00ED38D7">
              <w:rPr>
                <w:rFonts w:ascii="Times New Roman" w:hAnsi="Times New Roman"/>
              </w:rPr>
              <w:t>54 ± 8</w:t>
            </w:r>
          </w:p>
        </w:tc>
        <w:tc>
          <w:tcPr>
            <w:tcW w:w="1340" w:type="dxa"/>
          </w:tcPr>
          <w:p w14:paraId="1809679F" w14:textId="77777777" w:rsidR="005C786B" w:rsidRPr="00ED38D7" w:rsidRDefault="005C786B" w:rsidP="005C786B">
            <w:pPr>
              <w:pStyle w:val="Compact"/>
              <w:rPr>
                <w:rFonts w:ascii="Times New Roman" w:hAnsi="Times New Roman"/>
              </w:rPr>
            </w:pPr>
            <w:r w:rsidRPr="00ED38D7">
              <w:rPr>
                <w:rFonts w:ascii="Times New Roman" w:hAnsi="Times New Roman"/>
              </w:rPr>
              <w:t>0.18 ± 0.02</w:t>
            </w:r>
          </w:p>
        </w:tc>
        <w:tc>
          <w:tcPr>
            <w:tcW w:w="1810" w:type="dxa"/>
            <w:vAlign w:val="bottom"/>
          </w:tcPr>
          <w:p w14:paraId="3BD90DD0" w14:textId="14F46A79" w:rsidR="005C786B" w:rsidRPr="003A2C3B" w:rsidRDefault="005C786B" w:rsidP="005C786B">
            <w:pPr>
              <w:pStyle w:val="Compact"/>
              <w:rPr>
                <w:rFonts w:ascii="Times New Roman" w:hAnsi="Times New Roman"/>
              </w:rPr>
            </w:pPr>
            <w:r w:rsidRPr="003A2C3B">
              <w:rPr>
                <w:rFonts w:ascii="Times New Roman" w:hAnsi="Times New Roman"/>
                <w:color w:val="000000"/>
              </w:rPr>
              <w:t>33</w:t>
            </w:r>
          </w:p>
        </w:tc>
        <w:tc>
          <w:tcPr>
            <w:tcW w:w="1260" w:type="dxa"/>
          </w:tcPr>
          <w:p w14:paraId="10F3B03E" w14:textId="77777777" w:rsidR="005C786B" w:rsidRPr="00ED38D7" w:rsidRDefault="005C786B" w:rsidP="005C786B">
            <w:pPr>
              <w:pStyle w:val="Compact"/>
              <w:rPr>
                <w:rFonts w:ascii="Times New Roman" w:hAnsi="Times New Roman"/>
              </w:rPr>
            </w:pPr>
            <w:r w:rsidRPr="00ED38D7">
              <w:rPr>
                <w:rFonts w:ascii="Times New Roman" w:hAnsi="Times New Roman"/>
              </w:rPr>
              <w:t>647</w:t>
            </w:r>
          </w:p>
        </w:tc>
      </w:tr>
      <w:tr w:rsidR="00834B04" w:rsidRPr="00ED38D7" w14:paraId="3D9DEA64" w14:textId="77777777" w:rsidTr="00834B04">
        <w:trPr>
          <w:trHeight w:val="75"/>
          <w:jc w:val="center"/>
        </w:trPr>
        <w:tc>
          <w:tcPr>
            <w:tcW w:w="0" w:type="auto"/>
          </w:tcPr>
          <w:p w14:paraId="40A3E969" w14:textId="77777777" w:rsidR="005C786B" w:rsidRPr="00ED38D7" w:rsidRDefault="005C786B" w:rsidP="005C786B">
            <w:pPr>
              <w:pStyle w:val="Compact"/>
              <w:rPr>
                <w:rFonts w:ascii="Times New Roman" w:hAnsi="Times New Roman"/>
              </w:rPr>
            </w:pPr>
            <w:r w:rsidRPr="00ED38D7">
              <w:rPr>
                <w:rFonts w:ascii="Times New Roman" w:hAnsi="Times New Roman"/>
              </w:rPr>
              <w:t>Imidazole</w:t>
            </w:r>
          </w:p>
        </w:tc>
        <w:tc>
          <w:tcPr>
            <w:tcW w:w="1372" w:type="dxa"/>
          </w:tcPr>
          <w:p w14:paraId="6B3E3549" w14:textId="77777777" w:rsidR="005C786B" w:rsidRPr="00ED38D7" w:rsidRDefault="005C786B" w:rsidP="005C786B">
            <w:pPr>
              <w:pStyle w:val="Compact"/>
              <w:rPr>
                <w:rFonts w:ascii="Times New Roman" w:hAnsi="Times New Roman"/>
              </w:rPr>
            </w:pPr>
            <w:r w:rsidRPr="00ED38D7">
              <w:rPr>
                <w:rFonts w:ascii="Times New Roman" w:hAnsi="Times New Roman"/>
              </w:rPr>
              <w:t>44 ± 9</w:t>
            </w:r>
          </w:p>
        </w:tc>
        <w:tc>
          <w:tcPr>
            <w:tcW w:w="1340" w:type="dxa"/>
          </w:tcPr>
          <w:p w14:paraId="4C8F310C" w14:textId="77777777" w:rsidR="005C786B" w:rsidRPr="00ED38D7" w:rsidRDefault="005C786B" w:rsidP="005C786B">
            <w:pPr>
              <w:pStyle w:val="Compact"/>
              <w:rPr>
                <w:rFonts w:ascii="Times New Roman" w:hAnsi="Times New Roman"/>
              </w:rPr>
            </w:pPr>
            <w:r w:rsidRPr="00ED38D7">
              <w:rPr>
                <w:rFonts w:ascii="Times New Roman" w:hAnsi="Times New Roman"/>
              </w:rPr>
              <w:t>0.16 ± 0.02</w:t>
            </w:r>
          </w:p>
        </w:tc>
        <w:tc>
          <w:tcPr>
            <w:tcW w:w="1810" w:type="dxa"/>
            <w:vAlign w:val="bottom"/>
          </w:tcPr>
          <w:p w14:paraId="2C59790B" w14:textId="7FA572EE" w:rsidR="005C786B" w:rsidRPr="003A2C3B" w:rsidRDefault="005C786B" w:rsidP="005C786B">
            <w:pPr>
              <w:pStyle w:val="Compact"/>
              <w:rPr>
                <w:rFonts w:ascii="Times New Roman" w:hAnsi="Times New Roman"/>
              </w:rPr>
            </w:pPr>
            <w:r w:rsidRPr="003A2C3B">
              <w:rPr>
                <w:rFonts w:ascii="Times New Roman" w:hAnsi="Times New Roman"/>
                <w:color w:val="000000"/>
              </w:rPr>
              <w:t>27</w:t>
            </w:r>
          </w:p>
        </w:tc>
        <w:tc>
          <w:tcPr>
            <w:tcW w:w="1260" w:type="dxa"/>
          </w:tcPr>
          <w:p w14:paraId="7F85731C" w14:textId="77777777" w:rsidR="005C786B" w:rsidRPr="00ED38D7" w:rsidRDefault="005C786B" w:rsidP="005C786B">
            <w:pPr>
              <w:pStyle w:val="Compact"/>
              <w:rPr>
                <w:rFonts w:ascii="Times New Roman" w:hAnsi="Times New Roman"/>
              </w:rPr>
            </w:pPr>
            <w:r w:rsidRPr="00ED38D7">
              <w:rPr>
                <w:rFonts w:ascii="Times New Roman" w:hAnsi="Times New Roman"/>
              </w:rPr>
              <w:t>537</w:t>
            </w:r>
          </w:p>
        </w:tc>
      </w:tr>
      <w:tr w:rsidR="00834B04" w:rsidRPr="00ED38D7" w14:paraId="39EE86A3" w14:textId="77777777" w:rsidTr="00834B04">
        <w:trPr>
          <w:trHeight w:val="75"/>
          <w:jc w:val="center"/>
        </w:trPr>
        <w:tc>
          <w:tcPr>
            <w:tcW w:w="0" w:type="auto"/>
          </w:tcPr>
          <w:p w14:paraId="6E35C37C" w14:textId="77777777" w:rsidR="005C786B" w:rsidRPr="00ED38D7" w:rsidRDefault="005C786B" w:rsidP="005C786B">
            <w:pPr>
              <w:pStyle w:val="Compact"/>
              <w:rPr>
                <w:rFonts w:ascii="Times New Roman" w:hAnsi="Times New Roman"/>
              </w:rPr>
            </w:pPr>
            <w:r w:rsidRPr="00ED38D7">
              <w:rPr>
                <w:rFonts w:ascii="Times New Roman" w:hAnsi="Times New Roman"/>
              </w:rPr>
              <w:t>1‑methyl imidazole</w:t>
            </w:r>
          </w:p>
        </w:tc>
        <w:tc>
          <w:tcPr>
            <w:tcW w:w="1372" w:type="dxa"/>
          </w:tcPr>
          <w:p w14:paraId="1F995EFD" w14:textId="77777777" w:rsidR="005C786B" w:rsidRPr="00ED38D7" w:rsidRDefault="005C786B" w:rsidP="005C786B">
            <w:pPr>
              <w:pStyle w:val="Compact"/>
              <w:rPr>
                <w:rFonts w:ascii="Times New Roman" w:hAnsi="Times New Roman"/>
              </w:rPr>
            </w:pPr>
            <w:r w:rsidRPr="00ED38D7">
              <w:rPr>
                <w:rFonts w:ascii="Times New Roman" w:hAnsi="Times New Roman"/>
              </w:rPr>
              <w:t>45 ± 8</w:t>
            </w:r>
          </w:p>
        </w:tc>
        <w:tc>
          <w:tcPr>
            <w:tcW w:w="1340" w:type="dxa"/>
          </w:tcPr>
          <w:p w14:paraId="59DDDBD0" w14:textId="77777777" w:rsidR="005C786B" w:rsidRPr="00ED38D7" w:rsidRDefault="005C786B" w:rsidP="005C786B">
            <w:pPr>
              <w:pStyle w:val="Compact"/>
              <w:rPr>
                <w:rFonts w:ascii="Times New Roman" w:hAnsi="Times New Roman"/>
              </w:rPr>
            </w:pPr>
            <w:r w:rsidRPr="00ED38D7">
              <w:rPr>
                <w:rFonts w:ascii="Times New Roman" w:hAnsi="Times New Roman"/>
              </w:rPr>
              <w:t>0.18 ± 0.01</w:t>
            </w:r>
          </w:p>
        </w:tc>
        <w:tc>
          <w:tcPr>
            <w:tcW w:w="1810" w:type="dxa"/>
            <w:vAlign w:val="bottom"/>
          </w:tcPr>
          <w:p w14:paraId="2F46947A" w14:textId="0936FF8A" w:rsidR="005C786B" w:rsidRPr="003A2C3B" w:rsidRDefault="005C786B" w:rsidP="005C786B">
            <w:pPr>
              <w:pStyle w:val="Compact"/>
              <w:rPr>
                <w:rFonts w:ascii="Times New Roman" w:hAnsi="Times New Roman"/>
              </w:rPr>
            </w:pPr>
            <w:r w:rsidRPr="003A2C3B">
              <w:rPr>
                <w:rFonts w:ascii="Times New Roman" w:hAnsi="Times New Roman"/>
                <w:color w:val="000000"/>
              </w:rPr>
              <w:t>26</w:t>
            </w:r>
          </w:p>
        </w:tc>
        <w:tc>
          <w:tcPr>
            <w:tcW w:w="1260" w:type="dxa"/>
          </w:tcPr>
          <w:p w14:paraId="41BAE4F6" w14:textId="77777777" w:rsidR="005C786B" w:rsidRPr="00ED38D7" w:rsidRDefault="005C786B" w:rsidP="005C786B">
            <w:pPr>
              <w:pStyle w:val="Compact"/>
              <w:rPr>
                <w:rFonts w:ascii="Times New Roman" w:hAnsi="Times New Roman"/>
              </w:rPr>
            </w:pPr>
            <w:r w:rsidRPr="00ED38D7">
              <w:rPr>
                <w:rFonts w:ascii="Times New Roman" w:hAnsi="Times New Roman"/>
              </w:rPr>
              <w:t>511</w:t>
            </w:r>
          </w:p>
        </w:tc>
      </w:tr>
      <w:tr w:rsidR="00834B04" w:rsidRPr="00ED38D7" w14:paraId="5FD0E6FF" w14:textId="77777777" w:rsidTr="00834B04">
        <w:trPr>
          <w:trHeight w:val="75"/>
          <w:jc w:val="center"/>
        </w:trPr>
        <w:tc>
          <w:tcPr>
            <w:tcW w:w="0" w:type="auto"/>
          </w:tcPr>
          <w:p w14:paraId="0EAFE9D1" w14:textId="77777777" w:rsidR="005C786B" w:rsidRPr="00ED38D7" w:rsidRDefault="005C786B" w:rsidP="005C786B">
            <w:pPr>
              <w:pStyle w:val="Compact"/>
              <w:rPr>
                <w:rFonts w:ascii="Times New Roman" w:hAnsi="Times New Roman"/>
              </w:rPr>
            </w:pPr>
            <w:r w:rsidRPr="00ED38D7">
              <w:rPr>
                <w:rFonts w:ascii="Times New Roman" w:hAnsi="Times New Roman"/>
              </w:rPr>
              <w:t>2,6‑dichloropurine</w:t>
            </w:r>
          </w:p>
        </w:tc>
        <w:tc>
          <w:tcPr>
            <w:tcW w:w="1372" w:type="dxa"/>
          </w:tcPr>
          <w:p w14:paraId="0DA9BF29" w14:textId="77777777" w:rsidR="005C786B" w:rsidRPr="00ED38D7" w:rsidRDefault="005C786B" w:rsidP="005C786B">
            <w:pPr>
              <w:pStyle w:val="Compact"/>
              <w:rPr>
                <w:rFonts w:ascii="Times New Roman" w:hAnsi="Times New Roman"/>
              </w:rPr>
            </w:pPr>
            <w:r w:rsidRPr="00ED38D7">
              <w:rPr>
                <w:rFonts w:ascii="Times New Roman" w:hAnsi="Times New Roman"/>
              </w:rPr>
              <w:t>29 ± 8</w:t>
            </w:r>
          </w:p>
        </w:tc>
        <w:tc>
          <w:tcPr>
            <w:tcW w:w="1340" w:type="dxa"/>
          </w:tcPr>
          <w:p w14:paraId="44173F44" w14:textId="77777777" w:rsidR="005C786B" w:rsidRPr="00ED38D7" w:rsidRDefault="005C786B" w:rsidP="005C786B">
            <w:pPr>
              <w:pStyle w:val="Compact"/>
              <w:rPr>
                <w:rFonts w:ascii="Times New Roman" w:hAnsi="Times New Roman"/>
              </w:rPr>
            </w:pPr>
            <w:r w:rsidRPr="00ED38D7">
              <w:rPr>
                <w:rFonts w:ascii="Times New Roman" w:hAnsi="Times New Roman"/>
              </w:rPr>
              <w:t>0.12 ± 0.03</w:t>
            </w:r>
          </w:p>
        </w:tc>
        <w:tc>
          <w:tcPr>
            <w:tcW w:w="1810" w:type="dxa"/>
            <w:vAlign w:val="bottom"/>
          </w:tcPr>
          <w:p w14:paraId="4AE2F675" w14:textId="1DF5F3FA" w:rsidR="005C786B" w:rsidRPr="003A2C3B" w:rsidRDefault="005C786B" w:rsidP="005C786B">
            <w:pPr>
              <w:pStyle w:val="Compact"/>
              <w:rPr>
                <w:rFonts w:ascii="Times New Roman" w:hAnsi="Times New Roman"/>
              </w:rPr>
            </w:pPr>
            <w:r w:rsidRPr="003A2C3B">
              <w:rPr>
                <w:rFonts w:ascii="Times New Roman" w:hAnsi="Times New Roman"/>
                <w:color w:val="000000"/>
              </w:rPr>
              <w:t>16</w:t>
            </w:r>
          </w:p>
        </w:tc>
        <w:tc>
          <w:tcPr>
            <w:tcW w:w="1260" w:type="dxa"/>
          </w:tcPr>
          <w:p w14:paraId="0015CFC8" w14:textId="77777777" w:rsidR="005C786B" w:rsidRPr="00ED38D7" w:rsidRDefault="005C786B" w:rsidP="005C786B">
            <w:pPr>
              <w:pStyle w:val="Compact"/>
              <w:rPr>
                <w:rFonts w:ascii="Times New Roman" w:hAnsi="Times New Roman"/>
              </w:rPr>
            </w:pPr>
            <w:r w:rsidRPr="00ED38D7">
              <w:rPr>
                <w:rFonts w:ascii="Times New Roman" w:hAnsi="Times New Roman"/>
              </w:rPr>
              <w:t>313</w:t>
            </w:r>
          </w:p>
        </w:tc>
      </w:tr>
    </w:tbl>
    <w:p w14:paraId="08F9D29A" w14:textId="77777777" w:rsidR="008D4A51" w:rsidRDefault="008D4A51" w:rsidP="00FF73FB">
      <w:pPr>
        <w:spacing w:line="360" w:lineRule="auto"/>
        <w:jc w:val="both"/>
      </w:pPr>
    </w:p>
    <w:p w14:paraId="73110534" w14:textId="270ED469" w:rsidR="002715E3" w:rsidRDefault="00B662DF" w:rsidP="00FF73FB">
      <w:pPr>
        <w:spacing w:line="360" w:lineRule="auto"/>
      </w:pPr>
      <w:bookmarkStart w:id="348" w:name="OLE_LINK6"/>
      <w:r>
        <w:t xml:space="preserve">However, in all four cases, the </w:t>
      </w:r>
      <w:r w:rsidR="00FB22E4">
        <w:t xml:space="preserve">experimental </w:t>
      </w:r>
      <w:r>
        <w:t xml:space="preserve">values of </w:t>
      </w:r>
      <w:r w:rsidR="00B34B98" w:rsidRPr="00083B8F">
        <w:rPr>
          <w:i/>
          <w:iCs/>
        </w:rPr>
        <w:t>k</w:t>
      </w:r>
      <w:r w:rsidR="00FF4114">
        <w:rPr>
          <w:vertAlign w:val="subscript"/>
        </w:rPr>
        <w:t xml:space="preserve">obs </w:t>
      </w:r>
      <w:r>
        <w:t xml:space="preserve">are approximately one order of magnitude lower than </w:t>
      </w:r>
      <w:r>
        <w:rPr>
          <w:rFonts w:eastAsia="Aptos" w:cs="Arial"/>
        </w:rPr>
        <w:t xml:space="preserve">the predicted values. </w:t>
      </w:r>
      <w:r w:rsidR="003A35E1">
        <w:t>E</w:t>
      </w:r>
      <w:r>
        <w:t xml:space="preserve">ach experiment was conducted at a </w:t>
      </w:r>
      <w:r w:rsidR="00DC36B6">
        <w:t>4</w:t>
      </w:r>
      <w:r>
        <w:t>:1 ligand-to-zinc ratio</w:t>
      </w:r>
      <w:r w:rsidR="00F24EA6">
        <w:t>.</w:t>
      </w:r>
      <w:r w:rsidR="00D45C9C">
        <w:t xml:space="preserve"> </w:t>
      </w:r>
      <w:r w:rsidR="00A32A18">
        <w:t xml:space="preserve">These conditions were </w:t>
      </w:r>
      <w:r>
        <w:t>originally assumed to yield ZnL₃(OH⁻) as the dominant active species</w:t>
      </w:r>
      <w:r w:rsidR="00A318CE">
        <w:t xml:space="preserve"> and were modeled as such</w:t>
      </w:r>
      <w:r>
        <w:t xml:space="preserve">. The discrepancy raised an important mechanistic question: </w:t>
      </w:r>
      <w:r w:rsidR="00FB22E4">
        <w:t xml:space="preserve">are </w:t>
      </w:r>
      <w:r>
        <w:t xml:space="preserve">the </w:t>
      </w:r>
      <w:r w:rsidR="00BB0AE7">
        <w:t>lower</w:t>
      </w:r>
      <w:r>
        <w:t xml:space="preserve">-than-predicted rates due to breakdown of the model or to solution speciation deviating from </w:t>
      </w:r>
      <w:r w:rsidR="00FB22E4">
        <w:t>the ZnL₃(OH⁻) species with</w:t>
      </w:r>
      <w:r w:rsidR="00EF0EC9">
        <w:t xml:space="preserve"> labile monodentate Zn-ligand systems</w:t>
      </w:r>
      <w:r>
        <w:t>?</w:t>
      </w:r>
    </w:p>
    <w:p w14:paraId="6F01A2FC" w14:textId="77777777" w:rsidR="00B740EE" w:rsidRDefault="00B740EE" w:rsidP="00FF73FB">
      <w:pPr>
        <w:spacing w:line="360" w:lineRule="auto"/>
      </w:pPr>
    </w:p>
    <w:p w14:paraId="691BDEF6" w14:textId="42403963" w:rsidR="006A43EB" w:rsidRDefault="00B662DF" w:rsidP="00BC63E0">
      <w:pPr>
        <w:spacing w:line="360" w:lineRule="auto"/>
      </w:pPr>
      <w:r w:rsidRPr="00FA7F62">
        <w:t xml:space="preserve">We probed the </w:t>
      </w:r>
      <w:r w:rsidR="00612D11">
        <w:t>difference in rates</w:t>
      </w:r>
      <w:r w:rsidRPr="00FA7F62">
        <w:t xml:space="preserve"> </w:t>
      </w:r>
      <w:r w:rsidR="00A32A18">
        <w:t xml:space="preserve">in Table </w:t>
      </w:r>
      <w:r w:rsidR="00A94985">
        <w:t>2</w:t>
      </w:r>
      <w:r w:rsidR="00981611">
        <w:t xml:space="preserve"> </w:t>
      </w:r>
      <w:commentRangeStart w:id="349"/>
      <w:commentRangeStart w:id="350"/>
      <w:r w:rsidRPr="00FA7F62">
        <w:t xml:space="preserve">by </w:t>
      </w:r>
      <w:r w:rsidR="00A20A63">
        <w:t xml:space="preserve">measuring the values of </w:t>
      </w:r>
      <w:del w:id="351" w:author="Thomas Quaid" w:date="2026-01-31T14:39:00Z" w16du:dateUtc="2026-01-31T22:39:00Z">
        <w:r w:rsidR="00A20A63">
          <w:rPr>
            <w:i/>
            <w:iCs/>
          </w:rPr>
          <w:delText>k</w:delText>
        </w:r>
        <w:r w:rsidR="00A20A63">
          <w:rPr>
            <w:vertAlign w:val="subscript"/>
          </w:rPr>
          <w:delText>init</w:delText>
        </w:r>
      </w:del>
      <w:ins w:id="352" w:author="Thomas Quaid" w:date="2026-01-31T14:39:00Z" w16du:dateUtc="2026-01-31T22:39:00Z">
        <w:r w:rsidR="00A20A63">
          <w:rPr>
            <w:i/>
            <w:iCs/>
          </w:rPr>
          <w:t>k</w:t>
        </w:r>
        <w:r w:rsidR="00A20A63">
          <w:rPr>
            <w:vertAlign w:val="subscript"/>
          </w:rPr>
          <w:t>int</w:t>
        </w:r>
      </w:ins>
      <w:r w:rsidR="00A20A63">
        <w:rPr>
          <w:vertAlign w:val="subscript"/>
        </w:rPr>
        <w:t xml:space="preserve"> </w:t>
      </w:r>
      <w:r w:rsidR="00A20A63">
        <w:t>with</w:t>
      </w:r>
      <w:r w:rsidR="00A20A63" w:rsidRPr="00FA7F62">
        <w:t xml:space="preserve"> </w:t>
      </w:r>
      <w:r w:rsidRPr="00FA7F62">
        <w:t xml:space="preserve">1‑methylimidazole </w:t>
      </w:r>
      <w:r w:rsidR="00493EA4">
        <w:t>as the ligand</w:t>
      </w:r>
      <w:r w:rsidR="004C6941">
        <w:t xml:space="preserve"> </w:t>
      </w:r>
      <w:r w:rsidR="00A20A63">
        <w:t xml:space="preserve">and </w:t>
      </w:r>
      <w:r w:rsidR="00981611">
        <w:t>ligand</w:t>
      </w:r>
      <w:r w:rsidR="00A32A18">
        <w:t>:</w:t>
      </w:r>
      <w:r w:rsidR="00981611">
        <w:t>zinc</w:t>
      </w:r>
      <w:r w:rsidR="00F72B8D">
        <w:t xml:space="preserve"> </w:t>
      </w:r>
      <w:r w:rsidR="00A32A18">
        <w:t xml:space="preserve">molar ratios </w:t>
      </w:r>
      <w:r w:rsidR="00A20A63">
        <w:t xml:space="preserve">ranging from </w:t>
      </w:r>
      <w:r w:rsidR="00D474C7" w:rsidRPr="00FA7F62">
        <w:t>3</w:t>
      </w:r>
      <w:commentRangeEnd w:id="349"/>
      <w:r w:rsidR="00A20A63" w:rsidRPr="00FA7F62">
        <w:rPr>
          <w:rStyle w:val="CommentReference"/>
          <w:sz w:val="24"/>
          <w:szCs w:val="24"/>
        </w:rPr>
        <w:commentReference w:id="349"/>
      </w:r>
      <w:commentRangeEnd w:id="350"/>
      <w:r w:rsidR="00386A9A" w:rsidRPr="00FA7F62">
        <w:rPr>
          <w:rStyle w:val="CommentReference"/>
          <w:sz w:val="24"/>
          <w:szCs w:val="24"/>
        </w:rPr>
        <w:commentReference w:id="350"/>
      </w:r>
      <w:r w:rsidR="00D474C7" w:rsidRPr="00FA7F62">
        <w:t xml:space="preserve">:1 </w:t>
      </w:r>
      <w:r w:rsidRPr="00FA7F62">
        <w:t xml:space="preserve">to 250:1 </w:t>
      </w:r>
      <w:r w:rsidR="00A32A18">
        <w:t>at</w:t>
      </w:r>
      <w:r w:rsidRPr="00FA7F62">
        <w:t xml:space="preserve"> pH 9, CO₂ saturation, a</w:t>
      </w:r>
      <w:r w:rsidR="00AB1AED">
        <w:t>nd</w:t>
      </w:r>
      <w:r w:rsidRPr="00FA7F62">
        <w:t xml:space="preserve"> </w:t>
      </w:r>
      <w:r w:rsidRPr="00E42D37">
        <w:t xml:space="preserve">zinc </w:t>
      </w:r>
      <w:r w:rsidR="00F72B8D" w:rsidRPr="00C62EB5">
        <w:t xml:space="preserve">concentrations of </w:t>
      </w:r>
      <w:r w:rsidRPr="00E42D37">
        <w:t>1</w:t>
      </w:r>
      <w:r w:rsidR="00F72B8D" w:rsidRPr="00C62EB5">
        <w:t>,</w:t>
      </w:r>
      <w:r w:rsidRPr="00E42D37">
        <w:t> 0.5</w:t>
      </w:r>
      <w:r w:rsidR="00F72B8D" w:rsidRPr="00C62EB5">
        <w:t xml:space="preserve">, and </w:t>
      </w:r>
      <w:r w:rsidRPr="00E42D37">
        <w:t>0.25 mM</w:t>
      </w:r>
      <w:r w:rsidR="00F72B8D" w:rsidRPr="00C62EB5">
        <w:t xml:space="preserve"> (see </w:t>
      </w:r>
      <w:r w:rsidR="00F72B8D" w:rsidRPr="008C137F">
        <w:t xml:space="preserve">Experimental </w:t>
      </w:r>
      <w:r w:rsidR="005C268E" w:rsidRPr="00C62EB5">
        <w:t>Procedure</w:t>
      </w:r>
      <w:r w:rsidR="00F72B8D" w:rsidRPr="00C62EB5">
        <w:t xml:space="preserve">s </w:t>
      </w:r>
      <w:r w:rsidR="005C268E" w:rsidRPr="00C62EB5">
        <w:t>and Supplemental Information</w:t>
      </w:r>
      <w:r w:rsidR="005C268E" w:rsidRPr="008C137F">
        <w:t xml:space="preserve"> </w:t>
      </w:r>
      <w:r w:rsidR="00F72B8D" w:rsidRPr="008C137F">
        <w:t>for further details</w:t>
      </w:r>
      <w:r w:rsidRPr="00E42D37">
        <w:t>).</w:t>
      </w:r>
      <w:r w:rsidRPr="00FA7F62">
        <w:t xml:space="preserve"> </w:t>
      </w:r>
      <w:r w:rsidRPr="005C268E">
        <w:t>Figure </w:t>
      </w:r>
      <w:r w:rsidR="005C268E" w:rsidRPr="00C62EB5">
        <w:t>4</w:t>
      </w:r>
      <w:r w:rsidR="00EC352D">
        <w:t>A</w:t>
      </w:r>
      <w:r w:rsidR="0066745A">
        <w:t>&amp;B</w:t>
      </w:r>
      <w:r w:rsidRPr="00FA7F62">
        <w:t xml:space="preserve"> reveal a </w:t>
      </w:r>
      <w:r w:rsidR="004A2695">
        <w:t xml:space="preserve">skewed </w:t>
      </w:r>
      <w:r w:rsidRPr="00FA7F62">
        <w:t xml:space="preserve">bell‑shaped </w:t>
      </w:r>
      <w:r w:rsidR="00FB22E4">
        <w:t xml:space="preserve">profile of </w:t>
      </w:r>
      <w:r w:rsidRPr="00083B8F">
        <w:rPr>
          <w:i/>
          <w:iCs/>
        </w:rPr>
        <w:t>k</w:t>
      </w:r>
      <w:r w:rsidRPr="00FA7F62">
        <w:rPr>
          <w:vertAlign w:val="subscript"/>
        </w:rPr>
        <w:t>obs</w:t>
      </w:r>
      <w:r w:rsidRPr="00FA7F62">
        <w:t xml:space="preserve">: </w:t>
      </w:r>
      <w:r w:rsidR="00612D11">
        <w:t xml:space="preserve">the </w:t>
      </w:r>
      <w:r w:rsidRPr="00FA7F62">
        <w:t xml:space="preserve">activity </w:t>
      </w:r>
      <w:r w:rsidR="00612D11">
        <w:t xml:space="preserve">increased </w:t>
      </w:r>
      <w:r w:rsidR="004A2695">
        <w:t xml:space="preserve">sharply </w:t>
      </w:r>
      <w:r w:rsidRPr="00FA7F62">
        <w:t xml:space="preserve">with </w:t>
      </w:r>
      <w:r w:rsidR="00A20A63">
        <w:t xml:space="preserve">the amount of excess </w:t>
      </w:r>
      <w:r w:rsidRPr="00FA7F62">
        <w:t xml:space="preserve">ligand, </w:t>
      </w:r>
      <w:r w:rsidR="00A20A63">
        <w:t>reached a maximum</w:t>
      </w:r>
      <w:r w:rsidR="00A20A63" w:rsidRPr="00FA7F62">
        <w:t xml:space="preserve"> </w:t>
      </w:r>
      <w:r w:rsidR="00A20A63">
        <w:t>of ~</w:t>
      </w:r>
      <w:r w:rsidR="00A20A63" w:rsidRPr="00FA7F62">
        <w:t> 440 M⁻¹ s⁻¹</w:t>
      </w:r>
      <w:r w:rsidR="00A20A63">
        <w:t xml:space="preserve"> at a</w:t>
      </w:r>
      <w:r w:rsidR="00A20A63" w:rsidRPr="00FA7F62">
        <w:t xml:space="preserve"> </w:t>
      </w:r>
      <w:r w:rsidRPr="00FA7F62">
        <w:t>15</w:t>
      </w:r>
      <w:r w:rsidR="009E7F20" w:rsidRPr="00FA7F62">
        <w:t>:</w:t>
      </w:r>
      <w:r w:rsidRPr="00FA7F62">
        <w:t xml:space="preserve">1 </w:t>
      </w:r>
      <w:r w:rsidR="00A20A63">
        <w:t xml:space="preserve">ratio of ligand to metal, </w:t>
      </w:r>
      <w:r w:rsidRPr="00FA7F62">
        <w:t xml:space="preserve">then </w:t>
      </w:r>
      <w:r w:rsidR="00612D11">
        <w:t xml:space="preserve">declined </w:t>
      </w:r>
      <w:r w:rsidR="004A2695">
        <w:t>gradually</w:t>
      </w:r>
      <w:r w:rsidRPr="00FA7F62">
        <w:t xml:space="preserve">. </w:t>
      </w:r>
      <w:commentRangeStart w:id="353"/>
      <w:commentRangeStart w:id="354"/>
      <w:r w:rsidR="00A20A63">
        <w:t>Modeling of the speciation of Zn complexes</w:t>
      </w:r>
      <w:r w:rsidRPr="00FA7F62">
        <w:t xml:space="preserve"> based on </w:t>
      </w:r>
      <w:r w:rsidR="00FA7F62" w:rsidRPr="00FA7F62">
        <w:t>literature</w:t>
      </w:r>
      <w:r w:rsidR="00F72B8D">
        <w:t>-</w:t>
      </w:r>
      <w:r w:rsidR="00FA7F62" w:rsidRPr="00FA7F62">
        <w:t>derived</w:t>
      </w:r>
      <w:r w:rsidRPr="00FA7F62">
        <w:t xml:space="preserve"> </w:t>
      </w:r>
      <w:del w:id="355" w:author="Thomas Quaid" w:date="2026-01-31T14:39:00Z" w16du:dateUtc="2026-01-31T22:39:00Z">
        <w:r w:rsidR="00FB22E4">
          <w:delText xml:space="preserve">values of </w:delText>
        </w:r>
        <w:r w:rsidR="00C37093">
          <w:delText xml:space="preserve">stepwise </w:delText>
        </w:r>
        <w:r w:rsidRPr="00FA7F62">
          <w:delText>log </w:delText>
        </w:r>
        <w:r w:rsidRPr="008C137F">
          <w:rPr>
            <w:i/>
          </w:rPr>
          <w:delText>K</w:delText>
        </w:r>
        <w:r w:rsidR="00B02050">
          <w:rPr>
            <w:i/>
          </w:rPr>
          <w:delText>’s</w:delText>
        </w:r>
        <w:r w:rsidRPr="00FA7F62">
          <w:delText xml:space="preserve"> </w:delText>
        </w:r>
        <w:r w:rsidR="00072412">
          <w:delText xml:space="preserve">and </w:delText>
        </w:r>
        <w:r w:rsidR="00A942C9">
          <w:delText>p</w:delText>
        </w:r>
        <w:r w:rsidR="00A942C9" w:rsidRPr="00CF1B92">
          <w:rPr>
            <w:i/>
            <w:iCs/>
          </w:rPr>
          <w:delText>K</w:delText>
        </w:r>
        <w:r w:rsidR="00A942C9">
          <w:delText>a’s</w:delText>
        </w:r>
        <w:r w:rsidRPr="00FA7F62">
          <w:delText xml:space="preserve"> </w:delText>
        </w:r>
        <w:r w:rsidR="004C49C6">
          <w:delText xml:space="preserve">for </w:delText>
        </w:r>
        <w:r w:rsidR="004C49C6" w:rsidRPr="00FA7F62">
          <w:delText>1‑methylimidazole</w:delText>
        </w:r>
        <w:r w:rsidR="00C30517">
          <w:delText xml:space="preserve"> </w:delText>
        </w:r>
        <w:r w:rsidR="00C30517" w:rsidRPr="00C62EB5">
          <w:delText xml:space="preserve">(1‑MIm) </w:delText>
        </w:r>
        <w:r w:rsidR="00D37929">
          <w:delText xml:space="preserve"> reported by Appleton et al.</w:delText>
        </w:r>
        <w:r w:rsidR="004C49C6" w:rsidRPr="00FA7F62">
          <w:delText xml:space="preserve"> </w:delText>
        </w:r>
        <w:r w:rsidR="00EB2581">
          <w:fldChar w:fldCharType="begin"/>
        </w:r>
        <w:r w:rsidR="00C83A23">
          <w:delInstrText xml:space="preserve"> ADDIN ZOTERO_ITEM CSL_CITATION {"citationID":"mLwXRzfF","properties":{"formattedCitation":"\\super 37\\nosupersub{}","plainCitation":"37","noteIndex":0},"citationItems":[{"id":357,"uris":["http://zotero.org/users/15279553/items/6PTZLZSU"],"itemData":{"id":357,"type":"article-journal","abstract":"The catalytic activity of carbonic anhydrase (EC 4.2.1.1) is linked to the ionization of a group in close proximity to the essential zinc ion. Studies have been undertaken to delineate the ionizations germane to the active-site chelate system. Several imidazole ligand systems were studied in order to approach a representative chelate. The simplest involved the complexation of Zn(II) by imidazole and by N-methylimidazole. As well, two bidentate systems, Zn(II)-4,4'-bis-imidazoylmethane and Co(II)-cyclic-L-histidyl-L-histidine were investigated. It was found that in a species containing metal-bound water and imidazole coordinated by means of the pyridinium nitrogen, the most acidic group was the pyrrole N-H in the imidazole ring. By the use of N-methylimidazole, the pK(a) of a metal-bound water molecule in a tri-imidazole ligand field was found to be 9.1. Noting the preference for labilization of the pyrrole hydrogen, the catalytic features of carbonic anhydrase are reexamined assuming that the pK(enz) is associated with the N-H ionization, and not with the ionization of metal-bound water.","container-title":"Proceedings of the National Academy of Sciences of the United States of America","DOI":"10.1073/pnas.71.5.1686","ISSN":"0027-8424","issue":"5","journalAbbreviation":"Proc Natl Acad Sci U S A","language":"eng","page":"1686-1690","PMID":"4209558","PMCID":"PMC388303","source":"PubMed","title":"The activity-related ionization in carbonic anhydrase","volume":"71","author":[{"family":"Appleton","given":"D. W."},{"family":"Sarkar","given":"B."}],"issued":{"date-parts":[["1974",5]]}}}],"schema":"https://github.com/citation-style-language/schema/raw/master/csl-citation.json"} </w:delInstrText>
        </w:r>
        <w:r w:rsidR="00EB2581">
          <w:fldChar w:fldCharType="separate"/>
        </w:r>
        <w:r w:rsidR="00C83A23" w:rsidRPr="00C83A23">
          <w:rPr>
            <w:rFonts w:eastAsiaTheme="minorHAnsi"/>
            <w:vertAlign w:val="superscript"/>
            <w14:ligatures w14:val="standardContextual"/>
          </w:rPr>
          <w:delText>37</w:delText>
        </w:r>
        <w:r w:rsidR="00EB2581">
          <w:fldChar w:fldCharType="end"/>
        </w:r>
        <w:r w:rsidR="0042679E">
          <w:delText xml:space="preserve"> </w:delText>
        </w:r>
        <w:r w:rsidRPr="00FA7F62">
          <w:delText>indicate</w:delText>
        </w:r>
        <w:r w:rsidR="008A7AC4">
          <w:delText xml:space="preserve"> that</w:delText>
        </w:r>
        <w:r w:rsidRPr="00FA7F62">
          <w:delText xml:space="preserve"> </w:delText>
        </w:r>
        <w:r w:rsidR="001F12FF" w:rsidRPr="00EC02DB">
          <w:delText>~</w:delText>
        </w:r>
        <w:r w:rsidR="001F12FF">
          <w:delText>32</w:delText>
        </w:r>
        <w:r w:rsidR="001F12FF" w:rsidRPr="00EC02DB">
          <w:delText>% of zinc exist</w:delText>
        </w:r>
        <w:r w:rsidR="001F12FF">
          <w:delText>s</w:delText>
        </w:r>
        <w:r w:rsidR="001F12FF" w:rsidRPr="00EC02DB">
          <w:delText xml:space="preserve"> </w:delText>
        </w:r>
        <w:commentRangeStart w:id="356"/>
        <w:r w:rsidR="001F12FF" w:rsidRPr="00EC02DB">
          <w:delText>as an active catalyst</w:delText>
        </w:r>
        <w:commentRangeEnd w:id="356"/>
        <w:r w:rsidR="00A20A63">
          <w:rPr>
            <w:rStyle w:val="CommentReference"/>
            <w:sz w:val="24"/>
            <w:szCs w:val="24"/>
          </w:rPr>
          <w:commentReference w:id="356"/>
        </w:r>
        <w:r w:rsidR="00612D11">
          <w:delText xml:space="preserve">, </w:delText>
        </w:r>
        <w:r w:rsidR="001F12FF">
          <w:delText xml:space="preserve">of </w:delText>
        </w:r>
        <w:r w:rsidR="001F12FF" w:rsidRPr="005C268E">
          <w:delText>some form</w:delText>
        </w:r>
        <w:r w:rsidR="00612D11">
          <w:delText>,</w:delText>
        </w:r>
      </w:del>
      <w:ins w:id="357" w:author="Thomas Quaid" w:date="2026-01-31T14:39:00Z" w16du:dateUtc="2026-01-31T22:39:00Z">
        <w:r w:rsidR="00094BEC">
          <w:t xml:space="preserve">observed species and </w:t>
        </w:r>
        <w:r w:rsidR="00FB22E4">
          <w:t xml:space="preserve">values of </w:t>
        </w:r>
        <w:r w:rsidR="00C37093">
          <w:t xml:space="preserve">stepwise </w:t>
        </w:r>
        <w:r w:rsidRPr="00FA7F62">
          <w:t>log </w:t>
        </w:r>
        <w:r w:rsidRPr="008C137F">
          <w:rPr>
            <w:i/>
          </w:rPr>
          <w:t>K</w:t>
        </w:r>
        <w:r w:rsidR="00B02050">
          <w:rPr>
            <w:i/>
          </w:rPr>
          <w:t>’s</w:t>
        </w:r>
        <w:r w:rsidRPr="00FA7F62">
          <w:t xml:space="preserve"> </w:t>
        </w:r>
        <w:r w:rsidR="00072412">
          <w:t xml:space="preserve">and </w:t>
        </w:r>
        <w:r w:rsidR="00A942C9">
          <w:t>p</w:t>
        </w:r>
        <w:r w:rsidR="00A942C9" w:rsidRPr="00CF1B92">
          <w:rPr>
            <w:i/>
            <w:iCs/>
          </w:rPr>
          <w:t>K</w:t>
        </w:r>
        <w:r w:rsidR="00A942C9">
          <w:t>a’s</w:t>
        </w:r>
        <w:r w:rsidRPr="00FA7F62">
          <w:t xml:space="preserve"> </w:t>
        </w:r>
        <w:r w:rsidR="004C49C6">
          <w:t xml:space="preserve">for </w:t>
        </w:r>
        <w:r w:rsidR="004C49C6" w:rsidRPr="00FA7F62">
          <w:t>1‑methylimidazole</w:t>
        </w:r>
        <w:r w:rsidR="00C30517">
          <w:t xml:space="preserve"> </w:t>
        </w:r>
        <w:r w:rsidR="00C30517" w:rsidRPr="00C62EB5">
          <w:t xml:space="preserve">(1‑MIm) </w:t>
        </w:r>
        <w:r w:rsidR="00D37929">
          <w:t xml:space="preserve"> reported by Appleton et al.</w:t>
        </w:r>
        <w:r w:rsidR="00EB2581">
          <w:fldChar w:fldCharType="begin"/>
        </w:r>
        <w:r w:rsidR="004B30C9">
          <w:instrText xml:space="preserve"> ADDIN ZOTERO_ITEM CSL_CITATION {"citationID":"mLwXRzfF","properties":{"formattedCitation":"\\super 40\\nosupersub{}","plainCitation":"40","noteIndex":0},"citationItems":[{"id":357,"uris":["http://zotero.org/users/15279553/items/6PTZLZSU"],"itemData":{"id":357,"type":"article-journal","abstract":"The catalytic activity of carbonic anhydrase (EC 4.2.1.1) is linked to the ionization of a group in close proximity to the essential zinc ion. Studies have been undertaken to delineate the ionizations germane to the active-site chelate system. Several imidazole ligand systems were studied in order to approach a representative chelate. The simplest involved the complexation of Zn(II) by imidazole and by N-methylimidazole. As well, two bidentate systems, Zn(II)-4,4'-bis-imidazoylmethane and Co(II)-cyclic-L-histidyl-L-histidine were investigated. It was found that in a species containing metal-bound water and imidazole coordinated by means of the pyridinium nitrogen, the most acidic group was the pyrrole N-H in the imidazole ring. By the use of N-methylimidazole, the pK(a) of a metal-bound water molecule in a tri-imidazole ligand field was found to be 9.1. Noting the preference for labilization of the pyrrole hydrogen, the catalytic features of carbonic anhydrase are reexamined assuming that the pK(enz) is associated with the N-H ionization, and not with the ionization of metal-bound water.","container-title":"Proceedings of the National Academy of Sciences of the United States of America","DOI":"10.1073/pnas.71.5.1686","ISSN":"0027-8424","issue":"5","journalAbbreviation":"Proc Natl Acad Sci U S A","language":"eng","page":"1686-1690","PMID":"4209558","PMCID":"PMC388303","source":"PubMed","title":"The activity-related ionization in carbonic anhydrase","volume":"71","author":[{"family":"Appleton","given":"D. W."},{"family":"Sarkar","given":"B."}],"issued":{"date-parts":[["1974",5]]}}}],"schema":"https://github.com/citation-style-language/schema/raw/master/csl-citation.json"} </w:instrText>
        </w:r>
        <w:r w:rsidR="00EB2581">
          <w:fldChar w:fldCharType="separate"/>
        </w:r>
        <w:r w:rsidR="004B30C9" w:rsidRPr="004B30C9">
          <w:rPr>
            <w:rFonts w:eastAsiaTheme="minorHAnsi"/>
            <w:vertAlign w:val="superscript"/>
            <w14:ligatures w14:val="standardContextual"/>
          </w:rPr>
          <w:t>40</w:t>
        </w:r>
        <w:r w:rsidR="00EB2581">
          <w:fldChar w:fldCharType="end"/>
        </w:r>
        <w:r w:rsidR="0042679E">
          <w:t xml:space="preserve"> </w:t>
        </w:r>
        <w:r w:rsidRPr="00FA7F62">
          <w:t>indicate</w:t>
        </w:r>
        <w:r w:rsidR="008A7AC4">
          <w:t xml:space="preserve"> that</w:t>
        </w:r>
        <w:r w:rsidR="00046CA5">
          <w:t xml:space="preserve"> a total of</w:t>
        </w:r>
        <w:r w:rsidRPr="00FA7F62">
          <w:t xml:space="preserve"> </w:t>
        </w:r>
        <w:r w:rsidR="001F12FF" w:rsidRPr="00EC02DB">
          <w:t>~</w:t>
        </w:r>
        <w:r w:rsidR="001F12FF">
          <w:t>32</w:t>
        </w:r>
        <w:r w:rsidR="001F12FF" w:rsidRPr="00EC02DB">
          <w:t xml:space="preserve">% of zinc </w:t>
        </w:r>
        <w:r w:rsidR="00046CA5">
          <w:t xml:space="preserve">in solution </w:t>
        </w:r>
        <w:r w:rsidR="001F12FF" w:rsidRPr="00EC02DB">
          <w:t>exist</w:t>
        </w:r>
        <w:r w:rsidR="001F12FF">
          <w:t>s</w:t>
        </w:r>
        <w:r w:rsidR="001F12FF" w:rsidRPr="00EC02DB">
          <w:t xml:space="preserve"> </w:t>
        </w:r>
        <w:commentRangeStart w:id="358"/>
        <w:commentRangeStart w:id="359"/>
        <w:r w:rsidR="001F12FF" w:rsidRPr="00EC02DB">
          <w:t>as an active catalyst</w:t>
        </w:r>
        <w:commentRangeEnd w:id="358"/>
        <w:r w:rsidR="00A20A63">
          <w:rPr>
            <w:rStyle w:val="CommentReference"/>
            <w:sz w:val="24"/>
            <w:szCs w:val="24"/>
          </w:rPr>
          <w:commentReference w:id="358"/>
        </w:r>
      </w:ins>
      <w:commentRangeEnd w:id="359"/>
      <w:r w:rsidR="00386A9A">
        <w:rPr>
          <w:rStyle w:val="CommentReference"/>
          <w:sz w:val="24"/>
          <w:szCs w:val="24"/>
        </w:rPr>
        <w:commentReference w:id="359"/>
      </w:r>
      <w:ins w:id="360" w:author="Thomas Quaid" w:date="2026-01-31T14:39:00Z" w16du:dateUtc="2026-01-31T22:39:00Z">
        <w:r w:rsidR="00612D11">
          <w:t xml:space="preserve"> </w:t>
        </w:r>
        <w:r w:rsidR="001F12FF">
          <w:t xml:space="preserve">of </w:t>
        </w:r>
        <w:r w:rsidR="001F12FF" w:rsidRPr="005C268E">
          <w:t>some</w:t>
        </w:r>
        <w:r w:rsidR="00AE7163">
          <w:t xml:space="preserve"> form of</w:t>
        </w:r>
        <w:r w:rsidR="001F12FF" w:rsidRPr="005C268E">
          <w:t xml:space="preserve"> </w:t>
        </w:r>
        <w:r w:rsidR="00A1215D">
          <w:t>ligand coordination</w:t>
        </w:r>
        <w:r w:rsidR="00AE7163">
          <w:t xml:space="preserve"> out of observed speciations</w:t>
        </w:r>
      </w:ins>
      <w:r w:rsidR="00612D11" w:rsidRPr="00612D11">
        <w:t xml:space="preserve"> </w:t>
      </w:r>
      <w:r w:rsidR="00612D11">
        <w:t xml:space="preserve">at </w:t>
      </w:r>
      <w:r w:rsidR="003E072A">
        <w:t>our observed catalytically</w:t>
      </w:r>
      <w:r w:rsidR="00612D11">
        <w:t xml:space="preserve"> optimum ratio (15:1). </w:t>
      </w:r>
      <w:commentRangeEnd w:id="353"/>
      <w:r w:rsidR="00A20A63">
        <w:rPr>
          <w:rStyle w:val="CommentReference"/>
          <w:sz w:val="24"/>
          <w:szCs w:val="24"/>
        </w:rPr>
        <w:commentReference w:id="353"/>
      </w:r>
      <w:commentRangeEnd w:id="354"/>
      <w:r w:rsidR="003D331D">
        <w:rPr>
          <w:rStyle w:val="CommentReference"/>
          <w:sz w:val="24"/>
          <w:szCs w:val="24"/>
        </w:rPr>
        <w:commentReference w:id="354"/>
      </w:r>
      <w:r w:rsidR="00C961B3">
        <w:t>T</w:t>
      </w:r>
      <w:r w:rsidR="000908B8" w:rsidRPr="000908B8">
        <w:t xml:space="preserve">hese </w:t>
      </w:r>
      <w:r w:rsidR="00C961B3">
        <w:t xml:space="preserve">experimental </w:t>
      </w:r>
      <w:r w:rsidR="000908B8" w:rsidRPr="000908B8">
        <w:lastRenderedPageBreak/>
        <w:t>equilibria include species up to ZnL₆²⁺, of which ZnL₂(OH</w:t>
      </w:r>
      <w:commentRangeStart w:id="361"/>
      <w:commentRangeStart w:id="362"/>
      <w:del w:id="363" w:author="Thomas Quaid" w:date="2026-01-31T14:39:00Z" w16du:dateUtc="2026-01-31T22:39:00Z">
        <w:r w:rsidR="000908B8" w:rsidRPr="000908B8">
          <w:delText>⁻</w:delText>
        </w:r>
        <w:commentRangeEnd w:id="361"/>
        <w:r w:rsidR="00A20A63" w:rsidRPr="000908B8">
          <w:rPr>
            <w:rStyle w:val="CommentReference"/>
            <w:sz w:val="24"/>
            <w:szCs w:val="24"/>
          </w:rPr>
          <w:commentReference w:id="361"/>
        </w:r>
      </w:del>
      <w:commentRangeEnd w:id="362"/>
      <w:r w:rsidR="00386A9A" w:rsidRPr="000908B8">
        <w:rPr>
          <w:rStyle w:val="CommentReference"/>
          <w:sz w:val="24"/>
          <w:szCs w:val="24"/>
        </w:rPr>
        <w:commentReference w:id="362"/>
      </w:r>
      <w:del w:id="364" w:author="Thomas Quaid" w:date="2026-01-31T14:39:00Z" w16du:dateUtc="2026-01-31T22:39:00Z">
        <w:r w:rsidR="000908B8" w:rsidRPr="000908B8">
          <w:delText>),</w:delText>
        </w:r>
      </w:del>
      <w:ins w:id="365" w:author="Thomas Quaid" w:date="2026-01-31T14:39:00Z" w16du:dateUtc="2026-01-31T22:39:00Z">
        <w:r w:rsidR="000908B8" w:rsidRPr="000908B8">
          <w:t>),</w:t>
        </w:r>
      </w:ins>
      <w:r w:rsidR="000908B8" w:rsidRPr="000908B8">
        <w:t xml:space="preserve"> ZnL₃(OH</w:t>
      </w:r>
      <w:del w:id="366" w:author="Thomas Quaid" w:date="2026-01-31T14:39:00Z" w16du:dateUtc="2026-01-31T22:39:00Z">
        <w:r w:rsidR="000908B8" w:rsidRPr="000908B8">
          <w:delText>⁻),</w:delText>
        </w:r>
      </w:del>
      <w:ins w:id="367" w:author="Thomas Quaid" w:date="2026-01-31T14:39:00Z" w16du:dateUtc="2026-01-31T22:39:00Z">
        <w:r w:rsidR="000908B8" w:rsidRPr="000908B8">
          <w:t>),</w:t>
        </w:r>
      </w:ins>
      <w:r w:rsidR="000908B8" w:rsidRPr="000908B8">
        <w:t xml:space="preserve"> and </w:t>
      </w:r>
      <w:commentRangeStart w:id="368"/>
      <w:commentRangeStart w:id="369"/>
      <w:r w:rsidR="000908B8" w:rsidRPr="000908B8">
        <w:t>ZnL₄(OH</w:t>
      </w:r>
      <w:del w:id="370" w:author="Thomas Quaid" w:date="2026-01-31T14:39:00Z" w16du:dateUtc="2026-01-31T22:39:00Z">
        <w:r w:rsidR="000908B8" w:rsidRPr="000908B8">
          <w:delText>⁻)</w:delText>
        </w:r>
      </w:del>
      <w:ins w:id="371" w:author="Thomas Quaid" w:date="2026-01-31T14:39:00Z" w16du:dateUtc="2026-01-31T22:39:00Z">
        <w:r w:rsidR="000908B8" w:rsidRPr="000908B8">
          <w:t>)</w:t>
        </w:r>
      </w:ins>
      <w:r w:rsidR="000908B8" w:rsidRPr="000908B8">
        <w:t xml:space="preserve"> </w:t>
      </w:r>
      <w:commentRangeEnd w:id="368"/>
      <w:r w:rsidR="00A20A63" w:rsidRPr="000908B8">
        <w:rPr>
          <w:rStyle w:val="CommentReference"/>
          <w:sz w:val="24"/>
          <w:szCs w:val="24"/>
        </w:rPr>
        <w:commentReference w:id="368"/>
      </w:r>
      <w:commentRangeEnd w:id="369"/>
      <w:r w:rsidR="00386A9A" w:rsidRPr="000908B8">
        <w:rPr>
          <w:rStyle w:val="CommentReference"/>
          <w:sz w:val="24"/>
          <w:szCs w:val="24"/>
        </w:rPr>
        <w:commentReference w:id="369"/>
      </w:r>
      <w:r w:rsidR="000908B8" w:rsidRPr="000908B8">
        <w:t>are the predominant hydroxo forms at pH 9</w:t>
      </w:r>
      <w:r w:rsidR="00704C7D">
        <w:t xml:space="preserve">, </w:t>
      </w:r>
      <w:r w:rsidR="00A20A63">
        <w:t xml:space="preserve">in which </w:t>
      </w:r>
      <w:r w:rsidR="00704C7D">
        <w:t>L</w:t>
      </w:r>
      <w:r w:rsidR="00704C7D" w:rsidRPr="00C62EB5">
        <w:rPr>
          <w:vertAlign w:val="subscript"/>
        </w:rPr>
        <w:t>x</w:t>
      </w:r>
      <w:r w:rsidR="00704C7D">
        <w:t xml:space="preserve"> represent</w:t>
      </w:r>
      <w:r w:rsidR="003E072A">
        <w:t>s</w:t>
      </w:r>
      <w:r w:rsidR="00704C7D">
        <w:t xml:space="preserve"> the number of complexed monodentate ligands</w:t>
      </w:r>
      <w:r w:rsidR="000908B8" w:rsidRPr="000908B8">
        <w:t>.</w:t>
      </w:r>
      <w:r w:rsidR="00C961B3">
        <w:t xml:space="preserve"> </w:t>
      </w:r>
      <w:r w:rsidR="00612D11">
        <w:t xml:space="preserve">We </w:t>
      </w:r>
      <w:r w:rsidR="0073614D">
        <w:t xml:space="preserve">compute that </w:t>
      </w:r>
      <w:r w:rsidR="008E39DE">
        <w:t>1</w:t>
      </w:r>
      <w:r w:rsidR="003F2D1A">
        <w:t>0</w:t>
      </w:r>
      <w:r w:rsidR="008E39DE">
        <w:t xml:space="preserve">% of </w:t>
      </w:r>
      <w:r w:rsidR="00AB1AED">
        <w:t xml:space="preserve">the </w:t>
      </w:r>
      <w:r w:rsidR="008E39DE">
        <w:t xml:space="preserve">zinc complexes </w:t>
      </w:r>
      <w:r w:rsidR="00612D11">
        <w:t xml:space="preserve">are </w:t>
      </w:r>
      <w:commentRangeStart w:id="372"/>
      <w:r w:rsidR="008E39DE">
        <w:t>ZnL</w:t>
      </w:r>
      <w:r w:rsidR="008E39DE" w:rsidRPr="00C62EB5">
        <w:rPr>
          <w:vertAlign w:val="subscript"/>
        </w:rPr>
        <w:t>2</w:t>
      </w:r>
      <w:r w:rsidR="008E39DE">
        <w:t>(OH</w:t>
      </w:r>
      <w:del w:id="373" w:author="Thomas Quaid" w:date="2026-01-31T14:39:00Z" w16du:dateUtc="2026-01-31T22:39:00Z">
        <w:r w:rsidR="008E39DE" w:rsidRPr="00C62EB5">
          <w:rPr>
            <w:vertAlign w:val="superscript"/>
          </w:rPr>
          <w:delText>-</w:delText>
        </w:r>
        <w:r w:rsidR="008E39DE">
          <w:delText xml:space="preserve">) </w:delText>
        </w:r>
        <w:r w:rsidR="00DB6D84">
          <w:delText>with water completing the tetrahedral geometry</w:delText>
        </w:r>
        <w:r w:rsidR="00C61C5A">
          <w:delText>,</w:delText>
        </w:r>
        <w:r w:rsidR="00635C71">
          <w:delText xml:space="preserve"> </w:delText>
        </w:r>
        <w:commentRangeStart w:id="374"/>
        <w:commentRangeStart w:id="375"/>
        <w:r w:rsidR="00320DCD" w:rsidRPr="00EC02DB">
          <w:delText>~</w:delText>
        </w:r>
        <w:r w:rsidR="002D7FB9">
          <w:delText>3</w:delText>
        </w:r>
        <w:r w:rsidR="00320DCD" w:rsidRPr="00EC02DB">
          <w:delText>%</w:delText>
        </w:r>
        <w:r w:rsidR="00060A89" w:rsidRPr="00EC02DB">
          <w:delText xml:space="preserve"> </w:delText>
        </w:r>
        <w:r w:rsidR="00513EE7">
          <w:delText xml:space="preserve">is </w:delText>
        </w:r>
        <w:r w:rsidR="00060A89" w:rsidRPr="00EC02DB">
          <w:delText>in the form of</w:delText>
        </w:r>
        <w:r w:rsidRPr="00EC02DB">
          <w:delText xml:space="preserve"> </w:delText>
        </w:r>
        <w:r w:rsidR="00750A24" w:rsidRPr="00EC02DB">
          <w:delText>ZnL</w:delText>
        </w:r>
        <w:r w:rsidR="00750A24" w:rsidRPr="00EC02DB">
          <w:rPr>
            <w:vertAlign w:val="subscript"/>
          </w:rPr>
          <w:delText>3</w:delText>
        </w:r>
        <w:r w:rsidR="00750A24" w:rsidRPr="00EC02DB">
          <w:delText>(OH⁻)</w:delText>
        </w:r>
        <w:r w:rsidR="00C61C5A">
          <w:delText>,</w:delText>
        </w:r>
        <w:r w:rsidR="00750A24">
          <w:delText xml:space="preserve"> </w:delText>
        </w:r>
        <w:r w:rsidR="00AF39E0" w:rsidRPr="00EC02DB">
          <w:delText>and ~</w:delText>
        </w:r>
        <w:r w:rsidR="002D7FB9">
          <w:delText>19</w:delText>
        </w:r>
        <w:r w:rsidR="00AF39E0" w:rsidRPr="00EC02DB">
          <w:delText xml:space="preserve">% </w:delText>
        </w:r>
        <w:r w:rsidR="00513EE7">
          <w:delText xml:space="preserve">exists as </w:delText>
        </w:r>
        <w:r w:rsidR="00750A24" w:rsidRPr="00EC02DB">
          <w:delText>ZnL₄(OH⁻)</w:delText>
        </w:r>
        <w:r w:rsidR="007B7ECE">
          <w:delText xml:space="preserve"> </w:delText>
        </w:r>
        <w:commentRangeEnd w:id="374"/>
        <w:r w:rsidR="00A20A63">
          <w:rPr>
            <w:rStyle w:val="CommentReference"/>
            <w:sz w:val="24"/>
            <w:szCs w:val="24"/>
          </w:rPr>
          <w:commentReference w:id="374"/>
        </w:r>
      </w:del>
      <w:commentRangeEnd w:id="375"/>
      <w:r w:rsidR="00386A9A">
        <w:rPr>
          <w:rStyle w:val="CommentReference"/>
          <w:sz w:val="24"/>
          <w:szCs w:val="24"/>
        </w:rPr>
        <w:commentReference w:id="375"/>
      </w:r>
      <w:del w:id="376" w:author="Thomas Quaid" w:date="2026-01-31T14:39:00Z" w16du:dateUtc="2026-01-31T22:39:00Z">
        <w:r w:rsidR="007B7ECE">
          <w:delText>(see SI for mass balances</w:delText>
        </w:r>
        <w:r w:rsidR="00183A8D">
          <w:delText xml:space="preserve"> and algorithms</w:delText>
        </w:r>
        <w:r w:rsidR="007B7ECE">
          <w:delText>)</w:delText>
        </w:r>
        <w:r w:rsidR="00EC02DB" w:rsidRPr="00EC02DB">
          <w:delText>.</w:delText>
        </w:r>
      </w:del>
      <w:ins w:id="377" w:author="Thomas Quaid" w:date="2026-01-31T14:39:00Z" w16du:dateUtc="2026-01-31T22:39:00Z">
        <w:r w:rsidR="008E39DE">
          <w:t>)</w:t>
        </w:r>
        <w:commentRangeEnd w:id="372"/>
        <w:r w:rsidR="00A20A63">
          <w:rPr>
            <w:rStyle w:val="CommentReference"/>
            <w:sz w:val="24"/>
            <w:szCs w:val="24"/>
          </w:rPr>
          <w:commentReference w:id="372"/>
        </w:r>
        <w:r w:rsidR="008E39DE">
          <w:t xml:space="preserve"> </w:t>
        </w:r>
        <w:r w:rsidR="00DB6D84">
          <w:t>with water completing the tetrahedral geometry</w:t>
        </w:r>
        <w:r w:rsidR="00C61C5A">
          <w:t>,</w:t>
        </w:r>
        <w:r w:rsidR="00635C71">
          <w:t xml:space="preserve"> </w:t>
        </w:r>
        <w:commentRangeStart w:id="378"/>
        <w:r w:rsidR="00320DCD" w:rsidRPr="00EC02DB">
          <w:t>~</w:t>
        </w:r>
        <w:r w:rsidR="002D7FB9">
          <w:t>3</w:t>
        </w:r>
        <w:r w:rsidR="00320DCD" w:rsidRPr="00EC02DB">
          <w:t>%</w:t>
        </w:r>
        <w:r w:rsidR="00060A89" w:rsidRPr="00EC02DB">
          <w:t xml:space="preserve"> </w:t>
        </w:r>
        <w:r w:rsidR="00513EE7">
          <w:t xml:space="preserve">is </w:t>
        </w:r>
        <w:r w:rsidR="00060A89" w:rsidRPr="00EC02DB">
          <w:t>in the form of</w:t>
        </w:r>
        <w:r w:rsidRPr="00EC02DB">
          <w:t xml:space="preserve"> </w:t>
        </w:r>
        <w:r w:rsidR="00750A24" w:rsidRPr="00EC02DB">
          <w:t>ZnL</w:t>
        </w:r>
        <w:r w:rsidR="00750A24" w:rsidRPr="00EC02DB">
          <w:rPr>
            <w:vertAlign w:val="subscript"/>
          </w:rPr>
          <w:t>3</w:t>
        </w:r>
        <w:r w:rsidR="00750A24" w:rsidRPr="00EC02DB">
          <w:t>(OH)</w:t>
        </w:r>
        <w:r w:rsidR="00C61C5A">
          <w:t>,</w:t>
        </w:r>
        <w:r w:rsidR="00750A24">
          <w:t xml:space="preserve"> </w:t>
        </w:r>
        <w:r w:rsidR="00AF39E0" w:rsidRPr="00EC02DB">
          <w:t>and ~</w:t>
        </w:r>
        <w:r w:rsidR="002D7FB9">
          <w:t>19</w:t>
        </w:r>
        <w:r w:rsidR="00AF39E0" w:rsidRPr="00EC02DB">
          <w:t xml:space="preserve">% </w:t>
        </w:r>
        <w:r w:rsidR="00513EE7">
          <w:t xml:space="preserve">exists as </w:t>
        </w:r>
        <w:r w:rsidR="00750A24" w:rsidRPr="00EC02DB">
          <w:t>ZnL₄(OH)</w:t>
        </w:r>
        <w:r w:rsidR="007B7ECE">
          <w:t xml:space="preserve"> </w:t>
        </w:r>
        <w:commentRangeEnd w:id="378"/>
        <w:r w:rsidR="00A20A63">
          <w:rPr>
            <w:rStyle w:val="CommentReference"/>
            <w:sz w:val="24"/>
            <w:szCs w:val="24"/>
          </w:rPr>
          <w:commentReference w:id="378"/>
        </w:r>
        <w:r w:rsidR="007B7ECE">
          <w:t>(see SI for mass balances</w:t>
        </w:r>
        <w:r w:rsidR="00183A8D">
          <w:t xml:space="preserve"> and algorithms</w:t>
        </w:r>
        <w:r w:rsidR="00A905A0">
          <w:t>, see Appleton et al.</w:t>
        </w:r>
        <w:r w:rsidR="00A905A0">
          <w:fldChar w:fldCharType="begin"/>
        </w:r>
        <w:r w:rsidR="004B30C9">
          <w:instrText xml:space="preserve"> ADDIN ZOTERO_ITEM CSL_CITATION {"citationID":"zgIbaE25","properties":{"unsorted":false,"formattedCitation":"\\super 40\\nosupersub{}","plainCitation":"40","noteIndex":0},"citationItems":[{"id":357,"uris":["http://zotero.org/users/15279553/items/6PTZLZSU"],"itemData":{"id":357,"type":"article-journal","abstract":"The catalytic activity of carbonic anhydrase (EC 4.2.1.1) is linked to the ionization of a group in close proximity to the essential zinc ion. Studies have been undertaken to delineate the ionizations germane to the active-site chelate system. Several imidazole ligand systems were studied in order to approach a representative chelate. The simplest involved the complexation of Zn(II) by imidazole and by N-methylimidazole. As well, two bidentate systems, Zn(II)-4,4'-bis-imidazoylmethane and Co(II)-cyclic-L-histidyl-L-histidine were investigated. It was found that in a species containing metal-bound water and imidazole coordinated by means of the pyridinium nitrogen, the most acidic group was the pyrrole N-H in the imidazole ring. By the use of N-methylimidazole, the pK(a) of a metal-bound water molecule in a tri-imidazole ligand field was found to be 9.1. Noting the preference for labilization of the pyrrole hydrogen, the catalytic features of carbonic anhydrase are reexamined assuming that the pK(enz) is associated with the N-H ionization, and not with the ionization of metal-bound water.","container-title":"Proceedings of the National Academy of Sciences of the United States of America","DOI":"10.1073/pnas.71.5.1686","ISSN":"0027-8424","issue":"5","journalAbbreviation":"Proc Natl Acad Sci U S A","language":"eng","page":"1686-1690","PMID":"4209558","PMCID":"PMC388303","source":"PubMed","title":"The activity-related ionization in carbonic anhydrase","volume":"71","author":[{"family":"Appleton","given":"D. W."},{"family":"Sarkar","given":"B."}],"issued":{"date-parts":[["1974",5]]}}}],"schema":"https://github.com/citation-style-language/schema/raw/master/csl-citation.json"} </w:instrText>
        </w:r>
        <w:r w:rsidR="00A905A0">
          <w:fldChar w:fldCharType="separate"/>
        </w:r>
        <w:r w:rsidR="004B30C9" w:rsidRPr="004B30C9">
          <w:rPr>
            <w:rFonts w:eastAsiaTheme="minorHAnsi"/>
            <w:vertAlign w:val="superscript"/>
            <w14:ligatures w14:val="standardContextual"/>
          </w:rPr>
          <w:t>40</w:t>
        </w:r>
        <w:r w:rsidR="00A905A0">
          <w:fldChar w:fldCharType="end"/>
        </w:r>
        <w:r w:rsidR="00A905A0">
          <w:t xml:space="preserve"> for reported </w:t>
        </w:r>
        <w:r w:rsidR="00B646C6">
          <w:t xml:space="preserve">experimental </w:t>
        </w:r>
        <w:r w:rsidR="00A905A0">
          <w:t>species observations</w:t>
        </w:r>
        <w:r w:rsidR="007B7ECE">
          <w:t>)</w:t>
        </w:r>
        <w:r w:rsidR="00EC02DB" w:rsidRPr="00EC02DB">
          <w:t>.</w:t>
        </w:r>
      </w:ins>
      <w:r w:rsidR="00722C15">
        <w:t xml:space="preserve"> </w:t>
      </w:r>
      <w:commentRangeStart w:id="379"/>
      <w:commentRangeStart w:id="380"/>
      <w:r w:rsidR="00072412">
        <w:t>Th</w:t>
      </w:r>
      <w:r w:rsidR="004A2695">
        <w:t xml:space="preserve">is distribution of species </w:t>
      </w:r>
      <w:r w:rsidR="003538A5">
        <w:t xml:space="preserve">equates to a predicted rate constant of </w:t>
      </w:r>
      <w:r w:rsidR="00722C15">
        <w:t xml:space="preserve">~300 </w:t>
      </w:r>
      <w:r w:rsidR="00FC6DB3" w:rsidRPr="00FA7F62">
        <w:t>M⁻¹ s⁻¹</w:t>
      </w:r>
      <w:r w:rsidR="00F70A09">
        <w:t xml:space="preserve"> </w:t>
      </w:r>
      <w:r w:rsidR="00123BA4">
        <w:t>determined by equation 2</w:t>
      </w:r>
      <w:r w:rsidR="004C62A4">
        <w:t>:</w:t>
      </w:r>
      <w:commentRangeEnd w:id="379"/>
      <w:r w:rsidR="00A20A63">
        <w:rPr>
          <w:rStyle w:val="CommentReference"/>
          <w:sz w:val="24"/>
          <w:szCs w:val="24"/>
        </w:rPr>
        <w:commentReference w:id="379"/>
      </w:r>
      <w:commentRangeEnd w:id="380"/>
      <w:r w:rsidR="002603FC">
        <w:rPr>
          <w:rStyle w:val="CommentReference"/>
          <w:sz w:val="24"/>
          <w:szCs w:val="24"/>
        </w:rPr>
        <w:commentReference w:id="380"/>
      </w:r>
    </w:p>
    <w:p w14:paraId="1FB837B7" w14:textId="77777777" w:rsidR="006A43EB" w:rsidRDefault="006A43EB" w:rsidP="00BC63E0">
      <w:pPr>
        <w:spacing w:line="360" w:lineRule="auto"/>
      </w:pPr>
    </w:p>
    <w:p w14:paraId="48848D7B" w14:textId="344534E1" w:rsidR="006A43EB" w:rsidRPr="006A43EB" w:rsidRDefault="006A43EB" w:rsidP="00083B8F">
      <w:pPr>
        <w:tabs>
          <w:tab w:val="center" w:pos="4680"/>
          <w:tab w:val="right" w:pos="9360"/>
        </w:tabs>
        <w:spacing w:line="360" w:lineRule="auto"/>
      </w:pPr>
      <w:r>
        <w:rPr>
          <w:i/>
        </w:rPr>
        <w:tab/>
      </w:r>
      <w:r w:rsidRPr="006A43EB">
        <w:rPr>
          <w:i/>
        </w:rPr>
        <w:t>k</w:t>
      </w:r>
      <w:r w:rsidRPr="006A43EB">
        <w:rPr>
          <w:i/>
          <w:vertAlign w:val="subscript"/>
        </w:rPr>
        <w:t>pred,</w:t>
      </w:r>
      <w:r w:rsidR="0008408F">
        <w:rPr>
          <w:i/>
          <w:vertAlign w:val="subscript"/>
        </w:rPr>
        <w:t xml:space="preserve"> solution</w:t>
      </w:r>
      <w:r w:rsidRPr="006A43EB">
        <w:t xml:space="preserve"> = </w:t>
      </w:r>
      <w:r w:rsidRPr="006A43EB">
        <w:rPr>
          <w:i/>
        </w:rPr>
        <w:t>Σ f</w:t>
      </w:r>
      <w:r w:rsidRPr="006A43EB">
        <w:rPr>
          <w:i/>
          <w:vertAlign w:val="subscript"/>
        </w:rPr>
        <w:t>i</w:t>
      </w:r>
      <w:r w:rsidRPr="006A43EB">
        <w:rPr>
          <w:i/>
        </w:rPr>
        <w:t xml:space="preserve"> · k</w:t>
      </w:r>
      <w:r w:rsidRPr="006A43EB">
        <w:rPr>
          <w:i/>
          <w:vertAlign w:val="subscript"/>
        </w:rPr>
        <w:t>i,pred</w:t>
      </w:r>
      <w:r>
        <w:rPr>
          <w:i/>
          <w:vertAlign w:val="subscript"/>
        </w:rPr>
        <w:tab/>
      </w:r>
      <w:r w:rsidRPr="00083B8F">
        <w:rPr>
          <w:i/>
        </w:rPr>
        <w:t>(2)</w:t>
      </w:r>
    </w:p>
    <w:p w14:paraId="2034935C" w14:textId="5A56F72D" w:rsidR="006A43EB" w:rsidRDefault="006A43EB" w:rsidP="006A43EB">
      <w:pPr>
        <w:spacing w:line="360" w:lineRule="auto"/>
      </w:pPr>
      <w:r w:rsidRPr="006A43EB">
        <w:t xml:space="preserve">where </w:t>
      </w:r>
      <w:r w:rsidRPr="006A43EB">
        <w:rPr>
          <w:i/>
        </w:rPr>
        <w:t>k</w:t>
      </w:r>
      <w:r w:rsidRPr="006A43EB">
        <w:rPr>
          <w:i/>
          <w:vertAlign w:val="subscript"/>
        </w:rPr>
        <w:t>pred,</w:t>
      </w:r>
      <w:r w:rsidR="00417699">
        <w:rPr>
          <w:i/>
          <w:vertAlign w:val="subscript"/>
        </w:rPr>
        <w:t>solution</w:t>
      </w:r>
      <w:r w:rsidRPr="006A43EB">
        <w:t xml:space="preserve"> is the </w:t>
      </w:r>
      <w:r w:rsidR="004C62A4">
        <w:t>speciation</w:t>
      </w:r>
      <w:r w:rsidRPr="006A43EB">
        <w:t xml:space="preserve">-weighted predicted rate constant </w:t>
      </w:r>
      <w:r w:rsidR="006B0C1F">
        <w:t xml:space="preserve">for </w:t>
      </w:r>
      <w:r w:rsidR="00716E12">
        <w:t>solution;</w:t>
      </w:r>
      <w:r w:rsidRPr="006A43EB">
        <w:t xml:space="preserve"> </w:t>
      </w:r>
      <w:r w:rsidRPr="006A43EB">
        <w:rPr>
          <w:i/>
        </w:rPr>
        <w:t>f</w:t>
      </w:r>
      <w:r w:rsidRPr="006A43EB">
        <w:rPr>
          <w:i/>
          <w:vertAlign w:val="subscript"/>
        </w:rPr>
        <w:t>i</w:t>
      </w:r>
      <w:r w:rsidRPr="006A43EB">
        <w:t xml:space="preserve"> is the equilibrium molar fraction of total </w:t>
      </w:r>
      <w:r w:rsidR="009049AD">
        <w:t xml:space="preserve">active </w:t>
      </w:r>
      <w:r w:rsidRPr="006A43EB">
        <w:t xml:space="preserve">Zn present in microstate </w:t>
      </w:r>
      <w:r w:rsidRPr="006A43EB">
        <w:rPr>
          <w:i/>
        </w:rPr>
        <w:t>i</w:t>
      </w:r>
      <w:r w:rsidRPr="006A43EB">
        <w:t xml:space="preserve"> (e.g., ZnL</w:t>
      </w:r>
      <w:r w:rsidRPr="006A43EB">
        <w:rPr>
          <w:vertAlign w:val="subscript"/>
        </w:rPr>
        <w:t>2</w:t>
      </w:r>
      <w:r w:rsidRPr="006A43EB">
        <w:t>(OH</w:t>
      </w:r>
      <w:del w:id="381" w:author="Thomas Quaid" w:date="2026-01-31T14:39:00Z" w16du:dateUtc="2026-01-31T22:39:00Z">
        <w:r w:rsidRPr="00083B8F">
          <w:rPr>
            <w:vertAlign w:val="superscript"/>
          </w:rPr>
          <w:delText>-</w:delText>
        </w:r>
        <w:r w:rsidRPr="006A43EB">
          <w:delText>),</w:delText>
        </w:r>
      </w:del>
      <w:ins w:id="382" w:author="Thomas Quaid" w:date="2026-01-31T14:39:00Z" w16du:dateUtc="2026-01-31T22:39:00Z">
        <w:r w:rsidRPr="006A43EB">
          <w:t>),</w:t>
        </w:r>
      </w:ins>
      <w:r w:rsidRPr="006A43EB">
        <w:t xml:space="preserve"> ZnL</w:t>
      </w:r>
      <w:r w:rsidRPr="006A43EB">
        <w:rPr>
          <w:vertAlign w:val="subscript"/>
        </w:rPr>
        <w:t>3</w:t>
      </w:r>
      <w:r w:rsidRPr="006A43EB">
        <w:t>(OH</w:t>
      </w:r>
      <w:del w:id="383" w:author="Thomas Quaid" w:date="2026-01-31T14:39:00Z" w16du:dateUtc="2026-01-31T22:39:00Z">
        <w:r w:rsidR="007346DA" w:rsidRPr="00083B8F">
          <w:rPr>
            <w:vertAlign w:val="superscript"/>
          </w:rPr>
          <w:delText>-</w:delText>
        </w:r>
        <w:r w:rsidRPr="006A43EB">
          <w:delText>),</w:delText>
        </w:r>
      </w:del>
      <w:ins w:id="384" w:author="Thomas Quaid" w:date="2026-01-31T14:39:00Z" w16du:dateUtc="2026-01-31T22:39:00Z">
        <w:r w:rsidRPr="006A43EB">
          <w:t>),</w:t>
        </w:r>
      </w:ins>
      <w:r w:rsidRPr="006A43EB">
        <w:t xml:space="preserve"> ZnL</w:t>
      </w:r>
      <w:r w:rsidRPr="006A43EB">
        <w:rPr>
          <w:vertAlign w:val="subscript"/>
        </w:rPr>
        <w:t>4</w:t>
      </w:r>
      <w:r w:rsidRPr="006A43EB">
        <w:t>(OH</w:t>
      </w:r>
      <w:del w:id="385" w:author="Thomas Quaid" w:date="2026-01-31T14:39:00Z" w16du:dateUtc="2026-01-31T22:39:00Z">
        <w:r w:rsidRPr="00083B8F">
          <w:rPr>
            <w:vertAlign w:val="superscript"/>
          </w:rPr>
          <w:delText>-</w:delText>
        </w:r>
        <w:r w:rsidRPr="006A43EB">
          <w:delText>));</w:delText>
        </w:r>
      </w:del>
      <w:ins w:id="386" w:author="Thomas Quaid" w:date="2026-01-31T14:39:00Z" w16du:dateUtc="2026-01-31T22:39:00Z">
        <w:r w:rsidRPr="006A43EB">
          <w:t>));</w:t>
        </w:r>
      </w:ins>
      <w:r w:rsidRPr="006A43EB">
        <w:t xml:space="preserve"> and </w:t>
      </w:r>
      <w:r w:rsidRPr="006A43EB">
        <w:rPr>
          <w:i/>
        </w:rPr>
        <w:t>k</w:t>
      </w:r>
      <w:r w:rsidRPr="006A43EB">
        <w:rPr>
          <w:i/>
          <w:vertAlign w:val="subscript"/>
        </w:rPr>
        <w:t>i,pred</w:t>
      </w:r>
      <w:r w:rsidRPr="006A43EB">
        <w:t xml:space="preserve"> is the rate constant predicted f</w:t>
      </w:r>
      <w:r w:rsidR="004C62A4">
        <w:t xml:space="preserve">or each microstate </w:t>
      </w:r>
      <w:r w:rsidR="004C62A4" w:rsidRPr="00083B8F">
        <w:rPr>
          <w:i/>
          <w:iCs/>
        </w:rPr>
        <w:t>i</w:t>
      </w:r>
      <w:r w:rsidRPr="006A43EB">
        <w:t>.</w:t>
      </w:r>
    </w:p>
    <w:p w14:paraId="4BEFCFE0" w14:textId="77777777" w:rsidR="006A43EB" w:rsidRPr="006A43EB" w:rsidRDefault="006A43EB" w:rsidP="006A43EB">
      <w:pPr>
        <w:spacing w:line="360" w:lineRule="auto"/>
      </w:pPr>
    </w:p>
    <w:p w14:paraId="4D5BAF34" w14:textId="45F71043" w:rsidR="00731D00" w:rsidRDefault="00E43CB3" w:rsidP="00083B8F">
      <w:pPr>
        <w:spacing w:line="360" w:lineRule="auto"/>
        <w:rPr>
          <w:noProof/>
        </w:rPr>
      </w:pPr>
      <w:commentRangeStart w:id="387"/>
      <w:commentRangeStart w:id="388"/>
      <w:r>
        <w:t>Each species ZnL</w:t>
      </w:r>
      <w:r w:rsidRPr="009D04C8">
        <w:rPr>
          <w:vertAlign w:val="subscript"/>
        </w:rPr>
        <w:t>2</w:t>
      </w:r>
      <w:r>
        <w:t>(OH</w:t>
      </w:r>
      <w:del w:id="389" w:author="Thomas Quaid" w:date="2026-01-31T14:39:00Z" w16du:dateUtc="2026-01-31T22:39:00Z">
        <w:r w:rsidR="00FB22E4" w:rsidRPr="00EC02DB">
          <w:delText>⁻</w:delText>
        </w:r>
        <w:r>
          <w:delText>),</w:delText>
        </w:r>
      </w:del>
      <w:ins w:id="390" w:author="Thomas Quaid" w:date="2026-01-31T14:39:00Z" w16du:dateUtc="2026-01-31T22:39:00Z">
        <w:r>
          <w:t>),</w:t>
        </w:r>
      </w:ins>
      <w:r>
        <w:t xml:space="preserve"> </w:t>
      </w:r>
      <w:r w:rsidRPr="00EC02DB">
        <w:t>ZnL</w:t>
      </w:r>
      <w:r w:rsidRPr="00EC02DB">
        <w:rPr>
          <w:vertAlign w:val="subscript"/>
        </w:rPr>
        <w:t>3</w:t>
      </w:r>
      <w:r w:rsidRPr="00EC02DB">
        <w:t>(OH</w:t>
      </w:r>
      <w:del w:id="391" w:author="Thomas Quaid" w:date="2026-01-31T14:39:00Z" w16du:dateUtc="2026-01-31T22:39:00Z">
        <w:r w:rsidRPr="00EC02DB">
          <w:delText>⁻)</w:delText>
        </w:r>
        <w:r>
          <w:delText>,</w:delText>
        </w:r>
      </w:del>
      <w:ins w:id="392" w:author="Thomas Quaid" w:date="2026-01-31T14:39:00Z" w16du:dateUtc="2026-01-31T22:39:00Z">
        <w:r w:rsidRPr="00EC02DB">
          <w:t>)</w:t>
        </w:r>
        <w:r>
          <w:t>,</w:t>
        </w:r>
      </w:ins>
      <w:r>
        <w:t xml:space="preserve"> and </w:t>
      </w:r>
      <w:r w:rsidRPr="00EC02DB">
        <w:t>ZnL₄(OH</w:t>
      </w:r>
      <w:del w:id="393" w:author="Thomas Quaid" w:date="2026-01-31T14:39:00Z" w16du:dateUtc="2026-01-31T22:39:00Z">
        <w:r w:rsidRPr="00EC02DB">
          <w:delText>⁻)</w:delText>
        </w:r>
      </w:del>
      <w:ins w:id="394" w:author="Thomas Quaid" w:date="2026-01-31T14:39:00Z" w16du:dateUtc="2026-01-31T22:39:00Z">
        <w:r w:rsidRPr="00EC02DB">
          <w:t>)</w:t>
        </w:r>
      </w:ins>
      <w:r>
        <w:t xml:space="preserve"> </w:t>
      </w:r>
      <w:r w:rsidR="00FB22E4">
        <w:t>is predicted to react with distinct</w:t>
      </w:r>
      <w:r>
        <w:t xml:space="preserve"> rate constant</w:t>
      </w:r>
      <w:r w:rsidR="00FB22E4">
        <w:t>s</w:t>
      </w:r>
      <w:r w:rsidR="00E30C31">
        <w:t xml:space="preserve"> of </w:t>
      </w:r>
      <w:ins w:id="395" w:author="Thomas Quaid" w:date="2026-01-31T14:39:00Z" w16du:dateUtc="2026-01-31T22:39:00Z">
        <w:r w:rsidR="00543679">
          <w:t>30</w:t>
        </w:r>
        <w:r w:rsidR="00E30C31">
          <w:t xml:space="preserve">, </w:t>
        </w:r>
        <w:r w:rsidR="00543679">
          <w:t>540</w:t>
        </w:r>
        <w:r w:rsidR="00E30C31">
          <w:t xml:space="preserve">, and </w:t>
        </w:r>
        <w:r w:rsidR="00543679">
          <w:t xml:space="preserve">1490 </w:t>
        </w:r>
        <w:r w:rsidR="00543679" w:rsidRPr="00FA7F62">
          <w:t>M⁻¹ s⁻¹</w:t>
        </w:r>
        <w:r w:rsidR="00E21C22">
          <w:t xml:space="preserve"> respectively</w:t>
        </w:r>
        <w:r w:rsidR="00DD7235">
          <w:t xml:space="preserve"> (from </w:t>
        </w:r>
        <w:r w:rsidR="00F72099" w:rsidRPr="008543D7">
          <w:t>Δ</w:t>
        </w:r>
        <w:r w:rsidR="00F72099" w:rsidRPr="00083B8F">
          <w:rPr>
            <w:i/>
            <w:iCs/>
          </w:rPr>
          <w:t>G</w:t>
        </w:r>
        <w:r w:rsidR="00F72099" w:rsidRPr="008543D7">
          <w:rPr>
            <w:vertAlign w:val="subscript"/>
          </w:rPr>
          <w:t>bind</w:t>
        </w:r>
        <w:r w:rsidR="00F72099" w:rsidRPr="00015906">
          <w:t>)</w:t>
        </w:r>
        <w:r w:rsidR="005E1A06">
          <w:t>.</w:t>
        </w:r>
        <w:r w:rsidR="00E21C22">
          <w:t xml:space="preserve"> </w:t>
        </w:r>
        <w:r w:rsidR="005E1A06">
          <w:t>When</w:t>
        </w:r>
        <w:r w:rsidR="00E21C22">
          <w:t xml:space="preserve"> corrected for amount of active</w:t>
        </w:r>
        <w:r w:rsidR="00C3567E">
          <w:t xml:space="preserve"> ligand present at 15:1 solution,</w:t>
        </w:r>
        <w:r w:rsidR="00FB22E4">
          <w:t xml:space="preserve"> </w:t>
        </w:r>
      </w:ins>
      <w:r>
        <w:t xml:space="preserve">~3, ~15, and ~280 </w:t>
      </w:r>
      <w:r w:rsidRPr="00FA7F62">
        <w:t>M⁻¹ s</w:t>
      </w:r>
      <w:del w:id="396" w:author="Thomas Quaid" w:date="2026-01-31T14:39:00Z" w16du:dateUtc="2026-01-31T22:39:00Z">
        <w:r w:rsidRPr="00FA7F62">
          <w:delText>⁻¹</w:delText>
        </w:r>
        <w:r w:rsidR="00AB1AED">
          <w:delText>,</w:delText>
        </w:r>
      </w:del>
      <w:ins w:id="397" w:author="Thomas Quaid" w:date="2026-01-31T14:39:00Z" w16du:dateUtc="2026-01-31T22:39:00Z">
        <w:r w:rsidRPr="00FA7F62">
          <w:t>⁻¹</w:t>
        </w:r>
        <w:r w:rsidR="005E1A06">
          <w:t xml:space="preserve"> are predicted</w:t>
        </w:r>
      </w:ins>
      <w:r w:rsidR="005E1A06">
        <w:t xml:space="preserve"> </w:t>
      </w:r>
      <w:r>
        <w:t>respectively</w:t>
      </w:r>
      <w:del w:id="398" w:author="Thomas Quaid" w:date="2026-01-31T14:39:00Z" w16du:dateUtc="2026-01-31T22:39:00Z">
        <w:r w:rsidR="00AB1AED">
          <w:delText>,</w:delText>
        </w:r>
        <w:r w:rsidR="00AC1BF1">
          <w:delText xml:space="preserve"> at this composition</w:delText>
        </w:r>
      </w:del>
      <w:commentRangeEnd w:id="387"/>
      <w:r w:rsidR="00437903">
        <w:rPr>
          <w:rStyle w:val="CommentReference"/>
          <w:sz w:val="24"/>
          <w:szCs w:val="24"/>
        </w:rPr>
        <w:commentReference w:id="387"/>
      </w:r>
      <w:commentRangeEnd w:id="388"/>
      <w:r w:rsidR="00386A9A">
        <w:rPr>
          <w:rStyle w:val="CommentReference"/>
          <w:sz w:val="24"/>
          <w:szCs w:val="24"/>
        </w:rPr>
        <w:commentReference w:id="388"/>
      </w:r>
      <w:del w:id="399" w:author="Thomas Quaid" w:date="2026-01-31T14:39:00Z" w16du:dateUtc="2026-01-31T22:39:00Z">
        <w:r>
          <w:delText>.</w:delText>
        </w:r>
      </w:del>
      <w:ins w:id="400" w:author="Thomas Quaid" w:date="2026-01-31T14:39:00Z" w16du:dateUtc="2026-01-31T22:39:00Z">
        <w:r w:rsidR="00F72099">
          <w:t xml:space="preserve"> (from </w:t>
        </w:r>
        <w:r w:rsidR="0013069A">
          <w:t>equation 2)</w:t>
        </w:r>
        <w:r>
          <w:t>.</w:t>
        </w:r>
      </w:ins>
      <w:r>
        <w:t xml:space="preserve"> </w:t>
      </w:r>
      <w:r w:rsidR="00846C19">
        <w:t xml:space="preserve">Figure 4 shows these predicted results in context with the experimental values produced for all studied compositions. </w:t>
      </w:r>
      <w:commentRangeStart w:id="401"/>
      <w:commentRangeStart w:id="402"/>
      <w:r w:rsidR="00C57671">
        <w:t>The</w:t>
      </w:r>
      <w:ins w:id="403" w:author="Thomas Quaid" w:date="2026-01-31T14:39:00Z" w16du:dateUtc="2026-01-31T22:39:00Z">
        <w:r w:rsidR="00C57671">
          <w:t xml:space="preserve"> </w:t>
        </w:r>
        <w:r w:rsidR="003A7A78">
          <w:t>active form</w:t>
        </w:r>
      </w:ins>
      <w:r w:rsidR="003A7A78">
        <w:t xml:space="preserve"> </w:t>
      </w:r>
      <w:r w:rsidR="00C57671">
        <w:t>intrinsic rate constant predicted for ZnL₄(OH</w:t>
      </w:r>
      <w:del w:id="404" w:author="Thomas Quaid" w:date="2026-01-31T14:39:00Z" w16du:dateUtc="2026-01-31T22:39:00Z">
        <w:r w:rsidR="00C57671">
          <w:delText>⁻)</w:delText>
        </w:r>
      </w:del>
      <w:ins w:id="405" w:author="Thomas Quaid" w:date="2026-01-31T14:39:00Z" w16du:dateUtc="2026-01-31T22:39:00Z">
        <w:r w:rsidR="00C57671">
          <w:t>)</w:t>
        </w:r>
      </w:ins>
      <w:r w:rsidR="00C57671">
        <w:t xml:space="preserve"> exceeds </w:t>
      </w:r>
      <w:r w:rsidR="00841255">
        <w:t xml:space="preserve">the highest reported </w:t>
      </w:r>
      <w:r w:rsidR="00C57671">
        <w:t>value</w:t>
      </w:r>
      <w:r w:rsidR="00841255">
        <w:t xml:space="preserve"> (832 M⁻¹ s⁻¹)</w:t>
      </w:r>
      <w:r w:rsidR="00C57671">
        <w:t xml:space="preserve"> </w:t>
      </w:r>
      <w:commentRangeEnd w:id="401"/>
      <w:r w:rsidR="00437903">
        <w:rPr>
          <w:rStyle w:val="CommentReference"/>
          <w:sz w:val="24"/>
          <w:szCs w:val="24"/>
        </w:rPr>
        <w:commentReference w:id="401"/>
      </w:r>
      <w:commentRangeEnd w:id="402"/>
      <w:r w:rsidR="00386A9A">
        <w:rPr>
          <w:rStyle w:val="CommentReference"/>
          <w:sz w:val="24"/>
          <w:szCs w:val="24"/>
        </w:rPr>
        <w:commentReference w:id="402"/>
      </w:r>
      <w:r w:rsidR="00C57671">
        <w:t xml:space="preserve">for </w:t>
      </w:r>
      <w:r w:rsidR="00841255">
        <w:t xml:space="preserve">the </w:t>
      </w:r>
      <w:r w:rsidR="00477007">
        <w:t>tri- and tetradentate ligand</w:t>
      </w:r>
      <w:r w:rsidR="00C57671">
        <w:t xml:space="preserve"> systems </w:t>
      </w:r>
      <w:r w:rsidR="00841255">
        <w:t xml:space="preserve">that </w:t>
      </w:r>
      <w:r w:rsidR="00282B82">
        <w:t>dominat</w:t>
      </w:r>
      <w:r w:rsidR="00841255">
        <w:t xml:space="preserve">e </w:t>
      </w:r>
      <w:r w:rsidR="00282B82">
        <w:t>the literature</w:t>
      </w:r>
      <w:r w:rsidR="00057BEC">
        <w:t>. This</w:t>
      </w:r>
      <w:r w:rsidR="00C57671">
        <w:t xml:space="preserve"> suggest</w:t>
      </w:r>
      <w:r w:rsidR="00057BEC">
        <w:t>s</w:t>
      </w:r>
      <w:r w:rsidR="00C57671">
        <w:t xml:space="preserve"> that simple monodentate scaffolds possess untapped catalytic potential currently masked by unfavorable speciation. </w:t>
      </w:r>
      <w:commentRangeStart w:id="406"/>
      <w:commentRangeStart w:id="407"/>
      <w:r w:rsidR="00284EC2" w:rsidRPr="00284EC2">
        <w:t>The intrinsic rate predicted for ZnL₄(OH</w:t>
      </w:r>
      <w:del w:id="408" w:author="Thomas Quaid" w:date="2026-01-31T14:39:00Z" w16du:dateUtc="2026-01-31T22:39:00Z">
        <w:r w:rsidR="00B54469">
          <w:delText>⁻) (~1</w:delText>
        </w:r>
        <w:r w:rsidR="00B54A0F">
          <w:delText>5</w:delText>
        </w:r>
        <w:r w:rsidR="00B54469">
          <w:delText>00</w:delText>
        </w:r>
      </w:del>
      <w:ins w:id="409" w:author="Thomas Quaid" w:date="2026-01-31T14:39:00Z" w16du:dateUtc="2026-01-31T22:39:00Z">
        <w:r w:rsidR="00284EC2" w:rsidRPr="00284EC2">
          <w:t>) (~1490</w:t>
        </w:r>
      </w:ins>
      <w:r w:rsidR="00284EC2" w:rsidRPr="00284EC2">
        <w:t xml:space="preserve"> M⁻¹s⁻¹) </w:t>
      </w:r>
      <w:commentRangeEnd w:id="406"/>
      <w:r w:rsidR="00437903" w:rsidRPr="00284EC2">
        <w:rPr>
          <w:rStyle w:val="CommentReference"/>
          <w:sz w:val="24"/>
          <w:szCs w:val="24"/>
        </w:rPr>
        <w:commentReference w:id="406"/>
      </w:r>
      <w:commentRangeEnd w:id="407"/>
      <w:r w:rsidR="00386A9A" w:rsidRPr="00284EC2">
        <w:rPr>
          <w:rStyle w:val="CommentReference"/>
          <w:sz w:val="24"/>
          <w:szCs w:val="24"/>
        </w:rPr>
        <w:commentReference w:id="407"/>
      </w:r>
      <w:r w:rsidR="00284EC2" w:rsidRPr="00284EC2">
        <w:t>exceeds the ~10³ M⁻¹s⁻¹ ceiling from Equation 1, which was derived from conformationally constrained multidentate systems</w:t>
      </w:r>
      <w:del w:id="410" w:author="Thomas Quaid" w:date="2026-01-31T14:39:00Z" w16du:dateUtc="2026-01-31T22:39:00Z">
        <w:r w:rsidR="00B54469">
          <w:delText>; the</w:delText>
        </w:r>
      </w:del>
      <w:ins w:id="411" w:author="Thomas Quaid" w:date="2026-01-31T14:39:00Z" w16du:dateUtc="2026-01-31T22:39:00Z">
        <w:r w:rsidR="00284EC2" w:rsidRPr="00284EC2">
          <w:t>. The</w:t>
        </w:r>
      </w:ins>
      <w:r w:rsidR="00284EC2" w:rsidRPr="00284EC2">
        <w:t xml:space="preserve"> flexibility of monodentate assemblies likely </w:t>
      </w:r>
      <w:del w:id="412" w:author="Thomas Quaid" w:date="2026-01-31T14:39:00Z" w16du:dateUtc="2026-01-31T22:39:00Z">
        <w:r w:rsidR="00B54469">
          <w:delText>enables</w:delText>
        </w:r>
      </w:del>
      <w:ins w:id="413" w:author="Thomas Quaid" w:date="2026-01-31T14:39:00Z" w16du:dateUtc="2026-01-31T22:39:00Z">
        <w:r w:rsidR="00284EC2" w:rsidRPr="00284EC2">
          <w:t>permits reorganization during catalysis, enabling</w:t>
        </w:r>
      </w:ins>
      <w:r w:rsidR="00284EC2" w:rsidRPr="00284EC2">
        <w:t xml:space="preserve"> access to </w:t>
      </w:r>
      <w:commentRangeStart w:id="414"/>
      <w:commentRangeStart w:id="415"/>
      <w:del w:id="416" w:author="Thomas Quaid" w:date="2026-01-31T14:39:00Z" w16du:dateUtc="2026-01-31T22:39:00Z">
        <w:r w:rsidR="00B54469">
          <w:delText xml:space="preserve">descriptor space </w:delText>
        </w:r>
        <w:commentRangeEnd w:id="414"/>
        <w:r w:rsidR="00437903">
          <w:rPr>
            <w:rStyle w:val="CommentReference"/>
            <w:sz w:val="24"/>
            <w:szCs w:val="24"/>
          </w:rPr>
          <w:commentReference w:id="414"/>
        </w:r>
      </w:del>
      <w:commentRangeEnd w:id="415"/>
      <w:r w:rsidR="00386A9A">
        <w:rPr>
          <w:rStyle w:val="CommentReference"/>
          <w:sz w:val="24"/>
          <w:szCs w:val="24"/>
        </w:rPr>
        <w:commentReference w:id="415"/>
      </w:r>
      <w:del w:id="417" w:author="Thomas Quaid" w:date="2026-01-31T14:39:00Z" w16du:dateUtc="2026-01-31T22:39:00Z">
        <w:r w:rsidR="00B54469">
          <w:delText>outside the boundaries defined by</w:delText>
        </w:r>
      </w:del>
      <w:ins w:id="418" w:author="Thomas Quaid" w:date="2026-01-31T14:39:00Z" w16du:dateUtc="2026-01-31T22:39:00Z">
        <w:r w:rsidR="00284EC2" w:rsidRPr="00284EC2">
          <w:t>more favorable Σ</w:t>
        </w:r>
        <w:r w:rsidR="00284EC2" w:rsidRPr="00015906">
          <w:rPr>
            <w:i/>
            <w:iCs/>
          </w:rPr>
          <w:t>E</w:t>
        </w:r>
        <w:r w:rsidR="00284EC2" w:rsidRPr="00015906">
          <w:rPr>
            <w:i/>
            <w:iCs/>
            <w:vertAlign w:val="superscript"/>
          </w:rPr>
          <w:t>(2)</w:t>
        </w:r>
        <w:r w:rsidR="00284EC2" w:rsidRPr="00284EC2">
          <w:t xml:space="preserve"> (enhanced donor–acceptor stabilization) and lower %</w:t>
        </w:r>
        <w:r w:rsidR="00284EC2" w:rsidRPr="00015906">
          <w:rPr>
            <w:i/>
            <w:iCs/>
          </w:rPr>
          <w:t>V</w:t>
        </w:r>
        <w:r w:rsidR="00284EC2" w:rsidRPr="00015906">
          <w:rPr>
            <w:i/>
            <w:iCs/>
            <w:vertAlign w:val="subscript"/>
          </w:rPr>
          <w:t>buried</w:t>
        </w:r>
        <w:r w:rsidR="00284EC2" w:rsidRPr="00284EC2">
          <w:t xml:space="preserve"> values than the ground-state geometries of</w:t>
        </w:r>
      </w:ins>
      <w:r w:rsidR="00284EC2" w:rsidRPr="00284EC2">
        <w:t xml:space="preserve"> rigid scaffolds</w:t>
      </w:r>
      <w:ins w:id="419" w:author="Thomas Quaid" w:date="2026-01-31T14:39:00Z" w16du:dateUtc="2026-01-31T22:39:00Z">
        <w:r w:rsidR="00284EC2" w:rsidRPr="00284EC2">
          <w:t xml:space="preserve"> allow</w:t>
        </w:r>
      </w:ins>
      <w:r w:rsidR="00B54469">
        <w:t>.</w:t>
      </w:r>
      <w:r w:rsidR="00841255">
        <w:t xml:space="preserve"> </w:t>
      </w:r>
      <w:r w:rsidR="00846C19">
        <w:t xml:space="preserve"> </w:t>
      </w:r>
    </w:p>
    <w:tbl>
      <w:tblPr>
        <w:tblStyle w:val="TableGrid"/>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956"/>
      </w:tblGrid>
      <w:tr w:rsidR="007B5378" w14:paraId="604AFD7D" w14:textId="4C4A66A4" w:rsidTr="00083B8F">
        <w:trPr>
          <w:trHeight w:val="2762"/>
        </w:trPr>
        <w:tc>
          <w:tcPr>
            <w:tcW w:w="4796" w:type="dxa"/>
          </w:tcPr>
          <w:p w14:paraId="034DF209" w14:textId="4BCB9EAC" w:rsidR="00731D00" w:rsidRDefault="00E5615A" w:rsidP="00631CF7">
            <w:pPr>
              <w:keepNext/>
              <w:spacing w:line="360" w:lineRule="auto"/>
              <w:jc w:val="center"/>
            </w:pPr>
            <w:r w:rsidRPr="00430572">
              <w:rPr>
                <w:noProof/>
              </w:rPr>
              <w:lastRenderedPageBreak/>
              <w:drawing>
                <wp:anchor distT="0" distB="0" distL="114300" distR="114300" simplePos="0" relativeHeight="251658244" behindDoc="0" locked="0" layoutInCell="1" allowOverlap="1" wp14:anchorId="1FC5E5DE" wp14:editId="37644D72">
                  <wp:simplePos x="0" y="0"/>
                  <wp:positionH relativeFrom="column">
                    <wp:posOffset>617595</wp:posOffset>
                  </wp:positionH>
                  <wp:positionV relativeFrom="paragraph">
                    <wp:posOffset>326683</wp:posOffset>
                  </wp:positionV>
                  <wp:extent cx="809903" cy="424522"/>
                  <wp:effectExtent l="0" t="0" r="3175" b="0"/>
                  <wp:wrapNone/>
                  <wp:docPr id="135034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58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09903" cy="424522"/>
                          </a:xfrm>
                          <a:prstGeom prst="rect">
                            <a:avLst/>
                          </a:prstGeom>
                        </pic:spPr>
                      </pic:pic>
                    </a:graphicData>
                  </a:graphic>
                  <wp14:sizeRelH relativeFrom="page">
                    <wp14:pctWidth>0</wp14:pctWidth>
                  </wp14:sizeRelH>
                  <wp14:sizeRelV relativeFrom="page">
                    <wp14:pctHeight>0</wp14:pctHeight>
                  </wp14:sizeRelV>
                </wp:anchor>
              </w:drawing>
            </w:r>
            <w:r w:rsidR="00731D00" w:rsidRPr="00631CF7">
              <w:rPr>
                <w:noProof/>
              </w:rPr>
              <w:drawing>
                <wp:inline distT="0" distB="0" distL="0" distR="0" wp14:anchorId="37EB836C" wp14:editId="65F0B291">
                  <wp:extent cx="2821940" cy="2918460"/>
                  <wp:effectExtent l="0" t="0" r="0" b="2540"/>
                  <wp:docPr id="958017317" name="Chart 1">
                    <a:extLst xmlns:a="http://schemas.openxmlformats.org/drawingml/2006/main">
                      <a:ext uri="{FF2B5EF4-FFF2-40B4-BE49-F238E27FC236}">
                        <a16:creationId xmlns:a16="http://schemas.microsoft.com/office/drawing/2014/main" id="{165614FA-784D-DA7D-1767-C6B588C60E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4956" w:type="dxa"/>
          </w:tcPr>
          <w:p w14:paraId="5D50751F" w14:textId="5D9318FB" w:rsidR="00731D00" w:rsidRPr="00631CF7" w:rsidRDefault="00B207EE" w:rsidP="00631CF7">
            <w:pPr>
              <w:keepNext/>
              <w:spacing w:line="360" w:lineRule="auto"/>
              <w:jc w:val="center"/>
              <w:rPr>
                <w:noProof/>
              </w:rPr>
            </w:pPr>
            <w:r>
              <w:rPr>
                <w:noProof/>
              </w:rPr>
              <w:drawing>
                <wp:inline distT="0" distB="0" distL="0" distR="0" wp14:anchorId="74356F46" wp14:editId="140EAEC9">
                  <wp:extent cx="2918557" cy="2918460"/>
                  <wp:effectExtent l="0" t="0" r="2540" b="2540"/>
                  <wp:docPr id="772418967" name="Chart 1">
                    <a:extLst xmlns:a="http://schemas.openxmlformats.org/drawingml/2006/main">
                      <a:ext uri="{FF2B5EF4-FFF2-40B4-BE49-F238E27FC236}">
                        <a16:creationId xmlns:a16="http://schemas.microsoft.com/office/drawing/2014/main" id="{CC023D37-0B7A-0586-16F2-D43145FBF7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bl>
    <w:p w14:paraId="5AB2D6E1" w14:textId="3F9DB681" w:rsidR="00115698" w:rsidRPr="004B66CC" w:rsidRDefault="00B662DF" w:rsidP="00083B8F">
      <w:pPr>
        <w:keepNext/>
        <w:tabs>
          <w:tab w:val="left" w:pos="2783"/>
        </w:tabs>
        <w:spacing w:line="360" w:lineRule="auto"/>
      </w:pPr>
      <w:r w:rsidRPr="00C62EB5">
        <w:t xml:space="preserve">Figure </w:t>
      </w:r>
      <w:r w:rsidR="00841255">
        <w:t>4</w:t>
      </w:r>
      <w:r w:rsidR="00261A16" w:rsidRPr="00C62EB5">
        <w:t>.</w:t>
      </w:r>
      <w:r w:rsidR="0019677C" w:rsidRPr="00C62EB5">
        <w:t xml:space="preserve"> </w:t>
      </w:r>
      <w:r w:rsidR="003A6ACA" w:rsidRPr="00C62EB5">
        <w:t>Experimental</w:t>
      </w:r>
      <w:r w:rsidR="00082DAC" w:rsidRPr="00C62EB5">
        <w:t>ly observed</w:t>
      </w:r>
      <w:r w:rsidR="003A6ACA" w:rsidRPr="00C62EB5">
        <w:t xml:space="preserve"> rate constants for</w:t>
      </w:r>
      <w:r w:rsidR="00E75830" w:rsidRPr="00C62EB5" w:rsidDel="00E75830">
        <w:t xml:space="preserve"> </w:t>
      </w:r>
      <w:r w:rsidR="003A6ACA" w:rsidRPr="00C62EB5">
        <w:t xml:space="preserve">1‑MIm </w:t>
      </w:r>
      <w:r w:rsidR="00F17C6D" w:rsidRPr="00C62EB5">
        <w:t xml:space="preserve">plotted as </w:t>
      </w:r>
      <w:r w:rsidR="003A6ACA" w:rsidRPr="00C62EB5">
        <w:t>a function of ligand‑to‑zinc molar ratio under constant conditions (pH 9, CO₂‑saturated, 25 °C)</w:t>
      </w:r>
      <w:r w:rsidR="00115698" w:rsidRPr="00C62EB5">
        <w:t xml:space="preserve"> </w:t>
      </w:r>
      <w:r w:rsidR="005C268E">
        <w:t>(solid circles)</w:t>
      </w:r>
      <w:r w:rsidR="003A6ACA" w:rsidRPr="00C62EB5">
        <w:t>.</w:t>
      </w:r>
      <w:r w:rsidR="00115698" w:rsidRPr="00C62EB5">
        <w:t xml:space="preserve"> Predicted rate constants </w:t>
      </w:r>
      <w:r w:rsidR="00EB082E" w:rsidRPr="00C62EB5">
        <w:t xml:space="preserve">from </w:t>
      </w:r>
      <w:r w:rsidR="00824A7A" w:rsidRPr="00C62EB5">
        <w:t xml:space="preserve">(A) </w:t>
      </w:r>
      <w:r w:rsidR="00EB082E" w:rsidRPr="00C62EB5">
        <w:t>speciation model</w:t>
      </w:r>
      <w:r w:rsidR="00BB38E6" w:rsidRPr="00C62EB5">
        <w:t>, WFT-based intrinsic rate constant predictions, and Henderson-Hasselbalch corrections</w:t>
      </w:r>
      <w:r w:rsidR="005C268E">
        <w:t xml:space="preserve"> (solid line)</w:t>
      </w:r>
      <w:r w:rsidR="00AB1AED">
        <w:t>;</w:t>
      </w:r>
      <w:r w:rsidR="00EB082E" w:rsidRPr="00C62EB5">
        <w:t xml:space="preserve"> </w:t>
      </w:r>
      <w:r w:rsidR="00824A7A" w:rsidRPr="00C62EB5">
        <w:t xml:space="preserve">(B) </w:t>
      </w:r>
      <w:r w:rsidR="00441122" w:rsidRPr="00C62EB5">
        <w:t>includes the</w:t>
      </w:r>
      <w:r w:rsidR="005C268E">
        <w:t xml:space="preserve"> </w:t>
      </w:r>
      <w:r w:rsidR="00183A8D">
        <w:t xml:space="preserve">damping </w:t>
      </w:r>
      <w:r w:rsidR="005C268E">
        <w:t xml:space="preserve">correction for </w:t>
      </w:r>
      <w:r w:rsidR="00DF1E51" w:rsidRPr="008C137F">
        <w:t>free ligand concentration</w:t>
      </w:r>
      <w:r w:rsidR="00864952" w:rsidRPr="008C137F">
        <w:t xml:space="preserve"> </w:t>
      </w:r>
      <w:r w:rsidR="00DF1E51" w:rsidRPr="00C62EB5">
        <w:t>([L]free</w:t>
      </w:r>
      <w:r w:rsidR="00824A7A" w:rsidRPr="00C62EB5">
        <w:t>)</w:t>
      </w:r>
      <w:r w:rsidR="00864952" w:rsidRPr="00C62EB5">
        <w:t>.</w:t>
      </w:r>
      <w:r w:rsidR="004D4225" w:rsidRPr="00C62EB5">
        <w:t xml:space="preserve"> [L]free is represented by </w:t>
      </w:r>
      <w:r w:rsidR="00AB1AED">
        <w:t xml:space="preserve">the </w:t>
      </w:r>
      <w:r w:rsidR="004D4225" w:rsidRPr="00C62EB5">
        <w:t xml:space="preserve">dashed line in </w:t>
      </w:r>
      <w:r w:rsidR="00AB1AED">
        <w:t>(</w:t>
      </w:r>
      <w:r w:rsidR="004D4225" w:rsidRPr="00C62EB5">
        <w:t>B</w:t>
      </w:r>
      <w:r w:rsidR="00AB1AED">
        <w:t>)</w:t>
      </w:r>
      <w:r w:rsidR="004E2AC1" w:rsidRPr="00C62EB5">
        <w:t xml:space="preserve"> as determined from </w:t>
      </w:r>
      <w:r w:rsidR="00AB1AED">
        <w:t xml:space="preserve">a </w:t>
      </w:r>
      <w:r w:rsidR="004E2AC1" w:rsidRPr="00C62EB5">
        <w:t>mass balance</w:t>
      </w:r>
      <w:r w:rsidR="004D4225" w:rsidRPr="00C62EB5">
        <w:t>.</w:t>
      </w:r>
    </w:p>
    <w:p w14:paraId="2CAE61E4" w14:textId="5267E604" w:rsidR="001C6009" w:rsidRDefault="00EE2898" w:rsidP="001C6009">
      <w:pPr>
        <w:pStyle w:val="p1"/>
        <w:spacing w:line="360" w:lineRule="auto"/>
        <w:rPr>
          <w:color w:val="000000"/>
        </w:rPr>
      </w:pPr>
      <w:r>
        <w:t xml:space="preserve">When </w:t>
      </w:r>
      <w:r w:rsidR="00CB393B">
        <w:t xml:space="preserve">the speciation is fully considered and applied to the </w:t>
      </w:r>
      <w:r w:rsidR="00612D11">
        <w:t xml:space="preserve">results predicted </w:t>
      </w:r>
      <w:r w:rsidR="00FB22E4">
        <w:t>f</w:t>
      </w:r>
      <w:r w:rsidR="00612D11">
        <w:t xml:space="preserve">or </w:t>
      </w:r>
      <w:r w:rsidR="00FE545A" w:rsidRPr="009D04C8">
        <w:t>1‑MIm</w:t>
      </w:r>
      <w:r w:rsidR="00FE545A">
        <w:t xml:space="preserve"> </w:t>
      </w:r>
      <w:r w:rsidR="00CB393B">
        <w:t xml:space="preserve">in </w:t>
      </w:r>
      <w:r w:rsidR="00AB1AED">
        <w:t>T</w:t>
      </w:r>
      <w:r w:rsidR="00CB393B">
        <w:t xml:space="preserve">able 2, the </w:t>
      </w:r>
      <w:r w:rsidR="00A555A2">
        <w:t xml:space="preserve">order of magnitude discrepancy at </w:t>
      </w:r>
      <w:r w:rsidR="007E28FE">
        <w:t>3</w:t>
      </w:r>
      <w:r w:rsidR="00A555A2">
        <w:t xml:space="preserve">:1 ligand:zinc is </w:t>
      </w:r>
      <w:r w:rsidR="00804468">
        <w:t>significantly</w:t>
      </w:r>
      <w:r w:rsidR="00A555A2">
        <w:t xml:space="preserve"> reduced.</w:t>
      </w:r>
      <w:r w:rsidR="00086A17">
        <w:t xml:space="preserve"> </w:t>
      </w:r>
      <w:r w:rsidR="00D81F00">
        <w:t>A population-weighted</w:t>
      </w:r>
      <w:r w:rsidR="00086A17">
        <w:t xml:space="preserve"> correction factor </w:t>
      </w:r>
      <w:r w:rsidR="008E5A0B">
        <w:t>Φ</w:t>
      </w:r>
      <w:r w:rsidR="008E5A0B" w:rsidRPr="00C62EB5">
        <w:rPr>
          <w:vertAlign w:val="subscript"/>
        </w:rPr>
        <w:t xml:space="preserve">spec(4:1) </w:t>
      </w:r>
      <w:r w:rsidR="008E5A0B">
        <w:t>≈ 0.05</w:t>
      </w:r>
      <w:r w:rsidR="009D4855">
        <w:t xml:space="preserve"> (26/511 </w:t>
      </w:r>
      <w:r w:rsidR="009D4855" w:rsidRPr="00FA7F62">
        <w:t>M⁻¹ s⁻¹</w:t>
      </w:r>
      <w:r w:rsidR="009D4855">
        <w:t>)</w:t>
      </w:r>
      <w:r w:rsidR="008E5A0B">
        <w:t>,</w:t>
      </w:r>
      <w:r w:rsidR="00311611">
        <w:t xml:space="preserve"> derived from the </w:t>
      </w:r>
      <w:r w:rsidR="001F67BE">
        <w:t>ratio</w:t>
      </w:r>
      <w:r w:rsidR="00B43BD5">
        <w:t xml:space="preserve"> </w:t>
      </w:r>
      <w:r w:rsidR="00D850AD">
        <w:t xml:space="preserve">of </w:t>
      </w:r>
      <w:r w:rsidR="00B43BD5">
        <w:t>the</w:t>
      </w:r>
      <w:r w:rsidR="001F67BE">
        <w:t xml:space="preserve"> averaged speciation</w:t>
      </w:r>
      <w:r w:rsidR="001C6D17">
        <w:t xml:space="preserve"> corrected</w:t>
      </w:r>
      <w:r w:rsidR="001F67BE">
        <w:t xml:space="preserve"> </w:t>
      </w:r>
      <w:r w:rsidR="00D850AD">
        <w:t xml:space="preserve">rate </w:t>
      </w:r>
      <w:r w:rsidR="00A5319E">
        <w:t xml:space="preserve">(26 </w:t>
      </w:r>
      <w:r w:rsidR="00A5319E" w:rsidRPr="00FA7F62">
        <w:t>M⁻¹ s⁻¹</w:t>
      </w:r>
      <w:r w:rsidR="00A5319E">
        <w:t xml:space="preserve">) </w:t>
      </w:r>
      <w:r w:rsidR="00EB0875">
        <w:t>to</w:t>
      </w:r>
      <w:r w:rsidR="00B43BD5">
        <w:t xml:space="preserve"> predicted ZnL</w:t>
      </w:r>
      <w:r w:rsidR="00B43BD5" w:rsidRPr="00083B8F">
        <w:rPr>
          <w:vertAlign w:val="subscript"/>
        </w:rPr>
        <w:t>3</w:t>
      </w:r>
      <w:r w:rsidR="00B43BD5">
        <w:t>(OH</w:t>
      </w:r>
      <w:del w:id="420" w:author="Thomas Quaid" w:date="2026-01-31T14:39:00Z" w16du:dateUtc="2026-01-31T22:39:00Z">
        <w:r w:rsidR="00B43BD5" w:rsidRPr="00083B8F">
          <w:rPr>
            <w:vertAlign w:val="superscript"/>
          </w:rPr>
          <w:delText>-</w:delText>
        </w:r>
        <w:r w:rsidR="00B43BD5">
          <w:delText xml:space="preserve">) </w:delText>
        </w:r>
        <w:r w:rsidR="00413844">
          <w:delText>rate constant (511</w:delText>
        </w:r>
        <w:r w:rsidR="00AC1BF1">
          <w:delText xml:space="preserve"> </w:delText>
        </w:r>
        <w:r w:rsidR="00AC1BF1" w:rsidRPr="00FA7F62">
          <w:delText>M⁻¹ s⁻¹</w:delText>
        </w:r>
        <w:r w:rsidR="00413844">
          <w:delText>)</w:delText>
        </w:r>
        <w:r w:rsidR="00384796">
          <w:delText>,</w:delText>
        </w:r>
        <w:r w:rsidR="00EB0875">
          <w:delText xml:space="preserve"> was applied</w:delText>
        </w:r>
        <w:r w:rsidR="004621C2">
          <w:delText xml:space="preserve"> to adjust predicted values for </w:delText>
        </w:r>
        <w:r w:rsidR="001901B3">
          <w:delText xml:space="preserve">similar imidazolic </w:delText>
        </w:r>
        <w:r w:rsidR="008437CF">
          <w:delText>monodentate</w:delText>
        </w:r>
        <w:r w:rsidR="001901B3">
          <w:delText xml:space="preserve"> ligands</w:delText>
        </w:r>
        <w:r w:rsidR="00533229">
          <w:delText xml:space="preserve"> </w:delText>
        </w:r>
        <w:r w:rsidR="004621C2">
          <w:delText>assuming</w:delText>
        </w:r>
        <w:r w:rsidR="00533229">
          <w:delText xml:space="preserve"> similar speciation distributions</w:delText>
        </w:r>
        <w:r w:rsidR="008F5F04">
          <w:delText xml:space="preserve">. This corrected slate of values is found in </w:delText>
        </w:r>
        <w:r w:rsidR="00AB1AED">
          <w:delText>T</w:delText>
        </w:r>
        <w:r w:rsidR="008F5F04">
          <w:delText>able 2 under the column “</w:delText>
        </w:r>
        <w:r w:rsidR="008F5F04" w:rsidRPr="00083B8F">
          <w:rPr>
            <w:i/>
            <w:iCs/>
            <w:color w:val="000000"/>
          </w:rPr>
          <w:delText>k</w:delText>
        </w:r>
        <w:r w:rsidR="008F5F04" w:rsidRPr="00C62EB5">
          <w:rPr>
            <w:color w:val="000000"/>
            <w:vertAlign w:val="subscript"/>
          </w:rPr>
          <w:delText xml:space="preserve">int,pred,speciation corrected </w:delText>
        </w:r>
        <w:r w:rsidR="008F5F04" w:rsidRPr="00C62EB5">
          <w:rPr>
            <w:color w:val="000000"/>
          </w:rPr>
          <w:delText>(M⁻¹ s⁻¹)</w:delText>
        </w:r>
        <w:r w:rsidR="008F5F04">
          <w:rPr>
            <w:color w:val="000000"/>
          </w:rPr>
          <w:delText xml:space="preserve">”. </w:delText>
        </w:r>
        <w:r w:rsidR="00D51DCF">
          <w:rPr>
            <w:color w:val="000000"/>
          </w:rPr>
          <w:delText>The consideration of speciation corrections for computational microkinetic modeling is not new</w:delText>
        </w:r>
        <w:r w:rsidR="004D4AF8">
          <w:rPr>
            <w:color w:val="000000"/>
          </w:rPr>
          <w:delText xml:space="preserve"> </w:delText>
        </w:r>
        <w:r w:rsidR="006552D7">
          <w:rPr>
            <w:color w:val="000000"/>
          </w:rPr>
          <w:fldChar w:fldCharType="begin"/>
        </w:r>
        <w:r w:rsidR="00C83A23">
          <w:rPr>
            <w:color w:val="000000"/>
          </w:rPr>
          <w:delInstrText xml:space="preserve"> ADDIN ZOTERO_ITEM CSL_CITATION {"citationID":"aypJRNt6","properties":{"formattedCitation":"\\super 15,38,39\\nosupersub{}","plainCitation":"15,38,39","noteIndex":0},"citationItems":[{"id":362,"uris":["http://zotero.org/users/15279553/items/5FYJ2KTZ"],"itemData":{"id":362,"type":"article-journal","abstract":"Density functional theory (DFT) calculations were used to study the mechanism of CO2 hydrolysis by Zn-(1,5,9-triazacyclododecane) and Zn-cyclam and evaluate the associated thermodynamic and kinetic parameters. Microkinetic models were then built based on the kinetics and thermodynamics derived from first principles. Both catalysts showed very similar behavior to Zn-cyclen, which we have reported previously, but with multiple distinctions. The intrinsic reaction rate constants for Zn-(1,5,9-triazacyclododecane) and Zn-cyclam were calculated to be 2693 and 4623 M−1 s−1, respectively, which is in reasonable agreement with experimental values reported or estimated. The CO2 adsorption step was found to be a rate-limiting step for all three catalysts. Zn-cyclam has the lowest barrier for this step due to the highest pKa or nucleophilicity of the Zn-OH− form, and, therefore, the highest intrinsic activity. However, the observed reaction rate constant also depends on the availability of the catalyst. The decrease in the observed reaction rate constant over 0–12 ms was ascribed to the decrease in the concentration of the catalytic form, Zn-OH−, which was primarily converted to Zn-HCO3−. The reaction rate constant of Zn-cyclam dropped much faster than those of Zn-cyclen and Zn-(1,5,9-triazacyclododecane) due to lower energy of the Zn-HCO3− form. The conversion of CO2 at 1000 ms as a function of pH was calculated to compare the relative activity of these catalysts, and Zn-cyclen was found to be the best catalyst.","container-title":"International Journal of Chemical Kinetics","DOI":"10.1002/kin.20879","ISSN":"1097-4601","issue":"11","language":"en","license":"© 2014 Wiley Periodicals, Inc.","note":"_eprint: https://onlinelibrary.wiley.com/doi/pdf/10.1002/kin.20879","page":"683-700","source":"Wiley Online Library","title":"Insights into the Relationship of Catalytic Activity and Structure: A Comparison Study of Three Carbonic Anhydrase Mimics","title-short":"Insights into the Relationship of Catalytic Activity and Structure","volume":"46","author":[{"family":"Ma","given":"Renhu"},{"family":"Schuette","given":"George F."},{"family":"Broadbelt","given":"Linda J."}],"issued":{"date-parts":[["2014"]]}}},{"id":262,"uris":["http://zotero.org/users/15279553/items/9XI3D5A9"],"itemData":{"id":262,"type":"article-journal","abstract":"Quantum chemical calculations are emerging as an effective way to screen catalysts for particular applications. In this contribution, we demonstrate the power of density functional theory to study CO2 hydrolysisby six carbonic anhydrase mimics, evaluating thermodynamic and kinetic parameters at the mechanistic level. A microkinetic model was then built based on the kinetics and thermodynamics calculated from first principles. The intrinsic reaction rate constant was calculated from the results of the microkinetic model and compared with experimental data. Overall, the rate constants were in good agreement with experimental values, except for zinc-tri and complex b, which were overestimated. This was ascribed to their ineffective complexation with Zn2+. How the reaction rate constants vary with time was also investigated. From 0 to 12 ms, the rate constants of complexes a and d decreased to 50 and 67% of their initial values, respectively; the rate constants of complexes b and f2 were almost invariant with time; the rate constant of complex f1 showed an unusual double sigmoidal shape. The pKa values of these six carbonic anhydrase mimics as well as three additional mimics were calculated. A correlation between pKa values and the binding free energy of OH-was obtained by fitting data from five zinc(II) aza-macrocyclic complexes. The reaction rate constants were found to increase linearly with the pKa value, indicating CO2 adsorption is the rate-limiting step.","container-title":"Theoretical Foundations of Chemical Engineering","DOI":"10.1134/S0040579517060124","ISSN":"1608-3431","issue":"6","journalAbbreviation":"Theor Found Chem Eng","language":"en","page":"949-960","source":"Springer Link","title":"Catalyst Screening through Quantum Chemical Calculations and Microkinetic Modeling: Hydrolysis of Carbon Dioxide","title-short":"Catalyst Screening through Quantum Chemical Calculations and Microkinetic Modeling","volume":"51","author":[{"family":"Ma","given":"Renhu"},{"family":"Schuette","given":"George F."},{"family":"Broadbelt","given":"Linda J."}],"issued":{"date-parts":[["2017",11,1]]}}},{"id":166,"uris":["http://zotero.org/users/15279553/items/XMF972BL"],"itemData":{"id":166,"type":"article-journal","abstract":"A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delInstrText>
        </w:r>
        <w:r w:rsidR="006552D7">
          <w:rPr>
            <w:color w:val="000000"/>
          </w:rPr>
          <w:fldChar w:fldCharType="separate"/>
        </w:r>
        <w:r w:rsidR="00C83A23" w:rsidRPr="00C83A23">
          <w:rPr>
            <w:rFonts w:eastAsiaTheme="minorHAnsi"/>
            <w:color w:val="000000"/>
            <w:vertAlign w:val="superscript"/>
            <w14:ligatures w14:val="standardContextual"/>
          </w:rPr>
          <w:delText>15,38,39</w:delText>
        </w:r>
        <w:r w:rsidR="006552D7">
          <w:rPr>
            <w:color w:val="000000"/>
          </w:rPr>
          <w:fldChar w:fldCharType="end"/>
        </w:r>
        <w:r w:rsidR="00AB1AED">
          <w:rPr>
            <w:color w:val="000000"/>
          </w:rPr>
          <w:delText>;</w:delText>
        </w:r>
        <w:r w:rsidR="00D51DCF">
          <w:rPr>
            <w:color w:val="000000"/>
          </w:rPr>
          <w:delText xml:space="preserve"> however</w:delText>
        </w:r>
        <w:r w:rsidR="00AB1AED">
          <w:rPr>
            <w:color w:val="000000"/>
          </w:rPr>
          <w:delText>,</w:delText>
        </w:r>
        <w:r w:rsidR="00D51DCF">
          <w:rPr>
            <w:color w:val="000000"/>
          </w:rPr>
          <w:delText xml:space="preserve"> </w:delText>
        </w:r>
        <w:r w:rsidR="00AB1AED" w:rsidRPr="005C268E">
          <w:rPr>
            <w:color w:val="000000"/>
          </w:rPr>
          <w:delText>it</w:delText>
        </w:r>
        <w:r w:rsidR="00AB1AED">
          <w:rPr>
            <w:color w:val="000000"/>
          </w:rPr>
          <w:delText xml:space="preserve"> </w:delText>
        </w:r>
        <w:r w:rsidR="00FA473F">
          <w:rPr>
            <w:color w:val="000000"/>
          </w:rPr>
          <w:delText xml:space="preserve">has been </w:delText>
        </w:r>
        <w:r w:rsidR="006E167C">
          <w:rPr>
            <w:color w:val="000000"/>
          </w:rPr>
          <w:delText>constrained</w:delText>
        </w:r>
        <w:r w:rsidR="00FA473F">
          <w:rPr>
            <w:color w:val="000000"/>
          </w:rPr>
          <w:delText xml:space="preserve"> </w:delText>
        </w:r>
        <w:r w:rsidR="00612D11" w:rsidRPr="005C268E">
          <w:rPr>
            <w:color w:val="000000"/>
          </w:rPr>
          <w:delText xml:space="preserve">previously </w:delText>
        </w:r>
        <w:r w:rsidR="00FA473F">
          <w:rPr>
            <w:color w:val="000000"/>
          </w:rPr>
          <w:delText>to a single</w:delText>
        </w:r>
        <w:r w:rsidR="00B9466C">
          <w:rPr>
            <w:color w:val="000000"/>
          </w:rPr>
          <w:delText>, stable</w:delText>
        </w:r>
        <w:r w:rsidR="00FA473F">
          <w:rPr>
            <w:color w:val="000000"/>
          </w:rPr>
          <w:delText xml:space="preserve"> tri+ dentate </w:delText>
        </w:r>
        <w:r w:rsidR="00E325CD">
          <w:delText xml:space="preserve">macrocyclic chelating </w:delText>
        </w:r>
        <w:r w:rsidR="00FA473F">
          <w:rPr>
            <w:color w:val="000000"/>
          </w:rPr>
          <w:delText xml:space="preserve">ligand </w:delText>
        </w:r>
        <w:r w:rsidR="00DB1D87">
          <w:rPr>
            <w:color w:val="000000"/>
          </w:rPr>
          <w:delText>and purely limited to a Henderson-Hasselbalch correction</w:delText>
        </w:r>
        <w:r w:rsidR="002A0ABE">
          <w:rPr>
            <w:color w:val="000000"/>
          </w:rPr>
          <w:delText>,</w:delText>
        </w:r>
        <w:r w:rsidR="004D4AF8">
          <w:rPr>
            <w:color w:val="000000"/>
          </w:rPr>
          <w:delText xml:space="preserve"> which was</w:delText>
        </w:r>
      </w:del>
      <w:ins w:id="421" w:author="Thomas Quaid" w:date="2026-01-31T14:39:00Z" w16du:dateUtc="2026-01-31T22:39:00Z">
        <w:r w:rsidR="00B43BD5">
          <w:t xml:space="preserve">) </w:t>
        </w:r>
        <w:r w:rsidR="00413844">
          <w:t>rate constant (511</w:t>
        </w:r>
        <w:r w:rsidR="00AC1BF1">
          <w:t xml:space="preserve"> </w:t>
        </w:r>
        <w:r w:rsidR="00AC1BF1" w:rsidRPr="00FA7F62">
          <w:t>M⁻¹ s⁻¹</w:t>
        </w:r>
        <w:r w:rsidR="00413844">
          <w:t>)</w:t>
        </w:r>
        <w:r w:rsidR="00384796">
          <w:t>,</w:t>
        </w:r>
        <w:r w:rsidR="00EB0875">
          <w:t xml:space="preserve"> was applied</w:t>
        </w:r>
        <w:r w:rsidR="004621C2">
          <w:t xml:space="preserve"> to adjust predicted values for </w:t>
        </w:r>
        <w:r w:rsidR="001901B3">
          <w:t xml:space="preserve">similar imidazolic </w:t>
        </w:r>
        <w:r w:rsidR="008437CF">
          <w:t>monodentate</w:t>
        </w:r>
        <w:r w:rsidR="001901B3">
          <w:t xml:space="preserve"> ligands</w:t>
        </w:r>
        <w:r w:rsidR="00533229">
          <w:t xml:space="preserve"> </w:t>
        </w:r>
        <w:r w:rsidR="004621C2">
          <w:t>assuming</w:t>
        </w:r>
        <w:r w:rsidR="00533229">
          <w:t xml:space="preserve"> similar speciation distributions</w:t>
        </w:r>
        <w:r w:rsidR="008F5F04">
          <w:t xml:space="preserve">. This corrected slate of values is found in </w:t>
        </w:r>
        <w:r w:rsidR="00AB1AED">
          <w:t>T</w:t>
        </w:r>
        <w:r w:rsidR="008F5F04">
          <w:t>able 2 under the column “</w:t>
        </w:r>
        <w:r w:rsidR="008F5F04" w:rsidRPr="00083B8F">
          <w:rPr>
            <w:i/>
            <w:iCs/>
            <w:color w:val="000000"/>
          </w:rPr>
          <w:t>k</w:t>
        </w:r>
        <w:r w:rsidR="008F5F04" w:rsidRPr="00C62EB5">
          <w:rPr>
            <w:color w:val="000000"/>
            <w:vertAlign w:val="subscript"/>
          </w:rPr>
          <w:t xml:space="preserve">int,pred,speciation corrected </w:t>
        </w:r>
        <w:r w:rsidR="008F5F04" w:rsidRPr="00C62EB5">
          <w:rPr>
            <w:color w:val="000000"/>
          </w:rPr>
          <w:t>(M⁻¹ s⁻¹)</w:t>
        </w:r>
        <w:r w:rsidR="008F5F04">
          <w:rPr>
            <w:color w:val="000000"/>
          </w:rPr>
          <w:t xml:space="preserve">”. </w:t>
        </w:r>
        <w:commentRangeStart w:id="422"/>
        <w:commentRangeStart w:id="423"/>
        <w:r w:rsidR="00D51DCF">
          <w:rPr>
            <w:color w:val="000000"/>
          </w:rPr>
          <w:t xml:space="preserve">The consideration of speciation corrections for computational microkinetic </w:t>
        </w:r>
        <w:r w:rsidR="00D51DCF">
          <w:rPr>
            <w:color w:val="000000"/>
          </w:rPr>
          <w:lastRenderedPageBreak/>
          <w:t>modeling is not new</w:t>
        </w:r>
        <w:r w:rsidR="0029715F">
          <w:rPr>
            <w:color w:val="000000"/>
          </w:rPr>
          <w:t>;</w:t>
        </w:r>
        <w:r w:rsidR="006552D7">
          <w:rPr>
            <w:color w:val="000000"/>
          </w:rPr>
          <w:fldChar w:fldCharType="begin"/>
        </w:r>
        <w:r w:rsidR="004B30C9">
          <w:rPr>
            <w:color w:val="000000"/>
          </w:rPr>
          <w:instrText xml:space="preserve"> ADDIN ZOTERO_ITEM CSL_CITATION {"citationID":"aypJRNt6","properties":{"formattedCitation":"\\super 15,41,42\\nosupersub{}","plainCitation":"15,41,42","noteIndex":0},"citationItems":[{"id":362,"uris":["http://zotero.org/users/15279553/items/5FYJ2KTZ"],"itemData":{"id":362,"type":"article-journal","abstract":"Density functional theory (DFT) calculations were used to study the mechanism of CO2 hydrolysis by Zn-(1,5,9-triazacyclododecane) and Zn-cyclam and evaluate the associated thermodynamic and kinetic parameters. Microkinetic models were then built based on the kinetics and thermodynamics derived from first principles. Both catalysts showed very similar behavior to Zn-cyclen, which we have reported previously, but with multiple distinctions. The intrinsic reaction rate constants for Zn-(1,5,9-triazacyclododecane) and Zn-cyclam were calculated to be 2693 and 4623 M−1 s−1, respectively, which is in reasonable agreement with experimental values reported or estimated. The CO2 adsorption step was found to be a rate-limiting step for all three catalysts. Zn-cyclam has the lowest barrier for this step due to the highest pKa or nucleophilicity of the Zn-OH− form, and, therefore, the highest intrinsic activity. However, the observed reaction rate constant also depends on the availability of the catalyst. The decrease in the observed reaction rate constant over 0–12 ms was ascribed to the decrease in the concentration of the catalytic form, Zn-OH−, which was primarily converted to Zn-HCO3−. The reaction rate constant of Zn-cyclam dropped much faster than those of Zn-cyclen and Zn-(1,5,9-triazacyclododecane) due to lower energy of the Zn-HCO3− form. The conversion of CO2 at 1000 ms as a function of pH was calculated to compare the relative activity of these catalysts, and Zn-cyclen was found to be the best catalyst.","container-title":"International Journal of Chemical Kinetics","DOI":"10.1002/kin.20879","ISSN":"1097-4601","issue":"11","language":"en","license":"© 2014 Wiley Periodicals, Inc.","note":"_eprint: https://onlinelibrary.wiley.com/doi/pdf/10.1002/kin.20879","page":"683-700","source":"Wiley Online Library","title":"Insights into the Relationship of Catalytic Activity and Structure: A Comparison Study of Three Carbonic Anhydrase Mimics","title-short":"Insights into the Relationship of Catalytic Activity and Structure","volume":"46","author":[{"family":"Ma","given":"Renhu"},{"family":"Schuette","given":"George F."},{"family":"Broadbelt","given":"Linda J."}],"issued":{"date-parts":[["2014"]]}}},{"id":262,"uris":["http://zotero.org/users/15279553/items/9XI3D5A9"],"itemData":{"id":262,"type":"article-journal","abstract":"Quantum chemical calculations are emerging as an effective way to screen catalysts for particular applications. In this contribution, we demonstrate the power of density functional theory to study CO2 hydrolysisby six carbonic anhydrase mimics, evaluating thermodynamic and kinetic parameters at the mechanistic level. A microkinetic model was then built based on the kinetics and thermodynamics calculated from first principles. The intrinsic reaction rate constant was calculated from the results of the microkinetic model and compared with experimental data. Overall, the rate constants were in good agreement with experimental values, except for zinc-tri and complex b, which were overestimated. This was ascribed to their ineffective complexation with Zn2+. How the reaction rate constants vary with time was also investigated. From 0 to 12 ms, the rate constants of complexes a and d decreased to 50 and 67% of their initial values, respectively; the rate constants of complexes b and f2 were almost invariant with time; the rate constant of complex f1 showed an unusual double sigmoidal shape. The pKa values of these six carbonic anhydrase mimics as well as three additional mimics were calculated. A correlation between pKa values and the binding free energy of OH-was obtained by fitting data from five zinc(II) aza-macrocyclic complexes. The reaction rate constants were found to increase linearly with the pKa value, indicating CO2 adsorption is the rate-limiting step.","container-title":"Theoretical Foundations of Chemical Engineering","DOI":"10.1134/S0040579517060124","ISSN":"1608-3431","issue":"6","journalAbbreviation":"Theor Found Chem Eng","language":"en","page":"949-960","source":"Springer Link","title":"Catalyst Screening through Quantum Chemical Calculations and Microkinetic Modeling: Hydrolysis of Carbon Dioxide","title-short":"Catalyst Screening through Quantum Chemical Calculations and Microkinetic Modeling","volume":"51","author":[{"family":"Ma","given":"Renhu"},{"family":"Schuette","given":"George F."},{"family":"Broadbelt","given":"Linda J."}],"issued":{"date-parts":[["2017",11,1]]}}},{"id":166,"uris":["http://zotero.org/users/15279553/items/XMF972BL"],"itemData":{"id":166,"type":"article-journal","abstract":"A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Chem.","page":"6803-6812","publisher":"American Chemical Society","source":"ACS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006552D7">
          <w:rPr>
            <w:color w:val="000000"/>
          </w:rPr>
          <w:fldChar w:fldCharType="separate"/>
        </w:r>
        <w:r w:rsidR="004B30C9" w:rsidRPr="004B30C9">
          <w:rPr>
            <w:rFonts w:eastAsiaTheme="minorHAnsi"/>
            <w:color w:val="000000"/>
            <w:vertAlign w:val="superscript"/>
            <w14:ligatures w14:val="standardContextual"/>
          </w:rPr>
          <w:t>15,41,42</w:t>
        </w:r>
        <w:r w:rsidR="006552D7">
          <w:rPr>
            <w:color w:val="000000"/>
          </w:rPr>
          <w:fldChar w:fldCharType="end"/>
        </w:r>
        <w:r w:rsidR="00D51DCF">
          <w:rPr>
            <w:color w:val="000000"/>
          </w:rPr>
          <w:t xml:space="preserve"> however</w:t>
        </w:r>
        <w:r w:rsidR="00AB1AED">
          <w:rPr>
            <w:color w:val="000000"/>
          </w:rPr>
          <w:t>,</w:t>
        </w:r>
        <w:r w:rsidR="00D51DCF">
          <w:rPr>
            <w:color w:val="000000"/>
          </w:rPr>
          <w:t xml:space="preserve"> </w:t>
        </w:r>
        <w:r w:rsidR="00D61180">
          <w:rPr>
            <w:color w:val="000000"/>
          </w:rPr>
          <w:t xml:space="preserve">to the best of the authors knowledge, for carbonic anhydrase mimics </w:t>
        </w:r>
        <w:r w:rsidR="00AB1AED" w:rsidRPr="005C268E">
          <w:rPr>
            <w:color w:val="000000"/>
          </w:rPr>
          <w:t>it</w:t>
        </w:r>
        <w:r w:rsidR="00AB1AED">
          <w:rPr>
            <w:color w:val="000000"/>
          </w:rPr>
          <w:t xml:space="preserve"> </w:t>
        </w:r>
        <w:r w:rsidR="00FA473F">
          <w:rPr>
            <w:color w:val="000000"/>
          </w:rPr>
          <w:t xml:space="preserve">has been </w:t>
        </w:r>
        <w:r w:rsidR="006E167C">
          <w:rPr>
            <w:color w:val="000000"/>
          </w:rPr>
          <w:t>constrained</w:t>
        </w:r>
        <w:r w:rsidR="00FA473F">
          <w:rPr>
            <w:color w:val="000000"/>
          </w:rPr>
          <w:t xml:space="preserve"> to a single</w:t>
        </w:r>
        <w:r w:rsidR="00B9466C">
          <w:rPr>
            <w:color w:val="000000"/>
          </w:rPr>
          <w:t>, stable</w:t>
        </w:r>
        <w:r w:rsidR="00FA473F">
          <w:rPr>
            <w:color w:val="000000"/>
          </w:rPr>
          <w:t xml:space="preserve"> tri+ dentate </w:t>
        </w:r>
        <w:r w:rsidR="00E325CD">
          <w:t xml:space="preserve">macrocyclic chelating </w:t>
        </w:r>
        <w:r w:rsidR="00FA473F">
          <w:rPr>
            <w:color w:val="000000"/>
          </w:rPr>
          <w:t xml:space="preserve">ligand </w:t>
        </w:r>
        <w:r w:rsidR="00DB1D87">
          <w:rPr>
            <w:color w:val="000000"/>
          </w:rPr>
          <w:t>and purely limited to a Henderson-Hasselbalch correction</w:t>
        </w:r>
        <w:r w:rsidR="004A0AE8">
          <w:rPr>
            <w:color w:val="000000"/>
          </w:rPr>
          <w:t>.</w:t>
        </w:r>
        <w:r w:rsidR="004D4AF8">
          <w:rPr>
            <w:color w:val="000000"/>
          </w:rPr>
          <w:t xml:space="preserve"> </w:t>
        </w:r>
        <w:r w:rsidR="004A0AE8">
          <w:rPr>
            <w:color w:val="000000"/>
          </w:rPr>
          <w:t>This treatment is</w:t>
        </w:r>
      </w:ins>
      <w:r w:rsidR="004A0AE8">
        <w:rPr>
          <w:color w:val="000000"/>
        </w:rPr>
        <w:t xml:space="preserve"> </w:t>
      </w:r>
      <w:r w:rsidR="004D4AF8">
        <w:rPr>
          <w:color w:val="000000"/>
        </w:rPr>
        <w:t xml:space="preserve">insufficient for </w:t>
      </w:r>
      <w:r w:rsidR="00897E02">
        <w:rPr>
          <w:color w:val="000000"/>
        </w:rPr>
        <w:t xml:space="preserve">the complexity of dynamic </w:t>
      </w:r>
      <w:r w:rsidR="008437CF">
        <w:rPr>
          <w:color w:val="000000"/>
        </w:rPr>
        <w:t>monodentate</w:t>
      </w:r>
      <w:r w:rsidR="004D4AF8">
        <w:rPr>
          <w:color w:val="000000"/>
        </w:rPr>
        <w:t xml:space="preserve"> systems </w:t>
      </w:r>
      <w:r w:rsidR="001B3A0E">
        <w:rPr>
          <w:color w:val="000000"/>
        </w:rPr>
        <w:t xml:space="preserve">with </w:t>
      </w:r>
      <w:r w:rsidR="00985819">
        <w:rPr>
          <w:color w:val="000000"/>
        </w:rPr>
        <w:t>appreciable ligand binding equilibria</w:t>
      </w:r>
      <w:r w:rsidR="004D4AF8">
        <w:rPr>
          <w:color w:val="000000"/>
        </w:rPr>
        <w:t>.</w:t>
      </w:r>
      <w:commentRangeEnd w:id="422"/>
      <w:r w:rsidR="00437903">
        <w:rPr>
          <w:rStyle w:val="CommentReference"/>
          <w:color w:val="000000"/>
          <w:sz w:val="24"/>
          <w:szCs w:val="24"/>
        </w:rPr>
        <w:commentReference w:id="422"/>
      </w:r>
      <w:commentRangeEnd w:id="423"/>
      <w:r w:rsidR="00386A9A">
        <w:rPr>
          <w:rStyle w:val="CommentReference"/>
          <w:color w:val="000000"/>
          <w:sz w:val="24"/>
          <w:szCs w:val="24"/>
        </w:rPr>
        <w:commentReference w:id="423"/>
      </w:r>
    </w:p>
    <w:p w14:paraId="0519B7D1" w14:textId="6C7BBCE3" w:rsidR="0081136D" w:rsidRPr="00083B8F" w:rsidRDefault="00D96C0C" w:rsidP="00C62EB5">
      <w:pPr>
        <w:pStyle w:val="p1"/>
        <w:spacing w:line="360" w:lineRule="auto"/>
        <w:rPr>
          <w:b/>
          <w:bCs/>
          <w:color w:val="000000"/>
        </w:rPr>
      </w:pPr>
      <w:r w:rsidRPr="00D96C0C">
        <w:rPr>
          <w:color w:val="000000"/>
        </w:rPr>
        <w:t xml:space="preserve">The remaining discrepancy between predicted and measured values </w:t>
      </w:r>
      <w:ins w:id="424" w:author="Thomas Quaid" w:date="2026-01-31T14:39:00Z" w16du:dateUtc="2026-01-31T22:39:00Z">
        <w:r w:rsidRPr="00D96C0C">
          <w:rPr>
            <w:color w:val="000000"/>
          </w:rPr>
          <w:t xml:space="preserve">at high ligand:Zn ratios </w:t>
        </w:r>
      </w:ins>
      <w:r w:rsidRPr="00D96C0C">
        <w:rPr>
          <w:color w:val="000000"/>
        </w:rPr>
        <w:t xml:space="preserve">likely arises from </w:t>
      </w:r>
      <w:del w:id="425" w:author="Thomas Quaid" w:date="2026-01-31T14:39:00Z" w16du:dateUtc="2026-01-31T22:39:00Z">
        <w:r w:rsidR="00D12D7C">
          <w:rPr>
            <w:color w:val="000000"/>
          </w:rPr>
          <w:delText>phenomena</w:delText>
        </w:r>
      </w:del>
      <w:ins w:id="426" w:author="Thomas Quaid" w:date="2026-01-31T14:39:00Z" w16du:dateUtc="2026-01-31T22:39:00Z">
        <w:r w:rsidRPr="00D96C0C">
          <w:rPr>
            <w:color w:val="000000"/>
          </w:rPr>
          <w:t>kinetic competition</w:t>
        </w:r>
      </w:ins>
      <w:r w:rsidRPr="00D96C0C">
        <w:rPr>
          <w:color w:val="000000"/>
        </w:rPr>
        <w:t xml:space="preserve"> not captured by the equilibrium speciation model</w:t>
      </w:r>
      <w:del w:id="427" w:author="Thomas Quaid" w:date="2026-01-31T14:39:00Z" w16du:dateUtc="2026-01-31T22:39:00Z">
        <w:r w:rsidR="0040514D">
          <w:rPr>
            <w:color w:val="000000"/>
          </w:rPr>
          <w:delText>,</w:delText>
        </w:r>
        <w:r w:rsidR="00EC3CDE">
          <w:rPr>
            <w:color w:val="000000"/>
          </w:rPr>
          <w:delText xml:space="preserve"> such as</w:delText>
        </w:r>
        <w:r w:rsidR="00D12D7C">
          <w:rPr>
            <w:color w:val="000000"/>
          </w:rPr>
          <w:delText xml:space="preserve"> </w:delText>
        </w:r>
        <w:commentRangeStart w:id="428"/>
        <w:commentRangeStart w:id="429"/>
        <w:r w:rsidR="00DE45A9" w:rsidRPr="00083B8F">
          <w:rPr>
            <w:color w:val="000000"/>
          </w:rPr>
          <w:delText xml:space="preserve">kinetic or substrate-access limitations at high </w:delText>
        </w:r>
      </w:del>
      <w:ins w:id="430" w:author="Thomas Quaid" w:date="2026-01-31T14:39:00Z" w16du:dateUtc="2026-01-31T22:39:00Z">
        <w:r w:rsidRPr="00D96C0C">
          <w:rPr>
            <w:color w:val="000000"/>
          </w:rPr>
          <w:t xml:space="preserve">: </w:t>
        </w:r>
      </w:ins>
      <w:r w:rsidRPr="00D96C0C">
        <w:rPr>
          <w:color w:val="000000"/>
        </w:rPr>
        <w:t>free</w:t>
      </w:r>
      <w:del w:id="431" w:author="Thomas Quaid" w:date="2026-01-31T14:39:00Z" w16du:dateUtc="2026-01-31T22:39:00Z">
        <w:r w:rsidR="00384796">
          <w:rPr>
            <w:color w:val="000000"/>
          </w:rPr>
          <w:delText>-</w:delText>
        </w:r>
        <w:r w:rsidR="00DE45A9" w:rsidRPr="00083B8F">
          <w:rPr>
            <w:color w:val="000000"/>
          </w:rPr>
          <w:delText>ligand concentrations</w:delText>
        </w:r>
      </w:del>
      <w:commentRangeEnd w:id="428"/>
      <w:r w:rsidR="00437903" w:rsidRPr="00DE45A9">
        <w:rPr>
          <w:rStyle w:val="CommentReference"/>
          <w:color w:val="000000"/>
          <w:sz w:val="24"/>
          <w:szCs w:val="24"/>
        </w:rPr>
        <w:commentReference w:id="428"/>
      </w:r>
      <w:commentRangeEnd w:id="429"/>
      <w:r w:rsidR="00386A9A" w:rsidRPr="00DE45A9">
        <w:rPr>
          <w:rStyle w:val="CommentReference"/>
          <w:color w:val="000000"/>
          <w:sz w:val="24"/>
          <w:szCs w:val="24"/>
        </w:rPr>
        <w:commentReference w:id="429"/>
      </w:r>
      <w:del w:id="432" w:author="Thomas Quaid" w:date="2026-01-31T14:39:00Z" w16du:dateUtc="2026-01-31T22:39:00Z">
        <w:r w:rsidR="00D739B2" w:rsidRPr="00DE45A9">
          <w:rPr>
            <w:color w:val="000000"/>
          </w:rPr>
          <w:delText>,</w:delText>
        </w:r>
        <w:r w:rsidR="001C158D" w:rsidRPr="00DE45A9">
          <w:rPr>
            <w:color w:val="000000"/>
          </w:rPr>
          <w:delText xml:space="preserve"> ra</w:delText>
        </w:r>
        <w:r w:rsidR="001C158D">
          <w:rPr>
            <w:color w:val="000000"/>
          </w:rPr>
          <w:delText>ther than computational error</w:delText>
        </w:r>
      </w:del>
      <w:ins w:id="433" w:author="Thomas Quaid" w:date="2026-01-31T14:39:00Z" w16du:dateUtc="2026-01-31T22:39:00Z">
        <w:r w:rsidRPr="00D96C0C">
          <w:rPr>
            <w:color w:val="000000"/>
          </w:rPr>
          <w:t xml:space="preserve"> ligand can coordinate to transiently open sites during turnover, competing with CO₂ binding and effectively inhibiting catalysis beyond what the equilibrium species distribution predicts</w:t>
        </w:r>
      </w:ins>
      <w:r w:rsidR="001C158D">
        <w:rPr>
          <w:color w:val="000000"/>
        </w:rPr>
        <w:t>.</w:t>
      </w:r>
      <w:r w:rsidR="005850F7">
        <w:rPr>
          <w:color w:val="000000"/>
        </w:rPr>
        <w:t xml:space="preserve"> This </w:t>
      </w:r>
      <w:r w:rsidR="005F1D0B">
        <w:rPr>
          <w:color w:val="000000"/>
        </w:rPr>
        <w:t xml:space="preserve">interpretation </w:t>
      </w:r>
      <w:r w:rsidR="005850F7">
        <w:rPr>
          <w:color w:val="000000"/>
        </w:rPr>
        <w:t xml:space="preserve">is </w:t>
      </w:r>
      <w:r w:rsidR="00936B10">
        <w:rPr>
          <w:color w:val="000000"/>
        </w:rPr>
        <w:t xml:space="preserve">consistent with previous studies </w:t>
      </w:r>
      <w:r w:rsidR="0037172F">
        <w:rPr>
          <w:color w:val="000000"/>
        </w:rPr>
        <w:t xml:space="preserve">suggestive of secondary interactions between </w:t>
      </w:r>
      <w:r w:rsidR="00490B9F">
        <w:rPr>
          <w:color w:val="000000"/>
        </w:rPr>
        <w:t>product</w:t>
      </w:r>
      <w:r w:rsidR="00B331B1">
        <w:rPr>
          <w:color w:val="000000"/>
        </w:rPr>
        <w:t xml:space="preserve"> and </w:t>
      </w:r>
      <w:r w:rsidR="0037172F">
        <w:rPr>
          <w:color w:val="000000"/>
        </w:rPr>
        <w:t>functional groups</w:t>
      </w:r>
      <w:del w:id="434" w:author="Thomas Quaid" w:date="2026-01-31T14:39:00Z" w16du:dateUtc="2026-01-31T22:39:00Z">
        <w:r w:rsidR="003D63C6">
          <w:rPr>
            <w:color w:val="000000"/>
          </w:rPr>
          <w:delText xml:space="preserve"> </w:delText>
        </w:r>
      </w:del>
      <w:r w:rsidR="00B331B1">
        <w:rPr>
          <w:color w:val="000000"/>
        </w:rPr>
        <w:fldChar w:fldCharType="begin"/>
      </w:r>
      <w:r w:rsidR="00C83A23">
        <w:rPr>
          <w:color w:val="000000"/>
        </w:rPr>
        <w:instrText xml:space="preserve"> ADDIN ZOTERO_ITEM CSL_CITATION {"citationID":"igvPKIQX","properties":{"formattedCitation":"\\super 13\\nosupersub{}","plainCitation":"13","noteIndex":0},"citationItems":[{"id":171,"uris":["http://zotero.org/users/15279553/items/9KN2VHKB"],"itemData":{"id":171,"type":"article-journal","abstract":"Zinc complexes were synthesized as catalysts that mimic the ability of carbonic anhydrase (CA) for the CO2 hydration reaction (H2O + CO2 → H+ + HCO3−). For these complexes, a tris(2-pyridylmethyl)amine (TPA) ligand mimicking only the active site, and a 6-((bis(pyridin-2-ylmethyl)amino)methyl)pyridin-2-ol (TPA-OH) ligand mimicking the hydrogen-bonding network of the secondary coordination sphere of CA were used. Potentiometric pH titration was used to determine the deprotonation ability of the Zn complexes, and their pKa values were found to be 8.0 and 6.8, respectively. Stopped-flow spectrophotometry was used to confirm the CO2 hydration rate. The rate constants were measured to be 648.4 and 730.6 M−1s−1, respectively. The low pKa value was attributed to the hydrogen-bonding network of the secondary coordination sphere of the catalyst that mimics the behavior of CA, and this was found to increase the CO2 hydration rate of the catalyst.","container-title":"Biomimetics","DOI":"10.3390/biomimetics4040066","ISSN":"2313-7673","issue":"4","language":"en","license":"http://creativecommons.org/licenses/by/3.0/","note":"number: 4","page":"66","publisher":"Multidisciplinary Digital Publishing Institute","source":"www.mdpi.com","title":"Kinetic Study of CO2 Hydration by Small-Molecule Catalysts with A Second Coordination Sphere that Mimic the Effect of the Thr-199 Residue of Carbonic Anhydrase","volume":"4","author":[{"family":"Park","given":"DongKook"},{"family":"Lee","given":"Man Sig"}],"issued":{"date-parts":[["2019",12]]}}}],"schema":"https://github.com/citation-style-language/schema/raw/master/csl-citation.json"} </w:instrText>
      </w:r>
      <w:r w:rsidR="00B331B1">
        <w:rPr>
          <w:color w:val="000000"/>
        </w:rPr>
        <w:fldChar w:fldCharType="separate"/>
      </w:r>
      <w:r w:rsidR="001B16B0" w:rsidRPr="001B16B0">
        <w:rPr>
          <w:rFonts w:eastAsiaTheme="minorHAnsi"/>
          <w:color w:val="000000"/>
          <w:vertAlign w:val="superscript"/>
          <w14:ligatures w14:val="standardContextual"/>
        </w:rPr>
        <w:t>13</w:t>
      </w:r>
      <w:r w:rsidR="00B331B1">
        <w:rPr>
          <w:color w:val="000000"/>
        </w:rPr>
        <w:fldChar w:fldCharType="end"/>
      </w:r>
      <w:r w:rsidR="0037172F">
        <w:rPr>
          <w:color w:val="000000"/>
        </w:rPr>
        <w:t xml:space="preserve"> and </w:t>
      </w:r>
      <w:r w:rsidR="00490B9F">
        <w:rPr>
          <w:color w:val="000000"/>
        </w:rPr>
        <w:t>amino</w:t>
      </w:r>
      <w:r w:rsidR="00936B10">
        <w:rPr>
          <w:color w:val="000000"/>
        </w:rPr>
        <w:t>-acid</w:t>
      </w:r>
      <w:r w:rsidR="00490B9F">
        <w:rPr>
          <w:color w:val="000000"/>
        </w:rPr>
        <w:t xml:space="preserve"> residues </w:t>
      </w:r>
      <w:r w:rsidR="00423555">
        <w:rPr>
          <w:color w:val="000000"/>
        </w:rPr>
        <w:t>in CA</w:t>
      </w:r>
      <w:del w:id="435" w:author="Thomas Quaid" w:date="2026-01-31T14:39:00Z" w16du:dateUtc="2026-01-31T22:39:00Z">
        <w:r w:rsidR="00493884">
          <w:rPr>
            <w:color w:val="000000"/>
          </w:rPr>
          <w:delText xml:space="preserve"> </w:delText>
        </w:r>
        <w:r w:rsidR="00E959B4">
          <w:rPr>
            <w:color w:val="000000"/>
          </w:rPr>
          <w:fldChar w:fldCharType="begin"/>
        </w:r>
        <w:r w:rsidR="00C83A23">
          <w:rPr>
            <w:color w:val="000000"/>
          </w:rPr>
          <w:delInstrText xml:space="preserve"> ADDIN ZOTERO_ITEM CSL_CITATION {"citationID":"Jsp4HyBL","properties":{"formattedCitation":"\\super 40\\uc0\\u8211{}42\\nosupersub{}","plainCitation":"40–42","noteIndex":0},"citationItems":[{"id":365,"uris":["http://zotero.org/users/15279553/items/KGKH3ZNK"],"itemData":{"id":365,"type":"article-journal","abstract":"We present, for the first time, how transient changes in the coordination number of zinc ion affects the rate determining step in the enzyme human carbonic anhydrase (HCA) II. The latter involves an intramolecular proton transfer between a zinc-bound water and a distant histidine residue (His-64). In the absence of time-resolved experiments, results from classical and QM-MM molecular dynamics and transition path sampling simulations are presented. The catalytic zinc ion is found to be present in two possible coordination states; viz. a stable tetra-coordinated state, T and a less stable penta-coordinated state, P with tetrahedral and trigonal bipyramidal coordination geometries, respectively. A fast dynamical inter-conversion occurs between T and P due to reorganization of active site water molecules making the zinc ion more positively charged in state P. When initiated from different coordination environments, the most probable mechanism of proton transfer is found to be deprotonation of the equatorial water molecule from state P and transfer of the excess proton via a short path formed by hydrogen bonded network of active site water molecules. We estimate the rate constant of proton transfer as from P and from T. A quantitative match of estimated kP with the experimental value, ( ) suggests that dynamics of Zn coordination triggers the rate determining proton transfer step in HCA II.","container-title":"ChemPhysChem","DOI":"10.1002/cphc.202000177","ISSN":"1439-7641","issue":"13","language":"en","license":"© 2020 Wiley-VCH Verlag GmbH &amp; Co. KGaA, Weinheim","note":"_eprint: https://chemistry-europe.onlinelibrary.wiley.com/doi/pdf/10.1002/cphc.202000177","page":"1455-1473","source":"Wiley Online Library","title":"Coordination Dynamics of Zinc Triggers the Rate Determining Proton Transfer in Human Carbonic Anhydrase II","volume":"21","author":[{"family":"Paul","given":"Tanmoy Kumar"},{"family":"Taraphder","given":"Srabani"}],"issued":{"date-parts":[["2020"]]}}},{"id":368,"uris":["http://zotero.org/users/15279553/items/CUUFTQG8"],"itemData":{"id":368,"type":"article-journal","abstract":"Proton transfer in carbonic anhydrase II has been studied at the B3LYP/6-31G(D) level. The active site model consists of the zinc ion, four histidine residues, two threonine residues, and three water molecules. Our calculations showed that the proton of the zinc-bound water molecule could be transferred to the nearest water molecule and an intermediate containing H3O+ is then formed. The intermediate is only 1.3 kJ·mol−1 above the reactant complex, whereas the barrier height for the proton transfer is about 8.1 kJ·mol−1.","container-title":"Chinese Science Bulletin","DOI":"10.1360/982005-485","ISSN":"1861-9541","issue":"22","journalAbbreviation":"Chin. Sci. Bull.","language":"en","page":"2557-2559","source":"Springer Link","title":"Density functional theory study of proton transfer in carbonic anhydrase","volume":"50","author":[{"family":"Zhang","given":"Lidong"},{"family":"Xie","given":"Daiqian"}],"issued":{"date-parts":[["2005",11,1]]}}},{"id":370,"uris":["http://zotero.org/users/15279553/items/DNJM6YRV"],"itemData":{"id":370,"type":"article-journal","abstract":"In the catalysis of the hydration of carbon dioxide and dehydration of bicarbonate by human carbonic anhydrase II (HCA II), a histidine residue (His64) shuttles protons between the zinc-bound solvent molecule and the bulk solution. To evaluate the effect of the position of the shuttle histidine and pH on proton shuttling, we have examined the catalysis and crystal structures of wild-type HCA II and two double mutants:  H64A/N62H and H64A/N67H HCA II. His62 and His67 both have their side chains extending into the active-site cavity with distances from the zinc approximately equivalent to that of His64. Crystal structures were determined at pH 5.1−10.0, and the catalysis of the exchange of 18O between CO2 and water was assessed by mass spectrometry. Efficient proton shuttle exceeding a rate of 105 s-1 was observed for histidine at positions 64 and 67; in contrast, relatively inefficient proton transfer at a rate near 103 s-1 was observed for His62. The observation, in the crystal structures, of a completed hydrogen-bonded water chain between the histidine shuttle residue and the zinc-bound solvent does not appear to be required for efficient proton transfer. The data suggest that the number of intervening water molecules between the donor and acceptor supporting efficient proton transfer in HCA II is important, and furthermore suggest that a water bridge consisting of two intervening water molecules is consistent with efficient proton transfer.","container-title":"Biochemistry","DOI":"10.1021/bi0480279","ISSN":"0006-2960","issue":"4","journalAbbreviation":"Biochemistry","page":"1097-1105","publisher":"American Chemical Society","source":"ACS Publications","title":"Structural and Kinetic Characterization of Active-Site Histidine as a Proton Shuttle in Catalysis by Human Carbonic Anhydrase II,","volume":"44","author":[{"family":"Fisher","given":"Zoë"},{"family":"Hernandez Prada","given":"Jose A."},{"family":"Tu","given":"Chingkuang"},{"family":"Duda","given":"David"},{"family":"Yoshioka","given":"Craig"},{"family":"An","given":"Haiqian"},{"family":"Govindasamy","given":"Lakshmanan"},{"family":"Silverman","given":"David N."},{"family":"McKenna","given":"Robert"}],"issued":{"date-parts":[["2005",2,1]]}}}],"schema":"https://github.com/citation-style-language/schema/raw/master/csl-citation.json"} </w:delInstrText>
        </w:r>
        <w:r w:rsidR="00E959B4">
          <w:rPr>
            <w:color w:val="000000"/>
          </w:rPr>
          <w:fldChar w:fldCharType="separate"/>
        </w:r>
        <w:r w:rsidR="00C83A23" w:rsidRPr="00C83A23">
          <w:rPr>
            <w:rFonts w:eastAsiaTheme="minorHAnsi"/>
            <w:color w:val="000000"/>
            <w:vertAlign w:val="superscript"/>
            <w14:ligatures w14:val="standardContextual"/>
          </w:rPr>
          <w:delText>40–42</w:delText>
        </w:r>
        <w:r w:rsidR="00E959B4">
          <w:rPr>
            <w:color w:val="000000"/>
          </w:rPr>
          <w:fldChar w:fldCharType="end"/>
        </w:r>
        <w:r w:rsidR="00423555">
          <w:rPr>
            <w:color w:val="000000"/>
          </w:rPr>
          <w:delText>.</w:delText>
        </w:r>
      </w:del>
      <w:ins w:id="436" w:author="Thomas Quaid" w:date="2026-01-31T14:39:00Z" w16du:dateUtc="2026-01-31T22:39:00Z">
        <w:r w:rsidR="0029715F">
          <w:rPr>
            <w:color w:val="000000"/>
          </w:rPr>
          <w:t>.</w:t>
        </w:r>
        <w:r w:rsidR="00E959B4">
          <w:rPr>
            <w:color w:val="000000"/>
          </w:rPr>
          <w:fldChar w:fldCharType="begin"/>
        </w:r>
        <w:r w:rsidR="004B30C9">
          <w:rPr>
            <w:color w:val="000000"/>
          </w:rPr>
          <w:instrText xml:space="preserve"> ADDIN ZOTERO_ITEM CSL_CITATION {"citationID":"Jsp4HyBL","properties":{"formattedCitation":"\\super 43\\uc0\\u8211{}45\\nosupersub{}","plainCitation":"43–45","noteIndex":0},"citationItems":[{"id":365,"uris":["http://zotero.org/users/15279553/items/KGKH3ZNK"],"itemData":{"id":365,"type":"article-journal","abstract":"We present, for the first time, how transient changes in the coordination number of zinc ion affects the rate determining step in the enzyme human carbonic anhydrase (HCA) II. The latter involves an intramolecular proton transfer between a zinc-bound water and a distant histidine residue (His-64). In the absence of time-resolved experiments, results from classical and QM-MM molecular dynamics and transition path sampling simulations are presented. The catalytic zinc ion is found to be present in two possible coordination states; viz. a stable tetra-coordinated state, T and a less stable penta-coordinated state, P with tetrahedral and trigonal bipyramidal coordination geometries, respectively. A fast dynamical inter-conversion occurs between T and P due to reorganization of active site water molecules making the zinc ion more positively charged in state P. When initiated from different coordination environments, the most probable mechanism of proton transfer is found to be deprotonation of the equatorial water molecule from state P and transfer of the excess proton via a short path formed by hydrogen bonded network of active site water molecules. We estimate the rate constant of proton transfer as from P and from T. A quantitative match of estimated kP with the experimental value, ( ) suggests that dynamics of Zn coordination triggers the rate determining proton transfer step in HCA II.","container-title":"ChemPhysChem","DOI":"10.1002/cphc.202000177","ISSN":"1439-7641","issue":"13","language":"en","license":"© 2020 Wiley-VCH Verlag GmbH &amp; Co. KGaA, Weinheim","note":"_eprint: https://chemistry-europe.onlinelibrary.wiley.com/doi/pdf/10.1002/cphc.202000177","page":"1455-1473","source":"Wiley Online Library","title":"Coordination Dynamics of Zinc Triggers the Rate Determining Proton Transfer in Human Carbonic Anhydrase II","volume":"21","author":[{"family":"Paul","given":"Tanmoy Kumar"},{"family":"Taraphder","given":"Srabani"}],"issued":{"date-parts":[["2020"]]}}},{"id":368,"uris":["http://zotero.org/users/15279553/items/CUUFTQG8"],"itemData":{"id":368,"type":"article-journal","abstract":"Proton transfer in carbonic anhydrase II has been studied at the B3LYP/6-31G(D) level. The active site model consists of the zinc ion, four histidine residues, two threonine residues, and three water molecules. Our calculations showed that the proton of the zinc-bound water molecule could be transferred to the nearest water molecule and an intermediate containing H3O+ is then formed. The intermediate is only 1.3 kJ·mol−1 above the reactant complex, whereas the barrier height for the proton transfer is about 8.1 kJ·mol−1.","container-title":"Chinese Science Bulletin","DOI":"10.1360/982005-485","ISSN":"1861-9541","issue":"22","journalAbbreviation":"Chin. Sci. Bull.","language":"en","page":"2557-2559","source":"Springer Link","title":"Density functional theory study of proton transfer in carbonic anhydrase","volume":"50","author":[{"family":"Zhang","given":"Lidong"},{"family":"Xie","given":"Daiqian"}],"issued":{"date-parts":[["2005",11,1]]}}},{"id":370,"uris":["http://zotero.org/users/15279553/items/DNJM6YRV"],"itemData":{"id":370,"type":"article-journal","abstract":"In the catalysis of the hydration of carbon dioxide and dehydration of bicarbonate by human carbonic anhydrase II (HCA II), a histidine residue (His64) shuttles protons between the zinc-bound solvent molecule and the bulk solution. To evaluate the effect of the position of the shuttle histidine and pH on proton shuttling, we have examined the catalysis and crystal structures of wild-type HCA II and two double mutants:  H64A/N62H and H64A/N67H HCA II. His62 and His67 both have their side chains extending into the active-site cavity with distances from the zinc approximately equivalent to that of His64. Crystal structures were determined at pH 5.1−10.0, and the catalysis of the exchange of 18O between CO2 and water was assessed by mass spectrometry. Efficient proton shuttle exceeding a rate of 105 s-1 was observed for histidine at positions 64 and 67; in contrast, relatively inefficient proton transfer at a rate near 103 s-1 was observed for His62. The observation, in the crystal structures, of a completed hydrogen-bonded water chain between the histidine shuttle residue and the zinc-bound solvent does not appear to be required for efficient proton transfer. The data suggest that the number of intervening water molecules between the donor and acceptor supporting efficient proton transfer in HCA II is important, and furthermore suggest that a water bridge consisting of two intervening water molecules is consistent with efficient proton transfer.","container-title":"Biochemistry","DOI":"10.1021/bi0480279","ISSN":"0006-2960","issue":"4","journalAbbreviation":"Biochemistry","page":"1097-1105","publisher":"American Chemical Society","source":"ACS Publications","title":"Structural and Kinetic Characterization of Active-Site Histidine as a Proton Shuttle in Catalysis by Human Carbonic Anhydrase II,","volume":"44","author":[{"family":"Fisher","given":"Zoë"},{"family":"Hernandez Prada","given":"Jose A."},{"family":"Tu","given":"Chingkuang"},{"family":"Duda","given":"David"},{"family":"Yoshioka","given":"Craig"},{"family":"An","given":"Haiqian"},{"family":"Govindasamy","given":"Lakshmanan"},{"family":"Silverman","given":"David N."},{"family":"McKenna","given":"Robert"}],"issued":{"date-parts":[["2005",2,1]]}}}],"schema":"https://github.com/citation-style-language/schema/raw/master/csl-citation.json"} </w:instrText>
        </w:r>
        <w:r w:rsidR="00E959B4">
          <w:rPr>
            <w:color w:val="000000"/>
          </w:rPr>
          <w:fldChar w:fldCharType="separate"/>
        </w:r>
        <w:r w:rsidR="004B30C9" w:rsidRPr="004B30C9">
          <w:rPr>
            <w:rFonts w:eastAsiaTheme="minorHAnsi"/>
            <w:color w:val="000000"/>
            <w:vertAlign w:val="superscript"/>
            <w14:ligatures w14:val="standardContextual"/>
          </w:rPr>
          <w:t>43–45</w:t>
        </w:r>
        <w:r w:rsidR="00E959B4">
          <w:rPr>
            <w:color w:val="000000"/>
          </w:rPr>
          <w:fldChar w:fldCharType="end"/>
        </w:r>
      </w:ins>
      <w:r w:rsidR="001C158D">
        <w:rPr>
          <w:color w:val="000000"/>
        </w:rPr>
        <w:t xml:space="preserve"> </w:t>
      </w:r>
      <w:r w:rsidR="00307CE2">
        <w:rPr>
          <w:color w:val="000000"/>
        </w:rPr>
        <w:t>T</w:t>
      </w:r>
      <w:r w:rsidR="008355B3" w:rsidRPr="00083B8F">
        <w:rPr>
          <w:color w:val="000000"/>
        </w:rPr>
        <w:t>he difference between the predictive curves in Figure</w:t>
      </w:r>
      <w:r w:rsidR="00947B48">
        <w:rPr>
          <w:color w:val="000000"/>
        </w:rPr>
        <w:t>s</w:t>
      </w:r>
      <w:r w:rsidR="008355B3" w:rsidRPr="00083B8F">
        <w:rPr>
          <w:color w:val="000000"/>
        </w:rPr>
        <w:t xml:space="preserve"> 4A and B ar</w:t>
      </w:r>
      <w:r w:rsidR="00384796">
        <w:rPr>
          <w:color w:val="000000"/>
        </w:rPr>
        <w:t>ises</w:t>
      </w:r>
      <w:r w:rsidR="008355B3" w:rsidRPr="00083B8F">
        <w:rPr>
          <w:color w:val="000000"/>
        </w:rPr>
        <w:t xml:space="preserve"> from an applied damping correction to the right portion of the curve</w:t>
      </w:r>
      <w:r w:rsidR="004C2506">
        <w:rPr>
          <w:color w:val="000000"/>
        </w:rPr>
        <w:t>,</w:t>
      </w:r>
      <w:r w:rsidR="00A04B44">
        <w:rPr>
          <w:color w:val="000000"/>
        </w:rPr>
        <w:t xml:space="preserve"> </w:t>
      </w:r>
      <w:r w:rsidR="004C2506">
        <w:t>representing an empirical adjustment for the observed rate decline at high free</w:t>
      </w:r>
      <w:r w:rsidR="00384796">
        <w:t>-</w:t>
      </w:r>
      <w:r w:rsidR="004C2506">
        <w:t xml:space="preserve">ligand concentrations </w:t>
      </w:r>
      <w:r w:rsidR="00193478">
        <w:t xml:space="preserve">when </w:t>
      </w:r>
      <w:commentRangeStart w:id="437"/>
      <w:commentRangeStart w:id="438"/>
      <w:del w:id="439" w:author="Thomas Quaid" w:date="2026-01-31T14:39:00Z" w16du:dateUtc="2026-01-31T22:39:00Z">
        <w:r w:rsidR="00193478">
          <w:delText xml:space="preserve">excess ligand impedes substrate access </w:delText>
        </w:r>
        <w:r w:rsidR="008355B3" w:rsidRPr="00083B8F">
          <w:rPr>
            <w:color w:val="000000"/>
          </w:rPr>
          <w:delText>at</w:delText>
        </w:r>
        <w:r w:rsidR="008355B3" w:rsidRPr="008355B3">
          <w:rPr>
            <w:b/>
            <w:bCs/>
            <w:color w:val="000000"/>
          </w:rPr>
          <w:delText> </w:delText>
        </w:r>
        <w:r w:rsidR="001A73AC">
          <w:rPr>
            <w:color w:val="000000"/>
          </w:rPr>
          <w:delText xml:space="preserve">the </w:delText>
        </w:r>
        <w:r w:rsidR="00BB725C">
          <w:rPr>
            <w:color w:val="000000"/>
          </w:rPr>
          <w:delText>Zn active site</w:delText>
        </w:r>
        <w:r w:rsidR="00CD5E8E">
          <w:rPr>
            <w:color w:val="000000"/>
          </w:rPr>
          <w:delText xml:space="preserve"> </w:delText>
        </w:r>
        <w:r w:rsidR="00CD5E8E">
          <w:rPr>
            <w:color w:val="000000"/>
          </w:rPr>
          <w:fldChar w:fldCharType="begin"/>
        </w:r>
        <w:r w:rsidR="00C83A23">
          <w:rPr>
            <w:color w:val="000000"/>
          </w:rPr>
          <w:delInstrText xml:space="preserve"> ADDIN ZOTERO_ITEM CSL_CITATION {"citationID":"0LImeNUe","properties":{"formattedCitation":"\\super 43,44\\nosupersub{}","plainCitation":"43,44","noteIndex":0},"citationItems":[{"id":374,"uris":["http://zotero.org/users/15279553/items/AX2ETQZK"],"itemData":{"id":374,"type":"article-journal","abstract":"Artificial photosynthesis (AP) has been proved to be a promising way of alleviating global climate change and energy crisis. Among various materials for AP, molecular complexes play an important role due to their favorable efficiency, stability, and activity. As a result of its importance, the topic has been extensively reviewed, however, most of them paid attention to the designs and preparations of complexes and their water splitting mechanisms. In fact, ligands design and preparation also play an important role in metal complexes’ properties and catalysis performance. In this review, we focus on the ligands that are suitable for designing mononuclear catalysts for water splitting, providing a coherent discussion at the strategic level because of the availability of various activity studies for the selected complexes. Two main designing strategies for ligands in molecular catalysts, substituents modification and backbone construction, are discussed in detail in terms of their potentials for water splitting catalysts.","container-title":"Frontiers in Chemistry","DOI":"10.3389/fchem.2022.996383","ISSN":"2296-2646","journalAbbreviation":"Front Chem","page":"996383","PMID":"36238101","PMCID":"PMC9551221","source":"PubMed Central","title":"Ligands modification strategies for mononuclear water splitting catalysts","volume":"10","author":[{"family":"Wang","given":"Lei"},{"family":"Wang","given":"Lijuan"}],"issued":{"date-parts":[["2022",9,27]]}}},{"id":372,"uris":["http://zotero.org/users/15279553/items/HMTBXPZA"],"itemData":{"id":372,"type":"article-journal","abstract":"In the present work, the rich chemistry of rhodium/phosphine complexes, which are applied as homogeneous catalysts to promote a wide range of chemical transformations, has been used to showcase how the in situ generation of precatalysts, the conversion of precatalysts into the actually active species, as well as the reaction of the catalyst itself with other components in the reaction medium (substrates, solvents, additives) can lead to a number of deactivation phenomena and thus impact the efficiency of a catalytic process. Such phenomena may go unnoticed or may be overlooked, thus preventing the full understanding of the catalytic process which is a prerequisite for its optimization. Based on recent findings both from others and the authors’ laboratory concerning the chemistry of rhodium/diphosphine complexes, some guidelines are provided for the optimal generation of the catalytic active species from a suitable rhodium precursor and the diphosphine of interest; for the choice of the best solvent to prevent aggregation of coordinatively unsaturated metal fragments and sequestration of the active metal through too strong metal–solvent interactions; for preventing catalyst poisoning due to irreversible reaction with the product of the catalytic process or impurities present in the substrate.","container-title":"Catalysts","DOI":"10.3390/catal9070582","ISSN":"2073-4344","issue":"7","language":"en","license":"http://creativecommons.org/licenses/by/3.0/","page":"582","publisher":"Multidisciplinary Digital Publishing Institute","source":"www.mdpi.com","title":"Activation, Deactivation and Reversibility Phenomena in Homogeneous Catalysis: A Showcase Based on the Chemistry of Rhodium/Phosphine Catalysts","title-short":"Activation, Deactivation and Reversibility Phenomena in Homogeneous Catalysis","volume":"9","author":[{"family":"Alberico","given":"Elisabetta"},{"family":"Möller","given":"Saskia"},{"family":"Horstmann","given":"Moritz"},{"family":"Drexler","given":"Hans-Joachim"},{"family":"Heller","given":"Detlef"}],"issued":{"date-parts":[["2019",7]]}}}],"schema":"https://github.com/citation-style-language/schema/raw/master/csl-citation.json"} </w:delInstrText>
        </w:r>
        <w:r w:rsidR="00CD5E8E">
          <w:rPr>
            <w:color w:val="000000"/>
          </w:rPr>
          <w:fldChar w:fldCharType="separate"/>
        </w:r>
        <w:r w:rsidR="00C83A23" w:rsidRPr="00C83A23">
          <w:rPr>
            <w:rFonts w:eastAsiaTheme="minorHAnsi"/>
            <w:color w:val="000000"/>
            <w:vertAlign w:val="superscript"/>
            <w14:ligatures w14:val="standardContextual"/>
          </w:rPr>
          <w:delText>43,44</w:delText>
        </w:r>
        <w:r w:rsidR="00CD5E8E">
          <w:rPr>
            <w:color w:val="000000"/>
          </w:rPr>
          <w:fldChar w:fldCharType="end"/>
        </w:r>
        <w:commentRangeEnd w:id="437"/>
        <w:r w:rsidR="005775F7">
          <w:rPr>
            <w:rStyle w:val="CommentReference"/>
            <w:color w:val="000000"/>
            <w:sz w:val="24"/>
            <w:szCs w:val="24"/>
          </w:rPr>
          <w:commentReference w:id="437"/>
        </w:r>
      </w:del>
      <w:commentRangeEnd w:id="438"/>
      <w:r w:rsidR="00386A9A">
        <w:rPr>
          <w:rStyle w:val="CommentReference"/>
          <w:color w:val="000000"/>
          <w:sz w:val="24"/>
          <w:szCs w:val="24"/>
        </w:rPr>
        <w:commentReference w:id="438"/>
      </w:r>
      <w:del w:id="440" w:author="Thomas Quaid" w:date="2026-01-31T14:39:00Z" w16du:dateUtc="2026-01-31T22:39:00Z">
        <w:r w:rsidR="000B16F9">
          <w:rPr>
            <w:color w:val="000000"/>
          </w:rPr>
          <w:delText>.</w:delText>
        </w:r>
      </w:del>
      <w:ins w:id="441" w:author="Thomas Quaid" w:date="2026-01-31T14:39:00Z" w16du:dateUtc="2026-01-31T22:39:00Z">
        <w:r w:rsidR="001B7B9E">
          <w:t>likely competes with CO₂ for transiently open coordination sites during turnover.</w:t>
        </w:r>
      </w:ins>
      <w:r w:rsidR="000B16F9">
        <w:rPr>
          <w:color w:val="000000"/>
        </w:rPr>
        <w:t xml:space="preserve"> </w:t>
      </w:r>
      <w:r w:rsidR="00AD7868" w:rsidRPr="00083B8F">
        <w:rPr>
          <w:color w:val="000000"/>
        </w:rPr>
        <w:t>Although the equilibrium constants describe the average distribution of species</w:t>
      </w:r>
      <w:r w:rsidR="00D40198" w:rsidRPr="00D40198">
        <w:t xml:space="preserve"> </w:t>
      </w:r>
      <w:r w:rsidR="00D40198">
        <w:t xml:space="preserve">across all coordination states, </w:t>
      </w:r>
      <w:r w:rsidR="004277FA">
        <w:t>the damping correction accounts for additional inhibitory effects that become significant under ligand-rich conditions</w:t>
      </w:r>
      <w:r w:rsidR="00AC7731">
        <w:t>.</w:t>
      </w:r>
      <w:bookmarkEnd w:id="330"/>
      <w:bookmarkEnd w:id="331"/>
      <w:bookmarkEnd w:id="348"/>
    </w:p>
    <w:p w14:paraId="1B2662DC" w14:textId="77777777" w:rsidR="00C62EB5" w:rsidRDefault="004A0EF4" w:rsidP="00FF73FB">
      <w:pPr>
        <w:spacing w:line="360" w:lineRule="auto"/>
        <w:rPr>
          <w:i/>
          <w:iCs/>
        </w:rPr>
      </w:pPr>
      <w:bookmarkStart w:id="442" w:name="OLE_LINK18"/>
      <w:bookmarkEnd w:id="0"/>
      <w:r w:rsidRPr="00FF73FB">
        <w:rPr>
          <w:i/>
          <w:iCs/>
        </w:rPr>
        <w:t>FUNCTIONALIZATION OF CYCLEN LIGANDS</w:t>
      </w:r>
      <w:bookmarkEnd w:id="442"/>
    </w:p>
    <w:p w14:paraId="1B638918" w14:textId="77777777" w:rsidR="00C62EB5" w:rsidRDefault="00C62EB5" w:rsidP="00FF73FB">
      <w:pPr>
        <w:spacing w:line="360" w:lineRule="auto"/>
        <w:rPr>
          <w:i/>
          <w:iCs/>
        </w:rPr>
      </w:pPr>
    </w:p>
    <w:p w14:paraId="155A8B5D" w14:textId="541AF6AA" w:rsidR="009137B1" w:rsidRDefault="00B662DF" w:rsidP="00FF73FB">
      <w:pPr>
        <w:spacing w:line="360" w:lineRule="auto"/>
      </w:pPr>
      <w:r>
        <w:t xml:space="preserve">To assess </w:t>
      </w:r>
      <w:r w:rsidR="00CA72A1">
        <w:t>how</w:t>
      </w:r>
      <w:r>
        <w:t xml:space="preserve"> </w:t>
      </w:r>
      <w:r w:rsidR="00C71D66">
        <w:t>systematic</w:t>
      </w:r>
      <w:r>
        <w:t xml:space="preserve"> covalent scaffold modification</w:t>
      </w:r>
      <w:r w:rsidR="00C71D66">
        <w:t xml:space="preserve"> can influence intrinsic rate constants</w:t>
      </w:r>
      <w:r>
        <w:t xml:space="preserve">, a series of </w:t>
      </w:r>
      <w:r w:rsidR="00AF6D3E">
        <w:t xml:space="preserve">18 </w:t>
      </w:r>
      <w:r>
        <w:t>mono-substituted Zn–cyclen complexes</w:t>
      </w:r>
      <w:r w:rsidR="00283355">
        <w:t xml:space="preserve"> were examined across a range of electron withdrawing and donating functional groups</w:t>
      </w:r>
      <w:r>
        <w:t>. Each ligand features a single pendant group attached to a nitrogen donor atom, preserving the tetraazamacrocyclic coordination core. Rate constants were predicted using the Δ</w:t>
      </w:r>
      <w:r w:rsidRPr="00083B8F">
        <w:rPr>
          <w:i/>
          <w:iCs/>
        </w:rPr>
        <w:t>G</w:t>
      </w:r>
      <w:r w:rsidRPr="00094D36">
        <w:rPr>
          <w:vertAlign w:val="subscript"/>
        </w:rPr>
        <w:t>bind</w:t>
      </w:r>
      <w:r>
        <w:t xml:space="preserve"> → </w:t>
      </w:r>
      <w:r w:rsidRPr="00083B8F">
        <w:rPr>
          <w:i/>
          <w:iCs/>
        </w:rPr>
        <w:t>k</w:t>
      </w:r>
      <w:r w:rsidRPr="00094D36">
        <w:rPr>
          <w:vertAlign w:val="subscript"/>
        </w:rPr>
        <w:t>int</w:t>
      </w:r>
      <w:r>
        <w:t xml:space="preserve"> model </w:t>
      </w:r>
      <w:r w:rsidR="005C268E">
        <w:t xml:space="preserve">represented </w:t>
      </w:r>
      <w:r>
        <w:t xml:space="preserve">in </w:t>
      </w:r>
      <w:r w:rsidR="00F25006">
        <w:t>F</w:t>
      </w:r>
      <w:r w:rsidR="00513C63">
        <w:t>igure 2</w:t>
      </w:r>
      <w:r>
        <w:t xml:space="preserve"> </w:t>
      </w:r>
      <w:r w:rsidR="00AA067F">
        <w:t>for all 1</w:t>
      </w:r>
      <w:r w:rsidR="002A6C18">
        <w:t>7</w:t>
      </w:r>
      <w:r w:rsidR="00AA067F">
        <w:t xml:space="preserve"> </w:t>
      </w:r>
      <w:r w:rsidR="002A049B">
        <w:t xml:space="preserve">compounds </w:t>
      </w:r>
      <w:r>
        <w:t xml:space="preserve">and expressed relative to baseline Zn–cyclen activity (set to 100%). The results plotted in </w:t>
      </w:r>
      <w:r w:rsidRPr="008C137F">
        <w:t xml:space="preserve">Figure </w:t>
      </w:r>
      <w:r w:rsidR="005C268E" w:rsidRPr="00C62EB5">
        <w:t>5</w:t>
      </w:r>
      <w:r>
        <w:t xml:space="preserve"> span a range of substitutions and functional classes.</w:t>
      </w:r>
    </w:p>
    <w:p w14:paraId="3C07DADB" w14:textId="2B4B332C" w:rsidR="009137B1" w:rsidRDefault="00C67E65" w:rsidP="00083B8F">
      <w:pPr>
        <w:spacing w:line="360" w:lineRule="auto"/>
      </w:pPr>
      <w:r w:rsidRPr="005A5916">
        <w:rPr>
          <w:noProof/>
          <w14:ligatures w14:val="standardContextual"/>
        </w:rPr>
        <w:lastRenderedPageBreak/>
        <w:drawing>
          <wp:anchor distT="0" distB="0" distL="114300" distR="114300" simplePos="0" relativeHeight="251658249" behindDoc="0" locked="0" layoutInCell="1" allowOverlap="1" wp14:anchorId="31D923D8" wp14:editId="4542FDED">
            <wp:simplePos x="0" y="0"/>
            <wp:positionH relativeFrom="column">
              <wp:posOffset>4226560</wp:posOffset>
            </wp:positionH>
            <wp:positionV relativeFrom="paragraph">
              <wp:posOffset>163195</wp:posOffset>
            </wp:positionV>
            <wp:extent cx="1268095" cy="991235"/>
            <wp:effectExtent l="0" t="0" r="1905" b="0"/>
            <wp:wrapNone/>
            <wp:docPr id="34908399" name="Picture 1" descr="A structure of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399" name="Picture 1" descr="A structure of a chemical formula&#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8095" cy="991235"/>
                    </a:xfrm>
                    <a:prstGeom prst="rect">
                      <a:avLst/>
                    </a:prstGeom>
                  </pic:spPr>
                </pic:pic>
              </a:graphicData>
            </a:graphic>
            <wp14:sizeRelH relativeFrom="page">
              <wp14:pctWidth>0</wp14:pctWidth>
            </wp14:sizeRelH>
            <wp14:sizeRelV relativeFrom="page">
              <wp14:pctHeight>0</wp14:pctHeight>
            </wp14:sizeRelV>
          </wp:anchor>
        </w:drawing>
      </w:r>
      <w:r w:rsidRPr="00B61A33">
        <w:rPr>
          <w:noProof/>
        </w:rPr>
        <w:drawing>
          <wp:anchor distT="0" distB="0" distL="114300" distR="114300" simplePos="0" relativeHeight="251658248" behindDoc="0" locked="0" layoutInCell="1" allowOverlap="1" wp14:anchorId="3E246DC2" wp14:editId="504B0A70">
            <wp:simplePos x="0" y="0"/>
            <wp:positionH relativeFrom="column">
              <wp:posOffset>4483483</wp:posOffset>
            </wp:positionH>
            <wp:positionV relativeFrom="paragraph">
              <wp:posOffset>1359606</wp:posOffset>
            </wp:positionV>
            <wp:extent cx="738554" cy="849528"/>
            <wp:effectExtent l="0" t="0" r="0" b="1905"/>
            <wp:wrapNone/>
            <wp:docPr id="385860231" name="Picture 1"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0231" name="Picture 1" descr="A diagram of a molecul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38554" cy="849528"/>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inline distT="0" distB="0" distL="0" distR="0" wp14:anchorId="7B364A5A" wp14:editId="334464E4">
            <wp:extent cx="5550087" cy="3923289"/>
            <wp:effectExtent l="0" t="0" r="0" b="1270"/>
            <wp:docPr id="93111979" name="Chart 1">
              <a:extLst xmlns:a="http://schemas.openxmlformats.org/drawingml/2006/main">
                <a:ext uri="{FF2B5EF4-FFF2-40B4-BE49-F238E27FC236}">
                  <a16:creationId xmlns:a16="http://schemas.microsoft.com/office/drawing/2014/main" id="{FD4EE80F-CBE2-35A4-F615-9E3D52E9FE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463C786" w14:textId="6A2CB4DD" w:rsidR="009137B1" w:rsidRPr="00C62EB5" w:rsidRDefault="00B662DF" w:rsidP="008C137F">
      <w:pPr>
        <w:pStyle w:val="Caption"/>
        <w:spacing w:line="360" w:lineRule="auto"/>
        <w:rPr>
          <w:i w:val="0"/>
          <w:iCs w:val="0"/>
          <w:sz w:val="24"/>
          <w:szCs w:val="24"/>
        </w:rPr>
      </w:pPr>
      <w:r w:rsidRPr="008C137F">
        <w:rPr>
          <w:i w:val="0"/>
          <w:sz w:val="24"/>
        </w:rPr>
        <w:t xml:space="preserve">Figure </w:t>
      </w:r>
      <w:r w:rsidR="005C268E" w:rsidRPr="00C62EB5">
        <w:rPr>
          <w:i w:val="0"/>
          <w:iCs w:val="0"/>
          <w:sz w:val="24"/>
          <w:szCs w:val="24"/>
        </w:rPr>
        <w:t>5</w:t>
      </w:r>
      <w:r w:rsidR="00261A16" w:rsidRPr="00C62EB5">
        <w:rPr>
          <w:i w:val="0"/>
          <w:iCs w:val="0"/>
          <w:sz w:val="24"/>
          <w:szCs w:val="24"/>
        </w:rPr>
        <w:t>.</w:t>
      </w:r>
      <w:r w:rsidRPr="00C62EB5">
        <w:rPr>
          <w:i w:val="0"/>
          <w:iCs w:val="0"/>
          <w:sz w:val="24"/>
          <w:szCs w:val="24"/>
        </w:rPr>
        <w:t xml:space="preserve"> Predicted relative intrinsic rate constants for a series of N-substituted Zn–cyclen complexes. Percent values represent Δ</w:t>
      </w:r>
      <w:r w:rsidRPr="00083B8F">
        <w:rPr>
          <w:sz w:val="24"/>
          <w:szCs w:val="24"/>
        </w:rPr>
        <w:t>k</w:t>
      </w:r>
      <w:r w:rsidRPr="00C62EB5">
        <w:rPr>
          <w:i w:val="0"/>
          <w:iCs w:val="0"/>
          <w:sz w:val="24"/>
          <w:szCs w:val="24"/>
          <w:vertAlign w:val="subscript"/>
        </w:rPr>
        <w:t>int</w:t>
      </w:r>
      <w:r w:rsidRPr="00C62EB5">
        <w:rPr>
          <w:i w:val="0"/>
          <w:iCs w:val="0"/>
          <w:sz w:val="24"/>
          <w:szCs w:val="24"/>
        </w:rPr>
        <w:t xml:space="preserve"> relative to baseline Zn–cyclen (set to 100%), calculated using Δ</w:t>
      </w:r>
      <w:r w:rsidRPr="00083B8F">
        <w:rPr>
          <w:sz w:val="24"/>
          <w:szCs w:val="24"/>
        </w:rPr>
        <w:t>G</w:t>
      </w:r>
      <w:r w:rsidRPr="00C62EB5">
        <w:rPr>
          <w:i w:val="0"/>
          <w:iCs w:val="0"/>
          <w:sz w:val="24"/>
          <w:szCs w:val="24"/>
          <w:vertAlign w:val="subscript"/>
        </w:rPr>
        <w:t>bind</w:t>
      </w:r>
      <w:r w:rsidRPr="00C62EB5">
        <w:rPr>
          <w:i w:val="0"/>
          <w:iCs w:val="0"/>
          <w:sz w:val="24"/>
          <w:szCs w:val="24"/>
        </w:rPr>
        <w:t xml:space="preserve"> and the linear correlation established in </w:t>
      </w:r>
      <w:r w:rsidR="00513C63">
        <w:rPr>
          <w:i w:val="0"/>
          <w:iCs w:val="0"/>
          <w:sz w:val="24"/>
          <w:szCs w:val="24"/>
        </w:rPr>
        <w:t>Figure 2</w:t>
      </w:r>
      <w:r w:rsidRPr="00C62EB5">
        <w:rPr>
          <w:i w:val="0"/>
          <w:iCs w:val="0"/>
          <w:sz w:val="24"/>
          <w:szCs w:val="24"/>
        </w:rPr>
        <w:t>. Substituents that modulate local solvation (e.g., alkyl chains) or enable hydrogen bonding (e.g., para-methoxybenzyl) yielded the strongest enhancements. 100% represents the baseline control.</w:t>
      </w:r>
      <w:r w:rsidR="00117819">
        <w:rPr>
          <w:i w:val="0"/>
          <w:iCs w:val="0"/>
          <w:sz w:val="24"/>
          <w:szCs w:val="24"/>
        </w:rPr>
        <w:t xml:space="preserve"> Images of the baseline ligand (cyclen) and the </w:t>
      </w:r>
      <w:r w:rsidR="005F0927">
        <w:rPr>
          <w:i w:val="0"/>
          <w:iCs w:val="0"/>
          <w:sz w:val="24"/>
          <w:szCs w:val="24"/>
        </w:rPr>
        <w:t>n-butyl modulated ligand (</w:t>
      </w:r>
      <w:r w:rsidR="002E16DF">
        <w:rPr>
          <w:i w:val="0"/>
          <w:iCs w:val="0"/>
          <w:sz w:val="24"/>
          <w:szCs w:val="24"/>
        </w:rPr>
        <w:t>1</w:t>
      </w:r>
      <w:r w:rsidR="005F0927">
        <w:rPr>
          <w:i w:val="0"/>
          <w:iCs w:val="0"/>
          <w:sz w:val="24"/>
          <w:szCs w:val="24"/>
        </w:rPr>
        <w:t xml:space="preserve">-butylcyclen) are </w:t>
      </w:r>
      <w:r w:rsidR="00F325AB">
        <w:rPr>
          <w:i w:val="0"/>
          <w:iCs w:val="0"/>
          <w:sz w:val="24"/>
          <w:szCs w:val="24"/>
        </w:rPr>
        <w:t>shown</w:t>
      </w:r>
      <w:r w:rsidR="005F0927">
        <w:rPr>
          <w:i w:val="0"/>
          <w:iCs w:val="0"/>
          <w:sz w:val="24"/>
          <w:szCs w:val="24"/>
        </w:rPr>
        <w:t>.</w:t>
      </w:r>
      <w:r w:rsidR="00B61A33" w:rsidRPr="00B61A33">
        <w:rPr>
          <w:noProof/>
          <w14:ligatures w14:val="standardContextual"/>
        </w:rPr>
        <w:t xml:space="preserve"> </w:t>
      </w:r>
    </w:p>
    <w:p w14:paraId="10363153" w14:textId="636E494B" w:rsidR="00846C19" w:rsidRDefault="00B662DF" w:rsidP="00FF73FB">
      <w:pPr>
        <w:spacing w:line="360" w:lineRule="auto"/>
      </w:pPr>
      <w:r>
        <w:t xml:space="preserve">Substituents </w:t>
      </w:r>
      <w:r w:rsidR="005775F7">
        <w:rPr>
          <w:rFonts w:eastAsia="Aptos" w:cs="Arial"/>
        </w:rPr>
        <w:t>leading to</w:t>
      </w:r>
      <w:r w:rsidR="005775F7">
        <w:t xml:space="preserve"> </w:t>
      </w:r>
      <w:r>
        <w:t>enhanced predict</w:t>
      </w:r>
      <w:r w:rsidR="00564897">
        <w:t xml:space="preserve">ed rates </w:t>
      </w:r>
      <w:r>
        <w:t>fell into two categories: alkyl chains (e.g., butyl</w:t>
      </w:r>
      <w:r w:rsidR="00CC3653">
        <w:t>, propyl</w:t>
      </w:r>
      <w:r>
        <w:t xml:space="preserve">) and electron-rich aryl </w:t>
      </w:r>
      <w:r w:rsidR="00931565">
        <w:t>groups</w:t>
      </w:r>
      <w:r>
        <w:t xml:space="preserve"> (e.g., para-methoxybenzyl, para-hydroxybenzyl). The </w:t>
      </w:r>
      <w:r w:rsidR="005775F7">
        <w:t>substituents with the largest influence</w:t>
      </w:r>
      <w:r>
        <w:t xml:space="preserve"> </w:t>
      </w:r>
      <w:r w:rsidR="005775F7">
        <w:t xml:space="preserve">are predicted to </w:t>
      </w:r>
      <w:r>
        <w:t>increased activity by 30</w:t>
      </w:r>
      <w:r w:rsidR="00DA27D8">
        <w:t>-</w:t>
      </w:r>
      <w:r>
        <w:t xml:space="preserve">40% over </w:t>
      </w:r>
      <w:r w:rsidR="002556F8">
        <w:t>the</w:t>
      </w:r>
      <w:r w:rsidR="00FC7C68">
        <w:t xml:space="preserve"> </w:t>
      </w:r>
      <w:r w:rsidR="005775F7">
        <w:rPr>
          <w:i/>
          <w:iCs/>
        </w:rPr>
        <w:t>k</w:t>
      </w:r>
      <w:r w:rsidR="005775F7">
        <w:rPr>
          <w:vertAlign w:val="subscript"/>
        </w:rPr>
        <w:t>int</w:t>
      </w:r>
      <w:r w:rsidR="005775F7">
        <w:t xml:space="preserve"> of the zinc</w:t>
      </w:r>
      <w:r w:rsidR="00335B57">
        <w:t>-</w:t>
      </w:r>
      <w:r w:rsidR="005775F7">
        <w:t>cyclen</w:t>
      </w:r>
      <w:r w:rsidR="005775F7" w:rsidRPr="00015906">
        <w:rPr>
          <w:i/>
          <w:iCs/>
        </w:rPr>
        <w:t xml:space="preserve"> </w:t>
      </w:r>
      <w:r w:rsidR="005775F7" w:rsidRPr="005775F7">
        <w:rPr>
          <w:i/>
          <w:iCs/>
        </w:rPr>
        <w:t>complex</w:t>
      </w:r>
      <w:r>
        <w:t xml:space="preserve">. In contrast, the </w:t>
      </w:r>
      <w:r w:rsidR="00DC7557">
        <w:t xml:space="preserve">N-pyridinylmethyl </w:t>
      </w:r>
      <w:r>
        <w:t xml:space="preserve">substituent </w:t>
      </w:r>
      <w:r w:rsidR="005775F7">
        <w:t xml:space="preserve">is predicted to lead to </w:t>
      </w:r>
      <w:r>
        <w:t xml:space="preserve">a 44% </w:t>
      </w:r>
      <w:r w:rsidR="00564897">
        <w:t xml:space="preserve">decrease </w:t>
      </w:r>
      <w:r>
        <w:t>in rate</w:t>
      </w:r>
      <w:r w:rsidR="00781FD7">
        <w:t xml:space="preserve">. </w:t>
      </w:r>
      <w:r>
        <w:t xml:space="preserve">These effects were mirrored by modest changes in </w:t>
      </w:r>
      <w:r>
        <w:rPr>
          <w:rFonts w:eastAsia="Aptos" w:cs="Arial"/>
        </w:rPr>
        <w:t xml:space="preserve">the Zn </w:t>
      </w:r>
      <w:r w:rsidR="00D333FD">
        <w:rPr>
          <w:rFonts w:eastAsia="Aptos" w:cs="Arial"/>
        </w:rPr>
        <w:t>natural bonding orbital</w:t>
      </w:r>
      <w:r w:rsidR="009B0DF6">
        <w:rPr>
          <w:rFonts w:eastAsia="Aptos" w:cs="Arial"/>
        </w:rPr>
        <w:t xml:space="preserve"> </w:t>
      </w:r>
      <w:r>
        <w:rPr>
          <w:rFonts w:eastAsia="Aptos" w:cs="Arial"/>
        </w:rPr>
        <w:t>charge</w:t>
      </w:r>
      <w:r w:rsidR="009B0DF6">
        <w:rPr>
          <w:rFonts w:eastAsia="Aptos" w:cs="Arial"/>
        </w:rPr>
        <w:t xml:space="preserve"> (NBO)</w:t>
      </w:r>
      <w:r>
        <w:rPr>
          <w:rFonts w:eastAsia="Aptos" w:cs="Arial"/>
        </w:rPr>
        <w:t>, which correlated with the rate when</w:t>
      </w:r>
      <w:r w:rsidR="00F63001">
        <w:rPr>
          <w:rFonts w:eastAsia="Aptos" w:cs="Arial"/>
        </w:rPr>
        <w:t xml:space="preserve"> </w:t>
      </w:r>
      <w:r w:rsidR="0021639B">
        <w:t xml:space="preserve">two </w:t>
      </w:r>
      <w:r>
        <w:t>outliers were excluded (</w:t>
      </w:r>
      <w:r w:rsidRPr="00083B8F">
        <w:rPr>
          <w:i/>
          <w:iCs/>
        </w:rPr>
        <w:t>R</w:t>
      </w:r>
      <w:r>
        <w:t>² = 0.73)</w:t>
      </w:r>
      <w:r w:rsidR="00A4046B">
        <w:t>,</w:t>
      </w:r>
      <w:r w:rsidR="0028597C">
        <w:t xml:space="preserve"> </w:t>
      </w:r>
      <w:r w:rsidR="00011FA2">
        <w:t xml:space="preserve">indicating that substituent effects operate primarily through electronic modulation of the metal center. </w:t>
      </w:r>
    </w:p>
    <w:p w14:paraId="43BE1702" w14:textId="77777777" w:rsidR="00846C19" w:rsidRDefault="00846C19" w:rsidP="00FF73FB">
      <w:pPr>
        <w:spacing w:line="360" w:lineRule="auto"/>
      </w:pPr>
    </w:p>
    <w:p w14:paraId="40812E93" w14:textId="18FE9FFC" w:rsidR="00903D6D" w:rsidRDefault="00FB66E2" w:rsidP="00903D6D">
      <w:pPr>
        <w:spacing w:line="360" w:lineRule="auto"/>
      </w:pPr>
      <w:commentRangeStart w:id="443"/>
      <w:commentRangeStart w:id="444"/>
      <w:r w:rsidRPr="00FB66E2">
        <w:lastRenderedPageBreak/>
        <w:t>To test these electronic predictions, rate constants were measured for four N-substituted cyclen complexes: Zn–cyclen (unsubstituted), N-butyl-cyclen, N-hexyl-cyclen, and N-benzyl-cyclen.</w:t>
      </w:r>
      <w:r w:rsidR="00846C19">
        <w:t xml:space="preserve"> </w:t>
      </w:r>
      <w:r w:rsidR="00903D6D" w:rsidRPr="00903D6D">
        <w:t>Within the N-functionalized cyclen series, ΔG</w:t>
      </w:r>
      <w:r w:rsidR="00903D6D" w:rsidRPr="00083B8F">
        <w:rPr>
          <w:vertAlign w:val="subscript"/>
        </w:rPr>
        <w:t>bind</w:t>
      </w:r>
      <w:r w:rsidR="00903D6D" w:rsidRPr="00903D6D">
        <w:t xml:space="preserve"> predicts </w:t>
      </w:r>
      <w:r w:rsidR="00465976">
        <w:t xml:space="preserve">a range of </w:t>
      </w:r>
      <w:r w:rsidR="00903D6D" w:rsidRPr="00903D6D">
        <w:t>activi</w:t>
      </w:r>
      <w:r w:rsidR="00465976">
        <w:t>ties</w:t>
      </w:r>
      <w:r w:rsidR="00903D6D" w:rsidRPr="00903D6D">
        <w:t xml:space="preserve"> (±30–40% relative to </w:t>
      </w:r>
      <w:r w:rsidR="00816250">
        <w:t>c</w:t>
      </w:r>
      <w:r w:rsidR="00465976">
        <w:t>yclen</w:t>
      </w:r>
      <w:r w:rsidR="00903D6D" w:rsidRPr="00903D6D">
        <w:t xml:space="preserve">, Figure 5) </w:t>
      </w:r>
      <w:r w:rsidR="00465976">
        <w:t>that</w:t>
      </w:r>
      <w:r w:rsidR="00903D6D" w:rsidRPr="00903D6D">
        <w:t xml:space="preserve"> </w:t>
      </w:r>
      <w:r w:rsidR="00465976">
        <w:t xml:space="preserve">do not follow </w:t>
      </w:r>
      <w:r w:rsidR="00903D6D" w:rsidRPr="00903D6D">
        <w:t>the experimental ranking (predicted: Hexyl &gt; Butyl &gt; Benzyl &gt; Cyclen; observed: Cyclen &gt; Hexyl &gt; Benzyl &gt; Butyl). Ground-state %V</w:t>
      </w:r>
      <w:r w:rsidR="00903D6D" w:rsidRPr="00083B8F">
        <w:rPr>
          <w:vertAlign w:val="subscript"/>
        </w:rPr>
        <w:t xml:space="preserve">buried </w:t>
      </w:r>
      <w:r w:rsidR="00903D6D" w:rsidRPr="00903D6D">
        <w:t xml:space="preserve">trends inversely with activity </w:t>
      </w:r>
      <w:r w:rsidR="00816250">
        <w:t xml:space="preserve">as </w:t>
      </w:r>
      <w:r w:rsidR="009B6A70">
        <w:t>seen in Table 3.</w:t>
      </w:r>
      <w:r w:rsidR="00903D6D" w:rsidRPr="00903D6D">
        <w:t xml:space="preserve"> </w:t>
      </w:r>
      <w:r w:rsidR="00C95EE1">
        <w:t>T</w:t>
      </w:r>
      <w:r w:rsidR="00903D6D" w:rsidRPr="00903D6D">
        <w:t xml:space="preserve">he </w:t>
      </w:r>
      <w:r w:rsidR="009B6A70">
        <w:t>baseline</w:t>
      </w:r>
      <w:r w:rsidR="00903D6D" w:rsidRPr="00903D6D">
        <w:t xml:space="preserve"> cyclen (53.6%) is </w:t>
      </w:r>
      <w:r w:rsidR="0076298C">
        <w:t>experim</w:t>
      </w:r>
      <w:r w:rsidR="00D15152">
        <w:t xml:space="preserve">entally </w:t>
      </w:r>
      <w:r w:rsidR="00903D6D" w:rsidRPr="00903D6D">
        <w:t>most active</w:t>
      </w:r>
      <w:r w:rsidR="00D15152">
        <w:t xml:space="preserve"> and</w:t>
      </w:r>
      <w:r w:rsidR="00903D6D" w:rsidRPr="00903D6D">
        <w:t xml:space="preserve"> the sterically encumbered N-butyl derivative (63.6%) is </w:t>
      </w:r>
      <w:r w:rsidR="0076298C">
        <w:t xml:space="preserve">experimentally </w:t>
      </w:r>
      <w:r w:rsidR="00903D6D" w:rsidRPr="00903D6D">
        <w:t xml:space="preserve">least active. This outcome contrasts sharply with the monodentate imidazole series (Table 2), </w:t>
      </w:r>
      <w:r w:rsidR="005775F7">
        <w:t>in which</w:t>
      </w:r>
      <w:r w:rsidR="005775F7" w:rsidRPr="00903D6D">
        <w:t xml:space="preserve"> </w:t>
      </w:r>
      <w:r w:rsidR="00903D6D" w:rsidRPr="00903D6D">
        <w:t>Δ</w:t>
      </w:r>
      <w:r w:rsidR="00903D6D" w:rsidRPr="00AB6699">
        <w:rPr>
          <w:i/>
          <w:rPrChange w:id="445" w:author="Thomas Quaid" w:date="2026-01-31T14:39:00Z" w16du:dateUtc="2026-01-31T22:39:00Z">
            <w:rPr/>
          </w:rPrChange>
        </w:rPr>
        <w:t>G</w:t>
      </w:r>
      <w:r w:rsidR="00903D6D" w:rsidRPr="00AB6699">
        <w:rPr>
          <w:i/>
          <w:vertAlign w:val="subscript"/>
          <w:rPrChange w:id="446" w:author="Thomas Quaid" w:date="2026-01-31T14:39:00Z" w16du:dateUtc="2026-01-31T22:39:00Z">
            <w:rPr>
              <w:vertAlign w:val="subscript"/>
            </w:rPr>
          </w:rPrChange>
        </w:rPr>
        <w:t>bind</w:t>
      </w:r>
      <w:r w:rsidR="00903D6D" w:rsidRPr="00903D6D">
        <w:t xml:space="preserve"> preserves rank order despite comparable electronic perturbations.</w:t>
      </w:r>
      <w:commentRangeEnd w:id="443"/>
      <w:r w:rsidR="005775F7">
        <w:rPr>
          <w:rStyle w:val="CommentReference"/>
          <w:sz w:val="24"/>
          <w:szCs w:val="24"/>
        </w:rPr>
        <w:commentReference w:id="443"/>
      </w:r>
      <w:commentRangeEnd w:id="444"/>
      <w:r w:rsidR="00B0220C">
        <w:rPr>
          <w:rStyle w:val="CommentReference"/>
          <w:sz w:val="24"/>
          <w:szCs w:val="24"/>
        </w:rPr>
        <w:commentReference w:id="444"/>
      </w:r>
    </w:p>
    <w:p w14:paraId="0696E6A6" w14:textId="521488B9" w:rsidR="008F585F" w:rsidRDefault="008F585F" w:rsidP="001071D6">
      <w:pPr>
        <w:spacing w:line="360" w:lineRule="auto"/>
      </w:pPr>
    </w:p>
    <w:p w14:paraId="78827298" w14:textId="5B7E9B6C" w:rsidR="00647158" w:rsidRPr="000171A1" w:rsidRDefault="00647158" w:rsidP="00083B8F">
      <w:pPr>
        <w:pStyle w:val="Caption"/>
        <w:keepNext/>
        <w:spacing w:line="360" w:lineRule="auto"/>
      </w:pPr>
      <w:r w:rsidRPr="00083B8F">
        <w:rPr>
          <w:i w:val="0"/>
          <w:iCs w:val="0"/>
          <w:sz w:val="24"/>
          <w:szCs w:val="24"/>
        </w:rPr>
        <w:t>Table 3: Experimental intrinsic rate constants (</w:t>
      </w:r>
      <w:r w:rsidRPr="00AB6699">
        <w:rPr>
          <w:sz w:val="24"/>
          <w:rPrChange w:id="447" w:author="Thomas Quaid" w:date="2026-01-31T14:39:00Z" w16du:dateUtc="2026-01-31T22:39:00Z">
            <w:rPr>
              <w:i w:val="0"/>
              <w:sz w:val="24"/>
            </w:rPr>
          </w:rPrChange>
        </w:rPr>
        <w:t>k</w:t>
      </w:r>
      <w:r w:rsidRPr="00AB6699">
        <w:rPr>
          <w:sz w:val="24"/>
          <w:vertAlign w:val="subscript"/>
          <w:rPrChange w:id="448" w:author="Thomas Quaid" w:date="2026-01-31T14:39:00Z" w16du:dateUtc="2026-01-31T22:39:00Z">
            <w:rPr>
              <w:i w:val="0"/>
              <w:sz w:val="24"/>
              <w:vertAlign w:val="subscript"/>
            </w:rPr>
          </w:rPrChange>
        </w:rPr>
        <w:t>obs</w:t>
      </w:r>
      <w:r w:rsidRPr="00083B8F">
        <w:rPr>
          <w:i w:val="0"/>
          <w:iCs w:val="0"/>
          <w:sz w:val="24"/>
          <w:szCs w:val="24"/>
        </w:rPr>
        <w:t>), electronic predictions from Δ</w:t>
      </w:r>
      <w:r w:rsidRPr="00AB6699">
        <w:rPr>
          <w:sz w:val="24"/>
          <w:rPrChange w:id="449" w:author="Thomas Quaid" w:date="2026-01-31T14:39:00Z" w16du:dateUtc="2026-01-31T22:39:00Z">
            <w:rPr>
              <w:i w:val="0"/>
              <w:sz w:val="24"/>
            </w:rPr>
          </w:rPrChange>
        </w:rPr>
        <w:t>G</w:t>
      </w:r>
      <w:r w:rsidRPr="00AB6699">
        <w:rPr>
          <w:sz w:val="24"/>
          <w:vertAlign w:val="subscript"/>
          <w:rPrChange w:id="450" w:author="Thomas Quaid" w:date="2026-01-31T14:39:00Z" w16du:dateUtc="2026-01-31T22:39:00Z">
            <w:rPr>
              <w:i w:val="0"/>
              <w:sz w:val="24"/>
              <w:vertAlign w:val="subscript"/>
            </w:rPr>
          </w:rPrChange>
        </w:rPr>
        <w:t>bind</w:t>
      </w:r>
      <w:r w:rsidRPr="00083B8F">
        <w:rPr>
          <w:i w:val="0"/>
          <w:iCs w:val="0"/>
          <w:sz w:val="24"/>
          <w:szCs w:val="24"/>
        </w:rPr>
        <w:t>, and ground-state steric congestion (%</w:t>
      </w:r>
      <w:r w:rsidRPr="00AB6699">
        <w:rPr>
          <w:sz w:val="24"/>
          <w:rPrChange w:id="451" w:author="Thomas Quaid" w:date="2026-01-31T14:39:00Z" w16du:dateUtc="2026-01-31T22:39:00Z">
            <w:rPr>
              <w:i w:val="0"/>
              <w:sz w:val="24"/>
            </w:rPr>
          </w:rPrChange>
        </w:rPr>
        <w:t>V</w:t>
      </w:r>
      <w:r w:rsidRPr="00AB6699">
        <w:rPr>
          <w:sz w:val="24"/>
          <w:vertAlign w:val="subscript"/>
          <w:rPrChange w:id="452" w:author="Thomas Quaid" w:date="2026-01-31T14:39:00Z" w16du:dateUtc="2026-01-31T22:39:00Z">
            <w:rPr>
              <w:i w:val="0"/>
              <w:sz w:val="24"/>
              <w:vertAlign w:val="subscript"/>
            </w:rPr>
          </w:rPrChange>
        </w:rPr>
        <w:t>buried</w:t>
      </w:r>
      <w:r w:rsidRPr="00083B8F">
        <w:rPr>
          <w:i w:val="0"/>
          <w:iCs w:val="0"/>
          <w:sz w:val="24"/>
          <w:szCs w:val="24"/>
        </w:rPr>
        <w:t>) for N-functionalised cyclen complexes (pH 9, 25 °C).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gridCol w:w="2160"/>
      </w:tblGrid>
      <w:tr w:rsidR="007870B1" w:rsidRPr="0023313B" w14:paraId="4B55D48E" w14:textId="77777777" w:rsidTr="00083B8F">
        <w:tc>
          <w:tcPr>
            <w:tcW w:w="2160" w:type="dxa"/>
            <w:tcBorders>
              <w:bottom w:val="single" w:sz="4" w:space="0" w:color="auto"/>
            </w:tcBorders>
          </w:tcPr>
          <w:p w14:paraId="32DF13E2" w14:textId="77777777" w:rsidR="007870B1" w:rsidRPr="00083B8F" w:rsidRDefault="007870B1" w:rsidP="004C4D5D">
            <w:pPr>
              <w:rPr>
                <w:sz w:val="20"/>
                <w:szCs w:val="20"/>
              </w:rPr>
            </w:pPr>
            <w:r w:rsidRPr="00083B8F">
              <w:rPr>
                <w:sz w:val="20"/>
                <w:szCs w:val="20"/>
              </w:rPr>
              <w:t>Ligand</w:t>
            </w:r>
          </w:p>
        </w:tc>
        <w:tc>
          <w:tcPr>
            <w:tcW w:w="2160" w:type="dxa"/>
            <w:tcBorders>
              <w:bottom w:val="single" w:sz="4" w:space="0" w:color="auto"/>
            </w:tcBorders>
          </w:tcPr>
          <w:p w14:paraId="330A956D" w14:textId="3D076FEA" w:rsidR="007870B1" w:rsidRPr="00083B8F" w:rsidRDefault="007870B1" w:rsidP="004C4D5D">
            <w:pPr>
              <w:rPr>
                <w:sz w:val="20"/>
                <w:szCs w:val="20"/>
              </w:rPr>
            </w:pPr>
            <w:r w:rsidRPr="00083B8F">
              <w:rPr>
                <w:sz w:val="20"/>
                <w:szCs w:val="20"/>
              </w:rPr>
              <w:t>k</w:t>
            </w:r>
            <w:r w:rsidRPr="00083B8F">
              <w:rPr>
                <w:sz w:val="20"/>
                <w:szCs w:val="20"/>
                <w:vertAlign w:val="subscript"/>
              </w:rPr>
              <w:t>obs</w:t>
            </w:r>
            <w:r w:rsidRPr="00083B8F">
              <w:rPr>
                <w:sz w:val="20"/>
                <w:szCs w:val="20"/>
              </w:rPr>
              <w:t xml:space="preserve"> (M⁻¹ s⁻¹)</w:t>
            </w:r>
          </w:p>
        </w:tc>
        <w:tc>
          <w:tcPr>
            <w:tcW w:w="2160" w:type="dxa"/>
            <w:tcBorders>
              <w:bottom w:val="single" w:sz="4" w:space="0" w:color="auto"/>
            </w:tcBorders>
          </w:tcPr>
          <w:p w14:paraId="381345A6" w14:textId="4185B512" w:rsidR="007870B1" w:rsidRPr="00083B8F" w:rsidRDefault="00204E67" w:rsidP="004C4D5D">
            <w:pPr>
              <w:rPr>
                <w:sz w:val="20"/>
                <w:szCs w:val="20"/>
              </w:rPr>
            </w:pPr>
            <w:r w:rsidRPr="00204E67">
              <w:rPr>
                <w:sz w:val="20"/>
                <w:szCs w:val="20"/>
              </w:rPr>
              <w:t>k</w:t>
            </w:r>
            <w:r w:rsidRPr="00083B8F">
              <w:rPr>
                <w:sz w:val="20"/>
                <w:szCs w:val="20"/>
                <w:vertAlign w:val="subscript"/>
              </w:rPr>
              <w:t>int,</w:t>
            </w:r>
            <w:r>
              <w:rPr>
                <w:sz w:val="20"/>
                <w:szCs w:val="20"/>
              </w:rPr>
              <w:t xml:space="preserve"> </w:t>
            </w:r>
            <w:r w:rsidR="007870B1" w:rsidRPr="00083B8F">
              <w:rPr>
                <w:sz w:val="20"/>
                <w:szCs w:val="20"/>
                <w:vertAlign w:val="subscript"/>
              </w:rPr>
              <w:t>pred</w:t>
            </w:r>
            <w:r w:rsidR="007870B1" w:rsidRPr="00083B8F">
              <w:rPr>
                <w:sz w:val="20"/>
                <w:szCs w:val="20"/>
              </w:rPr>
              <w:t xml:space="preserve"> </w:t>
            </w:r>
            <w:r w:rsidRPr="004C4D5D">
              <w:rPr>
                <w:sz w:val="20"/>
                <w:szCs w:val="20"/>
              </w:rPr>
              <w:t>(M⁻¹ s⁻¹)</w:t>
            </w:r>
          </w:p>
        </w:tc>
        <w:tc>
          <w:tcPr>
            <w:tcW w:w="2160" w:type="dxa"/>
            <w:tcBorders>
              <w:bottom w:val="single" w:sz="4" w:space="0" w:color="auto"/>
            </w:tcBorders>
          </w:tcPr>
          <w:p w14:paraId="5663BCFB" w14:textId="3B722FD2" w:rsidR="007870B1" w:rsidRPr="00083B8F" w:rsidRDefault="007870B1" w:rsidP="004C4D5D">
            <w:pPr>
              <w:rPr>
                <w:sz w:val="20"/>
                <w:szCs w:val="20"/>
              </w:rPr>
            </w:pPr>
            <w:r w:rsidRPr="00083B8F">
              <w:rPr>
                <w:sz w:val="20"/>
                <w:szCs w:val="20"/>
              </w:rPr>
              <w:t>%V</w:t>
            </w:r>
            <w:r w:rsidRPr="00083B8F">
              <w:rPr>
                <w:sz w:val="20"/>
                <w:szCs w:val="20"/>
                <w:vertAlign w:val="subscript"/>
              </w:rPr>
              <w:t>bur</w:t>
            </w:r>
            <w:r w:rsidR="00772B01" w:rsidRPr="00083B8F">
              <w:rPr>
                <w:sz w:val="20"/>
                <w:szCs w:val="20"/>
                <w:vertAlign w:val="subscript"/>
              </w:rPr>
              <w:t>ied</w:t>
            </w:r>
          </w:p>
        </w:tc>
      </w:tr>
      <w:tr w:rsidR="007870B1" w:rsidRPr="0023313B" w14:paraId="588711AA" w14:textId="77777777" w:rsidTr="00083B8F">
        <w:tc>
          <w:tcPr>
            <w:tcW w:w="2160" w:type="dxa"/>
            <w:tcBorders>
              <w:top w:val="single" w:sz="4" w:space="0" w:color="auto"/>
            </w:tcBorders>
          </w:tcPr>
          <w:p w14:paraId="36C83097" w14:textId="77777777" w:rsidR="007870B1" w:rsidRPr="00083B8F" w:rsidRDefault="007870B1" w:rsidP="004C4D5D">
            <w:pPr>
              <w:rPr>
                <w:sz w:val="20"/>
                <w:szCs w:val="20"/>
              </w:rPr>
            </w:pPr>
            <w:r w:rsidRPr="00083B8F">
              <w:rPr>
                <w:sz w:val="20"/>
                <w:szCs w:val="20"/>
              </w:rPr>
              <w:t>Cyclen</w:t>
            </w:r>
          </w:p>
        </w:tc>
        <w:tc>
          <w:tcPr>
            <w:tcW w:w="2160" w:type="dxa"/>
            <w:tcBorders>
              <w:top w:val="single" w:sz="4" w:space="0" w:color="auto"/>
            </w:tcBorders>
          </w:tcPr>
          <w:p w14:paraId="38FCE500" w14:textId="32917403" w:rsidR="007870B1" w:rsidRPr="00083B8F" w:rsidRDefault="007870B1" w:rsidP="004C4D5D">
            <w:pPr>
              <w:rPr>
                <w:sz w:val="20"/>
                <w:szCs w:val="20"/>
              </w:rPr>
            </w:pPr>
            <w:r w:rsidRPr="00083B8F">
              <w:rPr>
                <w:sz w:val="20"/>
                <w:szCs w:val="20"/>
              </w:rPr>
              <w:t>3</w:t>
            </w:r>
            <w:r w:rsidR="0023313B" w:rsidRPr="00083B8F">
              <w:rPr>
                <w:sz w:val="20"/>
                <w:szCs w:val="20"/>
              </w:rPr>
              <w:t>43 ± 47</w:t>
            </w:r>
          </w:p>
        </w:tc>
        <w:tc>
          <w:tcPr>
            <w:tcW w:w="2160" w:type="dxa"/>
            <w:tcBorders>
              <w:top w:val="single" w:sz="4" w:space="0" w:color="auto"/>
            </w:tcBorders>
          </w:tcPr>
          <w:p w14:paraId="58EA0A2A" w14:textId="77777777" w:rsidR="007870B1" w:rsidRPr="00083B8F" w:rsidRDefault="007870B1" w:rsidP="004C4D5D">
            <w:pPr>
              <w:rPr>
                <w:sz w:val="20"/>
                <w:szCs w:val="20"/>
              </w:rPr>
            </w:pPr>
            <w:r w:rsidRPr="00083B8F">
              <w:rPr>
                <w:sz w:val="20"/>
                <w:szCs w:val="20"/>
              </w:rPr>
              <w:t>313</w:t>
            </w:r>
          </w:p>
        </w:tc>
        <w:tc>
          <w:tcPr>
            <w:tcW w:w="2160" w:type="dxa"/>
            <w:tcBorders>
              <w:top w:val="single" w:sz="4" w:space="0" w:color="auto"/>
            </w:tcBorders>
          </w:tcPr>
          <w:p w14:paraId="2594CCF1" w14:textId="77777777" w:rsidR="007870B1" w:rsidRPr="00083B8F" w:rsidRDefault="007870B1" w:rsidP="004C4D5D">
            <w:pPr>
              <w:rPr>
                <w:sz w:val="20"/>
                <w:szCs w:val="20"/>
              </w:rPr>
            </w:pPr>
            <w:r w:rsidRPr="00083B8F">
              <w:rPr>
                <w:sz w:val="20"/>
                <w:szCs w:val="20"/>
              </w:rPr>
              <w:t>53.6</w:t>
            </w:r>
          </w:p>
        </w:tc>
      </w:tr>
      <w:tr w:rsidR="007870B1" w:rsidRPr="0023313B" w14:paraId="156E55BD" w14:textId="77777777" w:rsidTr="00083B8F">
        <w:tc>
          <w:tcPr>
            <w:tcW w:w="2160" w:type="dxa"/>
          </w:tcPr>
          <w:p w14:paraId="50BD97F9" w14:textId="77777777" w:rsidR="007870B1" w:rsidRPr="00083B8F" w:rsidRDefault="007870B1" w:rsidP="004C4D5D">
            <w:pPr>
              <w:rPr>
                <w:sz w:val="20"/>
                <w:szCs w:val="20"/>
              </w:rPr>
            </w:pPr>
            <w:r w:rsidRPr="00083B8F">
              <w:rPr>
                <w:sz w:val="20"/>
                <w:szCs w:val="20"/>
              </w:rPr>
              <w:t>Hexyl</w:t>
            </w:r>
          </w:p>
        </w:tc>
        <w:tc>
          <w:tcPr>
            <w:tcW w:w="2160" w:type="dxa"/>
          </w:tcPr>
          <w:p w14:paraId="147C16E8" w14:textId="7564475E" w:rsidR="007870B1" w:rsidRPr="00083B8F" w:rsidRDefault="007870B1" w:rsidP="004C4D5D">
            <w:pPr>
              <w:rPr>
                <w:sz w:val="20"/>
                <w:szCs w:val="20"/>
              </w:rPr>
            </w:pPr>
            <w:r w:rsidRPr="00083B8F">
              <w:rPr>
                <w:sz w:val="20"/>
                <w:szCs w:val="20"/>
              </w:rPr>
              <w:t>288</w:t>
            </w:r>
            <w:r w:rsidR="00A22B35">
              <w:rPr>
                <w:sz w:val="20"/>
                <w:szCs w:val="20"/>
              </w:rPr>
              <w:t xml:space="preserve"> </w:t>
            </w:r>
            <w:r w:rsidR="00A22B35" w:rsidRPr="004C4D5D">
              <w:rPr>
                <w:sz w:val="20"/>
                <w:szCs w:val="20"/>
              </w:rPr>
              <w:t>±</w:t>
            </w:r>
            <w:r w:rsidR="00A22B35">
              <w:rPr>
                <w:sz w:val="20"/>
                <w:szCs w:val="20"/>
              </w:rPr>
              <w:t xml:space="preserve"> 63</w:t>
            </w:r>
          </w:p>
        </w:tc>
        <w:tc>
          <w:tcPr>
            <w:tcW w:w="2160" w:type="dxa"/>
          </w:tcPr>
          <w:p w14:paraId="778787E3" w14:textId="77777777" w:rsidR="007870B1" w:rsidRPr="00083B8F" w:rsidRDefault="007870B1" w:rsidP="004C4D5D">
            <w:pPr>
              <w:rPr>
                <w:sz w:val="20"/>
                <w:szCs w:val="20"/>
              </w:rPr>
            </w:pPr>
            <w:r w:rsidRPr="00083B8F">
              <w:rPr>
                <w:sz w:val="20"/>
                <w:szCs w:val="20"/>
              </w:rPr>
              <w:t>393</w:t>
            </w:r>
          </w:p>
        </w:tc>
        <w:tc>
          <w:tcPr>
            <w:tcW w:w="2160" w:type="dxa"/>
          </w:tcPr>
          <w:p w14:paraId="257505DA" w14:textId="77777777" w:rsidR="007870B1" w:rsidRPr="00083B8F" w:rsidRDefault="007870B1" w:rsidP="004C4D5D">
            <w:pPr>
              <w:rPr>
                <w:sz w:val="20"/>
                <w:szCs w:val="20"/>
              </w:rPr>
            </w:pPr>
            <w:r w:rsidRPr="00083B8F">
              <w:rPr>
                <w:sz w:val="20"/>
                <w:szCs w:val="20"/>
              </w:rPr>
              <w:t>62.2</w:t>
            </w:r>
          </w:p>
        </w:tc>
      </w:tr>
      <w:tr w:rsidR="007870B1" w:rsidRPr="0023313B" w14:paraId="5D352BB6" w14:textId="77777777" w:rsidTr="00083B8F">
        <w:tc>
          <w:tcPr>
            <w:tcW w:w="2160" w:type="dxa"/>
          </w:tcPr>
          <w:p w14:paraId="44DBE975" w14:textId="77777777" w:rsidR="007870B1" w:rsidRPr="00083B8F" w:rsidRDefault="007870B1" w:rsidP="004C4D5D">
            <w:pPr>
              <w:rPr>
                <w:sz w:val="20"/>
                <w:szCs w:val="20"/>
              </w:rPr>
            </w:pPr>
            <w:r w:rsidRPr="00083B8F">
              <w:rPr>
                <w:sz w:val="20"/>
                <w:szCs w:val="20"/>
              </w:rPr>
              <w:t>Benzyl</w:t>
            </w:r>
          </w:p>
        </w:tc>
        <w:tc>
          <w:tcPr>
            <w:tcW w:w="2160" w:type="dxa"/>
          </w:tcPr>
          <w:p w14:paraId="43981761" w14:textId="0A65B474" w:rsidR="007870B1" w:rsidRPr="00083B8F" w:rsidRDefault="007870B1" w:rsidP="004C4D5D">
            <w:pPr>
              <w:rPr>
                <w:sz w:val="20"/>
                <w:szCs w:val="20"/>
              </w:rPr>
            </w:pPr>
            <w:r w:rsidRPr="00083B8F">
              <w:rPr>
                <w:sz w:val="20"/>
                <w:szCs w:val="20"/>
              </w:rPr>
              <w:t>249</w:t>
            </w:r>
            <w:r w:rsidR="00283584">
              <w:rPr>
                <w:sz w:val="20"/>
                <w:szCs w:val="20"/>
              </w:rPr>
              <w:t xml:space="preserve"> </w:t>
            </w:r>
            <w:r w:rsidR="00283584" w:rsidRPr="004C4D5D">
              <w:rPr>
                <w:sz w:val="20"/>
                <w:szCs w:val="20"/>
              </w:rPr>
              <w:t>±</w:t>
            </w:r>
            <w:r w:rsidR="00283584">
              <w:rPr>
                <w:sz w:val="20"/>
                <w:szCs w:val="20"/>
              </w:rPr>
              <w:t xml:space="preserve"> 36</w:t>
            </w:r>
          </w:p>
        </w:tc>
        <w:tc>
          <w:tcPr>
            <w:tcW w:w="2160" w:type="dxa"/>
          </w:tcPr>
          <w:p w14:paraId="3CC5B0F7" w14:textId="77777777" w:rsidR="007870B1" w:rsidRPr="00083B8F" w:rsidRDefault="007870B1" w:rsidP="004C4D5D">
            <w:pPr>
              <w:rPr>
                <w:sz w:val="20"/>
                <w:szCs w:val="20"/>
              </w:rPr>
            </w:pPr>
            <w:r w:rsidRPr="00083B8F">
              <w:rPr>
                <w:sz w:val="20"/>
                <w:szCs w:val="20"/>
              </w:rPr>
              <w:t>321</w:t>
            </w:r>
          </w:p>
        </w:tc>
        <w:tc>
          <w:tcPr>
            <w:tcW w:w="2160" w:type="dxa"/>
          </w:tcPr>
          <w:p w14:paraId="0722CD93" w14:textId="77777777" w:rsidR="007870B1" w:rsidRPr="00083B8F" w:rsidRDefault="007870B1" w:rsidP="004C4D5D">
            <w:pPr>
              <w:rPr>
                <w:sz w:val="20"/>
                <w:szCs w:val="20"/>
              </w:rPr>
            </w:pPr>
            <w:r w:rsidRPr="00083B8F">
              <w:rPr>
                <w:sz w:val="20"/>
                <w:szCs w:val="20"/>
              </w:rPr>
              <w:t>63.0</w:t>
            </w:r>
          </w:p>
        </w:tc>
      </w:tr>
      <w:tr w:rsidR="007870B1" w:rsidRPr="0023313B" w14:paraId="4A1C9B60" w14:textId="77777777" w:rsidTr="00083B8F">
        <w:trPr>
          <w:trHeight w:val="56"/>
        </w:trPr>
        <w:tc>
          <w:tcPr>
            <w:tcW w:w="2160" w:type="dxa"/>
          </w:tcPr>
          <w:p w14:paraId="5BDABE81" w14:textId="77777777" w:rsidR="007870B1" w:rsidRPr="00083B8F" w:rsidRDefault="007870B1" w:rsidP="004C4D5D">
            <w:pPr>
              <w:rPr>
                <w:sz w:val="20"/>
                <w:szCs w:val="20"/>
              </w:rPr>
            </w:pPr>
            <w:r w:rsidRPr="00083B8F">
              <w:rPr>
                <w:sz w:val="20"/>
                <w:szCs w:val="20"/>
              </w:rPr>
              <w:t>Butyl</w:t>
            </w:r>
          </w:p>
        </w:tc>
        <w:tc>
          <w:tcPr>
            <w:tcW w:w="2160" w:type="dxa"/>
          </w:tcPr>
          <w:p w14:paraId="71CB4F73" w14:textId="30AD20E6" w:rsidR="007870B1" w:rsidRPr="00083B8F" w:rsidRDefault="007870B1" w:rsidP="004C4D5D">
            <w:pPr>
              <w:rPr>
                <w:sz w:val="20"/>
                <w:szCs w:val="20"/>
              </w:rPr>
            </w:pPr>
            <w:r w:rsidRPr="00083B8F">
              <w:rPr>
                <w:sz w:val="20"/>
                <w:szCs w:val="20"/>
              </w:rPr>
              <w:t>182</w:t>
            </w:r>
            <w:r w:rsidR="00975058">
              <w:rPr>
                <w:sz w:val="20"/>
                <w:szCs w:val="20"/>
              </w:rPr>
              <w:t xml:space="preserve"> </w:t>
            </w:r>
            <w:r w:rsidR="00975058" w:rsidRPr="004C4D5D">
              <w:rPr>
                <w:sz w:val="20"/>
                <w:szCs w:val="20"/>
              </w:rPr>
              <w:t>±</w:t>
            </w:r>
            <w:r w:rsidR="00975058">
              <w:rPr>
                <w:sz w:val="20"/>
                <w:szCs w:val="20"/>
              </w:rPr>
              <w:t xml:space="preserve"> 32</w:t>
            </w:r>
          </w:p>
        </w:tc>
        <w:tc>
          <w:tcPr>
            <w:tcW w:w="2160" w:type="dxa"/>
          </w:tcPr>
          <w:p w14:paraId="1FB3E0E5" w14:textId="77777777" w:rsidR="007870B1" w:rsidRPr="00083B8F" w:rsidRDefault="007870B1" w:rsidP="004C4D5D">
            <w:pPr>
              <w:rPr>
                <w:sz w:val="20"/>
                <w:szCs w:val="20"/>
              </w:rPr>
            </w:pPr>
            <w:r w:rsidRPr="00083B8F">
              <w:rPr>
                <w:sz w:val="20"/>
                <w:szCs w:val="20"/>
              </w:rPr>
              <w:t>380</w:t>
            </w:r>
          </w:p>
        </w:tc>
        <w:tc>
          <w:tcPr>
            <w:tcW w:w="2160" w:type="dxa"/>
          </w:tcPr>
          <w:p w14:paraId="52C77D3E" w14:textId="77777777" w:rsidR="007870B1" w:rsidRPr="00083B8F" w:rsidRDefault="007870B1" w:rsidP="004C4D5D">
            <w:pPr>
              <w:rPr>
                <w:sz w:val="20"/>
                <w:szCs w:val="20"/>
              </w:rPr>
            </w:pPr>
            <w:r w:rsidRPr="00083B8F">
              <w:rPr>
                <w:sz w:val="20"/>
                <w:szCs w:val="20"/>
              </w:rPr>
              <w:t>63.6</w:t>
            </w:r>
          </w:p>
        </w:tc>
      </w:tr>
    </w:tbl>
    <w:p w14:paraId="0976F85A" w14:textId="77777777" w:rsidR="001071D6" w:rsidRDefault="001071D6" w:rsidP="001071D6"/>
    <w:p w14:paraId="0196A007" w14:textId="3D915FFE" w:rsidR="00641D5B" w:rsidRPr="00903D6D" w:rsidRDefault="00B16213" w:rsidP="00641D5B">
      <w:pPr>
        <w:spacing w:line="360" w:lineRule="auto"/>
      </w:pPr>
      <w:r>
        <w:t>We attribute t</w:t>
      </w:r>
      <w:r w:rsidR="00641D5B">
        <w:t xml:space="preserve">his divergence </w:t>
      </w:r>
      <w:r w:rsidR="00641D5B" w:rsidRPr="00903D6D">
        <w:t xml:space="preserve">to </w:t>
      </w:r>
      <w:r w:rsidR="00641D5B">
        <w:t xml:space="preserve">cyclen </w:t>
      </w:r>
      <w:r w:rsidR="00641D5B" w:rsidRPr="00903D6D">
        <w:t xml:space="preserve">scaffold rigidity. In flexible monodentate systems the ligand environment can </w:t>
      </w:r>
      <w:r w:rsidR="00641D5B">
        <w:t xml:space="preserve">more readily </w:t>
      </w:r>
      <w:r w:rsidR="00641D5B" w:rsidRPr="00903D6D">
        <w:t>reorganize during catalysis</w:t>
      </w:r>
      <w:r w:rsidR="00641D5B">
        <w:t>.</w:t>
      </w:r>
      <w:r w:rsidR="00641D5B" w:rsidRPr="00903D6D">
        <w:t xml:space="preserve"> </w:t>
      </w:r>
      <w:r w:rsidR="00641D5B">
        <w:t>Here g</w:t>
      </w:r>
      <w:r w:rsidR="00641D5B" w:rsidRPr="00903D6D">
        <w:t>round-state geometry does not determine the steric profile of the transition state. In contrast, the tetradentate cyclen framework is conformationally constrained</w:t>
      </w:r>
      <w:r w:rsidR="00641D5B">
        <w:t xml:space="preserve">, </w:t>
      </w:r>
      <w:r>
        <w:t xml:space="preserve">and </w:t>
      </w:r>
      <w:r w:rsidR="00641D5B" w:rsidRPr="00903D6D">
        <w:t xml:space="preserve">pendant N-substituents create persistent occlusion that cannot be relieved </w:t>
      </w:r>
      <w:r w:rsidR="00641D5B">
        <w:t xml:space="preserve">readily </w:t>
      </w:r>
      <w:r w:rsidR="00641D5B" w:rsidRPr="00903D6D">
        <w:t xml:space="preserve">by </w:t>
      </w:r>
      <w:r w:rsidR="00641D5B">
        <w:t>conformational</w:t>
      </w:r>
      <w:r w:rsidR="00641D5B" w:rsidRPr="00903D6D">
        <w:t xml:space="preserve"> </w:t>
      </w:r>
      <w:r w:rsidR="00641D5B">
        <w:t>changes</w:t>
      </w:r>
      <w:r w:rsidR="00641D5B" w:rsidRPr="00903D6D">
        <w:t>. Under these conditions, ground-state %V</w:t>
      </w:r>
      <w:r w:rsidR="00641D5B" w:rsidRPr="004C4D5D">
        <w:rPr>
          <w:vertAlign w:val="subscript"/>
        </w:rPr>
        <w:t>buried</w:t>
      </w:r>
      <w:r w:rsidR="00641D5B" w:rsidRPr="00903D6D">
        <w:t xml:space="preserve"> becomes </w:t>
      </w:r>
      <w:r w:rsidR="00641D5B">
        <w:t xml:space="preserve">more </w:t>
      </w:r>
      <w:r w:rsidR="00641D5B" w:rsidRPr="00903D6D">
        <w:t>kinetically relevant, overriding electronic predictions. This conditional limitation does not diminish the utility of ΔG</w:t>
      </w:r>
      <w:r w:rsidR="00641D5B" w:rsidRPr="004C4D5D">
        <w:rPr>
          <w:vertAlign w:val="subscript"/>
        </w:rPr>
        <w:t>bind</w:t>
      </w:r>
      <w:r w:rsidR="00641D5B" w:rsidRPr="00903D6D">
        <w:t xml:space="preserve"> for screening across diverse scaffolds or within flexible ligand families but warrants explicit steric evaluation when optimizing rigid macrocyclic systems.</w:t>
      </w:r>
    </w:p>
    <w:p w14:paraId="33EB60BB" w14:textId="77777777" w:rsidR="00D01E61" w:rsidRPr="00083B8F" w:rsidRDefault="00D01E61" w:rsidP="00FF73FB">
      <w:pPr>
        <w:spacing w:line="360" w:lineRule="auto"/>
      </w:pPr>
    </w:p>
    <w:p w14:paraId="611683C0" w14:textId="453FB71E" w:rsidR="00996324" w:rsidRPr="00996324" w:rsidRDefault="00B662DF" w:rsidP="00FF73FB">
      <w:pPr>
        <w:spacing w:line="360" w:lineRule="auto"/>
      </w:pPr>
      <w:r w:rsidRPr="00B35268">
        <w:t xml:space="preserve">Taken together, these results provide a framework for tuning </w:t>
      </w:r>
      <w:r w:rsidRPr="00B35268">
        <w:rPr>
          <w:rFonts w:eastAsia="Aptos" w:cs="Arial"/>
        </w:rPr>
        <w:t>the rate constants in CA</w:t>
      </w:r>
      <w:r w:rsidR="00F25006" w:rsidRPr="00B35268">
        <w:rPr>
          <w:rFonts w:eastAsia="Aptos" w:cs="Arial"/>
        </w:rPr>
        <w:t xml:space="preserve"> and other enzyme-</w:t>
      </w:r>
      <w:r w:rsidR="008637DE" w:rsidRPr="00B35268">
        <w:rPr>
          <w:rFonts w:eastAsia="Aptos" w:cs="Arial"/>
        </w:rPr>
        <w:t xml:space="preserve">mimetic </w:t>
      </w:r>
      <w:r w:rsidRPr="00B35268">
        <w:rPr>
          <w:rFonts w:eastAsia="Aptos" w:cs="Arial"/>
        </w:rPr>
        <w:t xml:space="preserve">systems via first-sphere, speciation, and </w:t>
      </w:r>
      <w:r w:rsidR="004F4ACD" w:rsidRPr="00B35268">
        <w:rPr>
          <w:rFonts w:eastAsia="Aptos" w:cs="Arial"/>
        </w:rPr>
        <w:t>functional tuning</w:t>
      </w:r>
      <w:r w:rsidRPr="00B35268">
        <w:rPr>
          <w:rFonts w:eastAsia="Aptos" w:cs="Arial"/>
        </w:rPr>
        <w:t xml:space="preserve"> effects.</w:t>
      </w:r>
      <w:r w:rsidR="002A5C4D" w:rsidRPr="00B35268">
        <w:rPr>
          <w:rFonts w:eastAsia="Aptos" w:cs="Arial"/>
        </w:rPr>
        <w:t xml:space="preserve"> </w:t>
      </w:r>
      <w:r w:rsidR="008E67F0" w:rsidRPr="00B35268">
        <w:rPr>
          <w:rFonts w:eastAsia="Aptos" w:cs="Arial"/>
        </w:rPr>
        <w:t xml:space="preserve">The </w:t>
      </w:r>
      <w:r w:rsidR="006A64F3" w:rsidRPr="00B35268">
        <w:rPr>
          <w:rFonts w:eastAsia="Aptos" w:cs="Arial"/>
        </w:rPr>
        <w:t xml:space="preserve">computational protocols and validations </w:t>
      </w:r>
      <w:r w:rsidR="00E66463" w:rsidRPr="00B35268">
        <w:rPr>
          <w:rFonts w:eastAsia="Aptos" w:cs="Arial"/>
        </w:rPr>
        <w:t>enable</w:t>
      </w:r>
      <w:r w:rsidR="006A64F3" w:rsidRPr="00B35268">
        <w:rPr>
          <w:rFonts w:eastAsia="Aptos" w:cs="Arial"/>
        </w:rPr>
        <w:t xml:space="preserve"> future database generation</w:t>
      </w:r>
      <w:r w:rsidR="000F5F08" w:rsidRPr="00B35268">
        <w:rPr>
          <w:rFonts w:eastAsia="Aptos" w:cs="Arial"/>
        </w:rPr>
        <w:t xml:space="preserve"> for</w:t>
      </w:r>
      <w:r w:rsidR="006A64F3" w:rsidRPr="00B35268">
        <w:rPr>
          <w:rFonts w:eastAsia="Aptos" w:cs="Arial"/>
        </w:rPr>
        <w:t xml:space="preserve"> high throughput screenings </w:t>
      </w:r>
      <w:r w:rsidR="004F4ACD" w:rsidRPr="00B35268">
        <w:rPr>
          <w:rFonts w:eastAsia="Aptos" w:cs="Arial"/>
        </w:rPr>
        <w:t xml:space="preserve">and machine learning, </w:t>
      </w:r>
      <w:r w:rsidR="00F25006" w:rsidRPr="00B35268">
        <w:rPr>
          <w:rFonts w:eastAsia="Aptos" w:cs="Arial"/>
        </w:rPr>
        <w:t xml:space="preserve">thus </w:t>
      </w:r>
      <w:r w:rsidR="008637DE" w:rsidRPr="00B35268">
        <w:rPr>
          <w:rFonts w:eastAsia="Aptos" w:cs="Arial"/>
        </w:rPr>
        <w:t>upgrading</w:t>
      </w:r>
      <w:r w:rsidR="006A64F3" w:rsidRPr="00B35268">
        <w:rPr>
          <w:rFonts w:eastAsia="Aptos" w:cs="Arial"/>
        </w:rPr>
        <w:t xml:space="preserve"> the subfield of</w:t>
      </w:r>
      <w:r w:rsidR="00F25006" w:rsidRPr="00B35268">
        <w:rPr>
          <w:rFonts w:eastAsia="Aptos" w:cs="Arial"/>
        </w:rPr>
        <w:t xml:space="preserve"> </w:t>
      </w:r>
      <w:r w:rsidR="008A4485" w:rsidRPr="00B35268">
        <w:rPr>
          <w:rFonts w:eastAsia="Aptos" w:cs="Arial"/>
        </w:rPr>
        <w:t>biomimetic cat</w:t>
      </w:r>
      <w:r w:rsidR="000C5C75" w:rsidRPr="00B35268">
        <w:rPr>
          <w:rFonts w:eastAsia="Aptos" w:cs="Arial"/>
        </w:rPr>
        <w:t>alysts</w:t>
      </w:r>
      <w:r w:rsidR="00B35940" w:rsidRPr="00B35268">
        <w:rPr>
          <w:rFonts w:eastAsia="Aptos" w:cs="Arial"/>
        </w:rPr>
        <w:t>.</w:t>
      </w:r>
      <w:r w:rsidR="004F4ACD" w:rsidRPr="00B35268">
        <w:rPr>
          <w:rFonts w:eastAsia="Aptos" w:cs="Arial"/>
        </w:rPr>
        <w:t xml:space="preserve"> In a broader scope, </w:t>
      </w:r>
      <w:r w:rsidR="000C5C75" w:rsidRPr="00B35268">
        <w:t xml:space="preserve">the integration of quantum chemical descriptors with quantitative speciation </w:t>
      </w:r>
      <w:r w:rsidR="000C5C75" w:rsidRPr="00B35268">
        <w:lastRenderedPageBreak/>
        <w:t>modeling demonstrates a transferable approach for studying ligand-dependent reactivity in multicomponent solution-phase systems</w:t>
      </w:r>
      <w:r w:rsidR="00527F49" w:rsidRPr="00B35268">
        <w:rPr>
          <w:rFonts w:eastAsia="Aptos" w:cs="Arial"/>
        </w:rPr>
        <w:t>.</w:t>
      </w:r>
    </w:p>
    <w:p w14:paraId="37C95A1B" w14:textId="0D04F52C" w:rsidR="00FC52B7" w:rsidRPr="004A0EF4" w:rsidRDefault="004A0EF4" w:rsidP="00FF73FB">
      <w:pPr>
        <w:pStyle w:val="Heading1"/>
      </w:pPr>
      <w:r>
        <w:t>CONCLUSION</w:t>
      </w:r>
      <w:r w:rsidR="008637DE">
        <w:t>S</w:t>
      </w:r>
    </w:p>
    <w:p w14:paraId="4292933A" w14:textId="3860DF0E" w:rsidR="00F44316" w:rsidRDefault="00B662DF" w:rsidP="00FF73FB">
      <w:pPr>
        <w:spacing w:line="360" w:lineRule="auto"/>
      </w:pPr>
      <w:r>
        <w:t xml:space="preserve">The descriptor‐driven </w:t>
      </w:r>
      <w:r w:rsidR="004A2898">
        <w:t xml:space="preserve">procedure </w:t>
      </w:r>
      <w:r>
        <w:t>presented here</w:t>
      </w:r>
      <w:r w:rsidR="00710AA4">
        <w:t xml:space="preserve"> </w:t>
      </w:r>
      <w:r>
        <w:t>links DLPNO-refined Zn</w:t>
      </w:r>
      <w:r w:rsidR="000B440D">
        <w:t>-</w:t>
      </w:r>
      <w:r>
        <w:t>bicarbonate binding energies to intrinsic catalytic rates with precision, reproducing a five-ligand training set (</w:t>
      </w:r>
      <w:r w:rsidRPr="00083B8F">
        <w:rPr>
          <w:i/>
          <w:iCs/>
        </w:rPr>
        <w:t>R</w:t>
      </w:r>
      <w:r>
        <w:t>² = 0.91) and an eleven-ligand external validation set (</w:t>
      </w:r>
      <w:r w:rsidRPr="00083B8F">
        <w:rPr>
          <w:i/>
          <w:iCs/>
        </w:rPr>
        <w:t>R</w:t>
      </w:r>
      <w:r>
        <w:t xml:space="preserve">² = 0.90) under </w:t>
      </w:r>
      <w:r w:rsidR="00063878">
        <w:t>standardized</w:t>
      </w:r>
      <w:r>
        <w:t xml:space="preserve"> conditions.</w:t>
      </w:r>
      <w:r w:rsidR="00B35940">
        <w:rPr>
          <w:rStyle w:val="apple-converted-space"/>
          <w:rFonts w:eastAsia="Aptos" w:cs="Arial"/>
        </w:rPr>
        <w:t xml:space="preserve"> </w:t>
      </w:r>
      <w:r>
        <w:t>This correlation confirms bicarbonate release</w:t>
      </w:r>
      <w:r w:rsidR="000B440D">
        <w:t xml:space="preserve"> (</w:t>
      </w:r>
      <w:r>
        <w:t xml:space="preserve">as opposed to CO₂ </w:t>
      </w:r>
      <w:r w:rsidR="005E3D8B">
        <w:t>hydration</w:t>
      </w:r>
      <w:r w:rsidR="000B440D">
        <w:t xml:space="preserve">) </w:t>
      </w:r>
      <w:r>
        <w:t>as the turnover-limiting step across diverse coordination environments</w:t>
      </w:r>
      <w:r>
        <w:rPr>
          <w:rFonts w:eastAsia="Aptos" w:cs="Arial"/>
        </w:rPr>
        <w:t xml:space="preserve"> and </w:t>
      </w:r>
      <w:r w:rsidR="005E3D8B">
        <w:rPr>
          <w:rFonts w:eastAsia="Aptos" w:cs="Arial"/>
        </w:rPr>
        <w:t xml:space="preserve">establishes </w:t>
      </w:r>
      <w:r>
        <w:rPr>
          <w:rFonts w:eastAsia="Aptos" w:cs="Arial"/>
        </w:rPr>
        <w:t xml:space="preserve">a </w:t>
      </w:r>
      <w:r w:rsidR="00063878">
        <w:t>framework</w:t>
      </w:r>
      <w:r>
        <w:t xml:space="preserve"> for future screening</w:t>
      </w:r>
      <w:r w:rsidR="00D26A4D">
        <w:t xml:space="preserve"> procedures</w:t>
      </w:r>
      <w:r>
        <w:t>.</w:t>
      </w:r>
    </w:p>
    <w:p w14:paraId="0C26F49C" w14:textId="7C63FD07" w:rsidR="00F44316" w:rsidRPr="00782780" w:rsidRDefault="00E65B4F" w:rsidP="00C62EB5">
      <w:pPr>
        <w:pStyle w:val="p1"/>
        <w:spacing w:line="360" w:lineRule="auto"/>
      </w:pPr>
      <w:r>
        <w:t>First</w:t>
      </w:r>
      <w:r>
        <w:noBreakHyphen/>
        <w:t>sphere descriptors delineate an activity ceiling near 10³ M⁻¹ s⁻¹; within that envelope, structure still matters. Computational substitution on cyclen suggests ±30–40 % tunability by modest changes to sterics and electronics, providing an immediately actionable axis for scaffold optimization that is already captured by Δ</w:t>
      </w:r>
      <w:r w:rsidRPr="00083B8F">
        <w:rPr>
          <w:i/>
          <w:iCs/>
        </w:rPr>
        <w:t>G</w:t>
      </w:r>
      <w:r w:rsidRPr="00C62EB5">
        <w:rPr>
          <w:vertAlign w:val="subscript"/>
        </w:rPr>
        <w:t>bind</w:t>
      </w:r>
      <w:r>
        <w:noBreakHyphen/>
        <w:t>based screening.</w:t>
      </w:r>
      <w:r w:rsidR="00CA0E58">
        <w:t xml:space="preserve"> Within conformationally flexible systems like monodentate imidazoles, Δ</w:t>
      </w:r>
      <w:r w:rsidR="00CA0E58" w:rsidRPr="00AB6699">
        <w:rPr>
          <w:i/>
          <w:rPrChange w:id="453" w:author="Thomas Quaid" w:date="2026-01-31T14:39:00Z" w16du:dateUtc="2026-01-31T22:39:00Z">
            <w:rPr/>
          </w:rPrChange>
        </w:rPr>
        <w:t>G</w:t>
      </w:r>
      <w:r w:rsidR="00CA0E58" w:rsidRPr="00AB6699">
        <w:rPr>
          <w:i/>
          <w:vertAlign w:val="subscript"/>
          <w:rPrChange w:id="454" w:author="Thomas Quaid" w:date="2026-01-31T14:39:00Z" w16du:dateUtc="2026-01-31T22:39:00Z">
            <w:rPr>
              <w:vertAlign w:val="subscript"/>
            </w:rPr>
          </w:rPrChange>
        </w:rPr>
        <w:t>bind</w:t>
      </w:r>
      <w:r w:rsidR="00CA0E58">
        <w:t xml:space="preserve"> remains predictive. However, </w:t>
      </w:r>
      <w:r w:rsidR="00B16213">
        <w:t xml:space="preserve">our results indicate that </w:t>
      </w:r>
      <w:r w:rsidR="00CA0E58">
        <w:t>in the rigid N-functionalized cyclen series, ground-state steric congestion (%</w:t>
      </w:r>
      <w:r w:rsidR="00CA0E58" w:rsidRPr="00AB6699">
        <w:rPr>
          <w:i/>
          <w:rPrChange w:id="455" w:author="Thomas Quaid" w:date="2026-01-31T14:39:00Z" w16du:dateUtc="2026-01-31T22:39:00Z">
            <w:rPr/>
          </w:rPrChange>
        </w:rPr>
        <w:t>V</w:t>
      </w:r>
      <w:r w:rsidR="00CA0E58" w:rsidRPr="00AB6699">
        <w:rPr>
          <w:i/>
          <w:vertAlign w:val="subscript"/>
          <w:rPrChange w:id="456" w:author="Thomas Quaid" w:date="2026-01-31T14:39:00Z" w16du:dateUtc="2026-01-31T22:39:00Z">
            <w:rPr>
              <w:vertAlign w:val="subscript"/>
            </w:rPr>
          </w:rPrChange>
        </w:rPr>
        <w:t>buried</w:t>
      </w:r>
      <w:r w:rsidR="00CA0E58">
        <w:t xml:space="preserve">) overrides electronic effects, a divergence consistent with the inability of macrocyclic scaffolds to </w:t>
      </w:r>
      <w:r w:rsidR="0081005B">
        <w:t xml:space="preserve">easily </w:t>
      </w:r>
      <w:r w:rsidR="00CA0E58">
        <w:t>reorganize during turnover. This conditional limitation defines a boundary for purely electronic screening and motivates explicit steric evaluation when optimizing within constrained ligand families.</w:t>
      </w:r>
    </w:p>
    <w:p w14:paraId="71A6F4F1" w14:textId="2F7379FA" w:rsidR="004A0EF4" w:rsidRPr="00083B8F" w:rsidRDefault="007E45DE" w:rsidP="00C62EB5">
      <w:pPr>
        <w:pStyle w:val="p1"/>
        <w:spacing w:line="360" w:lineRule="auto"/>
        <w:rPr>
          <w:rFonts w:eastAsiaTheme="majorEastAsia"/>
        </w:rPr>
      </w:pPr>
      <w:r>
        <w:t xml:space="preserve">Explicit speciation modeling reveals fundamental efficiency limitations in monodentate ligand systems: </w:t>
      </w:r>
      <w:r w:rsidR="00B662DF">
        <w:t xml:space="preserve">at the optimum 15:1 </w:t>
      </w:r>
      <w:r w:rsidR="006D4623">
        <w:t>ratio of ligand to Zn</w:t>
      </w:r>
      <w:r w:rsidR="00B662DF">
        <w:t>, only ~</w:t>
      </w:r>
      <w:r w:rsidR="00EA3341">
        <w:t>3</w:t>
      </w:r>
      <w:r w:rsidR="007F5A4F">
        <w:t>2</w:t>
      </w:r>
      <w:r w:rsidR="00EA3341">
        <w:t xml:space="preserve"> </w:t>
      </w:r>
      <w:r w:rsidR="00B662DF">
        <w:t xml:space="preserve">% of zinc </w:t>
      </w:r>
      <w:r w:rsidR="008637DE">
        <w:t xml:space="preserve">contributes to </w:t>
      </w:r>
      <w:r w:rsidR="00C50CC6">
        <w:t>active catalysis</w:t>
      </w:r>
      <w:r w:rsidR="00F25006">
        <w:t>,</w:t>
      </w:r>
      <w:r w:rsidR="007F5A4F">
        <w:t xml:space="preserve"> </w:t>
      </w:r>
      <w:r w:rsidR="006D4623">
        <w:t>and</w:t>
      </w:r>
      <w:r w:rsidR="007F5A4F">
        <w:t xml:space="preserve"> only 19% is in the most active </w:t>
      </w:r>
      <w:r w:rsidR="006D4623">
        <w:t>form</w:t>
      </w:r>
      <w:r w:rsidR="00B662DF" w:rsidRPr="00C5678D">
        <w:t>.</w:t>
      </w:r>
      <w:r w:rsidR="001A1856" w:rsidRPr="00C5678D">
        <w:rPr>
          <w:rStyle w:val="apple-converted-space"/>
        </w:rPr>
        <w:t xml:space="preserve"> </w:t>
      </w:r>
      <w:r w:rsidR="00030034" w:rsidRPr="00582EC1">
        <w:t>T</w:t>
      </w:r>
      <w:r w:rsidR="00FC4567">
        <w:t>ogether, t</w:t>
      </w:r>
      <w:r w:rsidR="00B662DF" w:rsidRPr="00582EC1">
        <w:t>he</w:t>
      </w:r>
      <w:r w:rsidR="00FC4567">
        <w:t xml:space="preserve"> validated</w:t>
      </w:r>
      <w:r w:rsidR="00B662DF" w:rsidRPr="00582EC1">
        <w:t xml:space="preserve"> Δ</w:t>
      </w:r>
      <w:r w:rsidR="00B662DF" w:rsidRPr="00083B8F">
        <w:rPr>
          <w:i/>
          <w:iCs/>
        </w:rPr>
        <w:t>G</w:t>
      </w:r>
      <w:r w:rsidR="00B662DF" w:rsidRPr="00AB6699">
        <w:rPr>
          <w:i/>
          <w:vertAlign w:val="subscript"/>
          <w:rPrChange w:id="457" w:author="Thomas Quaid" w:date="2026-01-31T14:39:00Z" w16du:dateUtc="2026-01-31T22:39:00Z">
            <w:rPr>
              <w:vertAlign w:val="subscript"/>
            </w:rPr>
          </w:rPrChange>
        </w:rPr>
        <w:t>bind</w:t>
      </w:r>
      <w:r w:rsidR="00B662DF" w:rsidRPr="00582EC1">
        <w:t xml:space="preserve"> descriptor, </w:t>
      </w:r>
      <w:r w:rsidR="00FC4567">
        <w:t>quantitative</w:t>
      </w:r>
      <w:r w:rsidR="003B7502">
        <w:t xml:space="preserve"> </w:t>
      </w:r>
      <w:r w:rsidR="00B662DF" w:rsidRPr="00582EC1">
        <w:t xml:space="preserve">speciation corrections, </w:t>
      </w:r>
      <w:r w:rsidR="003B7502">
        <w:t>and demonstration of scaffold tunability (±30–40% via cyclen substitution) establish</w:t>
      </w:r>
      <w:r w:rsidR="003B7502" w:rsidRPr="00582EC1">
        <w:t xml:space="preserve"> </w:t>
      </w:r>
      <w:r w:rsidR="00B662DF" w:rsidRPr="00582EC1">
        <w:t xml:space="preserve">a coherent roadmap for pushing </w:t>
      </w:r>
      <w:r w:rsidR="00CE02E0">
        <w:t xml:space="preserve">inorganic </w:t>
      </w:r>
      <w:r w:rsidR="00E82F7C">
        <w:t xml:space="preserve">coordination </w:t>
      </w:r>
      <w:r w:rsidR="00CE02E0">
        <w:t>complex</w:t>
      </w:r>
      <w:r w:rsidR="007B4725">
        <w:t xml:space="preserve"> systems beyond their </w:t>
      </w:r>
      <w:r w:rsidR="00E455D5">
        <w:t>traditionally observed limits</w:t>
      </w:r>
      <w:r w:rsidR="00FD0FA1">
        <w:t xml:space="preserve"> through use of computational modeling</w:t>
      </w:r>
      <w:r w:rsidR="00415B9C">
        <w:t xml:space="preserve"> and predictions</w:t>
      </w:r>
      <w:r w:rsidR="00FD0FA1">
        <w:t xml:space="preserve">. </w:t>
      </w:r>
      <w:r w:rsidR="00DC7D86">
        <w:t>This framework aligns theory and experiment across denticities and scaffolds, prioritizes reproducibility through standardized conditions, and supplies a sturdy foundation for high</w:t>
      </w:r>
      <w:r w:rsidR="00DC7D86">
        <w:noBreakHyphen/>
        <w:t>throughput screening and data</w:t>
      </w:r>
      <w:r w:rsidR="00DC7D86">
        <w:noBreakHyphen/>
        <w:t>driven design of zinc catalysts for CO₂ hydration.</w:t>
      </w:r>
      <w:r w:rsidR="00DC7D86">
        <w:rPr>
          <w:rStyle w:val="apple-converted-space"/>
          <w:rFonts w:eastAsiaTheme="majorEastAsia"/>
        </w:rPr>
        <w:t> </w:t>
      </w:r>
    </w:p>
    <w:p w14:paraId="6D1DF920" w14:textId="361E432B" w:rsidR="004A0EF4" w:rsidRDefault="004A0EF4" w:rsidP="00FF73FB">
      <w:pPr>
        <w:spacing w:line="360" w:lineRule="auto"/>
      </w:pPr>
      <w:r>
        <w:t>ACKNOWLEDGEMENTS</w:t>
      </w:r>
    </w:p>
    <w:p w14:paraId="21BB9082" w14:textId="237B52FD" w:rsidR="005F1E7E" w:rsidRPr="00C62EB5" w:rsidRDefault="00950947" w:rsidP="00950947">
      <w:pPr>
        <w:spacing w:line="360" w:lineRule="auto"/>
      </w:pPr>
      <w:r w:rsidRPr="00950947">
        <w:lastRenderedPageBreak/>
        <w:t>We are grateful to Fifth Generation, Inc.</w:t>
      </w:r>
      <w:r w:rsidR="0048503D">
        <w:t xml:space="preserve"> and to </w:t>
      </w:r>
      <w:r w:rsidR="0048503D" w:rsidRPr="0048503D">
        <w:t xml:space="preserve">the Department of Energy, Office of Science, Office of Basic Energy Sciences, Chemical Sciences, Geosciences, and Biosciences Division under Contract DE-AC02-05CH11231, FWP CH030201 (Catalysis Research </w:t>
      </w:r>
      <w:commentRangeStart w:id="458"/>
      <w:r w:rsidR="0048503D" w:rsidRPr="0048503D">
        <w:t>Program</w:t>
      </w:r>
      <w:commentRangeEnd w:id="458"/>
      <w:r w:rsidR="000113AA" w:rsidRPr="0048503D">
        <w:rPr>
          <w:rStyle w:val="CommentReference"/>
          <w:sz w:val="24"/>
          <w:szCs w:val="24"/>
        </w:rPr>
        <w:commentReference w:id="458"/>
      </w:r>
      <w:r w:rsidR="0048503D" w:rsidRPr="0048503D">
        <w:t>)</w:t>
      </w:r>
      <w:r w:rsidR="0048503D">
        <w:t xml:space="preserve"> for financial support of this work. </w:t>
      </w:r>
      <w:r w:rsidR="0048503D" w:rsidRPr="0048503D">
        <w:t>Stopped-flow kinetics were measured in the LBNL Catalysis Laboratory</w:t>
      </w:r>
      <w:r w:rsidR="0048503D">
        <w:t>.</w:t>
      </w:r>
    </w:p>
    <w:p w14:paraId="36D1344F" w14:textId="03C1AFE2" w:rsidR="00841241" w:rsidRPr="00963FBF" w:rsidRDefault="00841241" w:rsidP="00841241">
      <w:pPr>
        <w:spacing w:line="360" w:lineRule="auto"/>
      </w:pPr>
    </w:p>
    <w:p w14:paraId="0B9D8332" w14:textId="77777777" w:rsidR="00841241" w:rsidRPr="00963FBF" w:rsidRDefault="00841241" w:rsidP="00841241">
      <w:pPr>
        <w:spacing w:line="360" w:lineRule="auto"/>
        <w:rPr>
          <w:b/>
          <w:bCs/>
        </w:rPr>
      </w:pPr>
      <w:r w:rsidRPr="00963FBF">
        <w:rPr>
          <w:b/>
          <w:bCs/>
        </w:rPr>
        <w:t>Data-Availability Statement</w:t>
      </w:r>
    </w:p>
    <w:p w14:paraId="34BEC56B" w14:textId="77777777" w:rsidR="00841241" w:rsidRDefault="00841241" w:rsidP="00841241">
      <w:pPr>
        <w:spacing w:line="360" w:lineRule="auto"/>
      </w:pPr>
      <w:r w:rsidRPr="00963FBF">
        <w:t>All data underlying this study are available at the Dryad repository, DOI: 10.12345/xyz123.</w:t>
      </w:r>
    </w:p>
    <w:p w14:paraId="46CEFA89" w14:textId="77777777" w:rsidR="00841241" w:rsidRPr="00963FBF" w:rsidRDefault="00841241" w:rsidP="00841241">
      <w:pPr>
        <w:spacing w:line="360" w:lineRule="auto"/>
      </w:pPr>
    </w:p>
    <w:p w14:paraId="15A872D0" w14:textId="77777777" w:rsidR="00841241" w:rsidRPr="00963FBF" w:rsidRDefault="00841241" w:rsidP="00841241">
      <w:pPr>
        <w:spacing w:line="360" w:lineRule="auto"/>
        <w:rPr>
          <w:b/>
          <w:bCs/>
        </w:rPr>
      </w:pPr>
      <w:r w:rsidRPr="00963FBF">
        <w:rPr>
          <w:b/>
          <w:bCs/>
        </w:rPr>
        <w:t>Conflict-of-Interest Statement</w:t>
      </w:r>
    </w:p>
    <w:p w14:paraId="7A496056" w14:textId="77777777" w:rsidR="00841241" w:rsidRDefault="00841241" w:rsidP="00841241">
      <w:pPr>
        <w:spacing w:line="360" w:lineRule="auto"/>
      </w:pPr>
      <w:r w:rsidRPr="00963FBF">
        <w:t>The authors declare no competing financial or personal interests.</w:t>
      </w:r>
    </w:p>
    <w:p w14:paraId="2058F5B4" w14:textId="77777777" w:rsidR="00841241" w:rsidRPr="00963FBF" w:rsidRDefault="00841241" w:rsidP="00841241">
      <w:pPr>
        <w:spacing w:line="360" w:lineRule="auto"/>
      </w:pPr>
    </w:p>
    <w:p w14:paraId="19A37A90" w14:textId="0E1AEA1D" w:rsidR="00950947" w:rsidRPr="00950947" w:rsidRDefault="00950947" w:rsidP="00950947">
      <w:pPr>
        <w:spacing w:line="360" w:lineRule="auto"/>
      </w:pPr>
      <w:r w:rsidRPr="00950947">
        <w:rPr>
          <w:b/>
        </w:rPr>
        <w:t xml:space="preserve">Author Contributions: </w:t>
      </w:r>
      <w:r w:rsidRPr="00950947">
        <w:t xml:space="preserve">D.S.C supervised this work. </w:t>
      </w:r>
      <w:r>
        <w:t xml:space="preserve">T.Q. </w:t>
      </w:r>
      <w:r w:rsidRPr="00950947">
        <w:t>prepared the manuscript. D.S.C.</w:t>
      </w:r>
      <w:r>
        <w:t xml:space="preserve">, T.Q., C.C., and </w:t>
      </w:r>
      <w:r w:rsidR="00440324">
        <w:t>J.F.H</w:t>
      </w:r>
      <w:r>
        <w:t xml:space="preserve">. </w:t>
      </w:r>
      <w:r w:rsidRPr="00950947">
        <w:t xml:space="preserve">edited the manuscript. </w:t>
      </w:r>
      <w:r>
        <w:t xml:space="preserve">T.Q. developed the methodology, performed the modeling, and analyzed the kinetic data. C.C. prepared the Zn compounds and carried out the kinetic measurements. </w:t>
      </w:r>
    </w:p>
    <w:p w14:paraId="1A6ECA8B" w14:textId="77777777" w:rsidR="00841241" w:rsidRDefault="00841241" w:rsidP="00FF73FB">
      <w:pPr>
        <w:spacing w:line="360" w:lineRule="auto"/>
      </w:pPr>
    </w:p>
    <w:p w14:paraId="7AD06E57" w14:textId="6A976CC1" w:rsidR="00C46D7C" w:rsidRDefault="004A0EF4" w:rsidP="00FF73FB">
      <w:pPr>
        <w:spacing w:line="360" w:lineRule="auto"/>
      </w:pPr>
      <w:r>
        <w:t>REFERENCES</w:t>
      </w:r>
    </w:p>
    <w:p w14:paraId="7901B80D" w14:textId="77777777" w:rsidR="004B30C9" w:rsidRPr="004B30C9" w:rsidRDefault="00B662DF" w:rsidP="004B30C9">
      <w:pPr>
        <w:pStyle w:val="Bibliography"/>
        <w:rPr>
          <w:rFonts w:eastAsiaTheme="minorHAnsi"/>
        </w:rPr>
      </w:pPr>
      <w:r w:rsidRPr="00317827">
        <w:rPr>
          <w:rFonts w:ascii="Calibri Light" w:eastAsiaTheme="minorHAnsi" w:hAnsi="Calibri Light" w:cs="Calibri Light"/>
          <w:sz w:val="22"/>
          <w:szCs w:val="22"/>
        </w:rPr>
        <w:fldChar w:fldCharType="begin"/>
      </w:r>
      <w:r w:rsidR="004B30C9">
        <w:rPr>
          <w:rFonts w:cs="Calibri Light"/>
          <w:sz w:val="22"/>
          <w:szCs w:val="22"/>
        </w:rPr>
        <w:instrText xml:space="preserve"> ADDIN ZOTERO_BIBL {"uncited":[],"omitted":[],"custom":[]} CSL_BIBLIOGRAPHY </w:instrText>
      </w:r>
      <w:r w:rsidRPr="00317827">
        <w:rPr>
          <w:rFonts w:ascii="Calibri Light" w:eastAsiaTheme="minorHAnsi" w:hAnsi="Calibri Light" w:cs="Calibri Light"/>
          <w:sz w:val="22"/>
          <w:szCs w:val="22"/>
        </w:rPr>
        <w:fldChar w:fldCharType="separate"/>
      </w:r>
      <w:r w:rsidR="004B30C9" w:rsidRPr="004B30C9">
        <w:rPr>
          <w:rFonts w:eastAsiaTheme="minorHAnsi"/>
        </w:rPr>
        <w:t>(1)</w:t>
      </w:r>
      <w:r w:rsidR="004B30C9" w:rsidRPr="004B30C9">
        <w:rPr>
          <w:rFonts w:eastAsiaTheme="minorHAnsi"/>
        </w:rPr>
        <w:tab/>
        <w:t xml:space="preserve">Petrik, I. D.; Liu, J.; Lu, Y. Metalloenzyme Design and Engineering through Strategic Modifications of Native Protein Scaffolds. </w:t>
      </w:r>
      <w:r w:rsidR="004B30C9" w:rsidRPr="004B30C9">
        <w:rPr>
          <w:rFonts w:eastAsiaTheme="minorHAnsi"/>
          <w:i/>
          <w:iCs/>
        </w:rPr>
        <w:t>Curr. Opin. Chem. Biol.</w:t>
      </w:r>
      <w:r w:rsidR="004B30C9" w:rsidRPr="004B30C9">
        <w:rPr>
          <w:rFonts w:eastAsiaTheme="minorHAnsi"/>
        </w:rPr>
        <w:t xml:space="preserve"> </w:t>
      </w:r>
      <w:r w:rsidR="004B30C9" w:rsidRPr="004B30C9">
        <w:rPr>
          <w:rFonts w:eastAsiaTheme="minorHAnsi"/>
          <w:b/>
          <w:bCs/>
        </w:rPr>
        <w:t>2014</w:t>
      </w:r>
      <w:r w:rsidR="004B30C9" w:rsidRPr="004B30C9">
        <w:rPr>
          <w:rFonts w:eastAsiaTheme="minorHAnsi"/>
        </w:rPr>
        <w:t xml:space="preserve">, </w:t>
      </w:r>
      <w:r w:rsidR="004B30C9" w:rsidRPr="004B30C9">
        <w:rPr>
          <w:rFonts w:eastAsiaTheme="minorHAnsi"/>
          <w:i/>
          <w:iCs/>
        </w:rPr>
        <w:t>0</w:t>
      </w:r>
      <w:r w:rsidR="004B30C9" w:rsidRPr="004B30C9">
        <w:rPr>
          <w:rFonts w:eastAsiaTheme="minorHAnsi"/>
        </w:rPr>
        <w:t>, 67–75. https://doi.org/10.1016/j.cbpa.2014.01.006.</w:t>
      </w:r>
    </w:p>
    <w:p w14:paraId="51FEB1F9" w14:textId="77777777" w:rsidR="004B30C9" w:rsidRPr="004B30C9" w:rsidRDefault="004B30C9" w:rsidP="004B30C9">
      <w:pPr>
        <w:pStyle w:val="Bibliography"/>
        <w:rPr>
          <w:rFonts w:eastAsiaTheme="minorHAnsi"/>
        </w:rPr>
      </w:pPr>
      <w:r w:rsidRPr="004B30C9">
        <w:rPr>
          <w:rFonts w:eastAsiaTheme="minorHAnsi"/>
        </w:rPr>
        <w:t>(2)</w:t>
      </w:r>
      <w:r w:rsidRPr="004B30C9">
        <w:rPr>
          <w:rFonts w:eastAsiaTheme="minorHAnsi"/>
        </w:rPr>
        <w:tab/>
        <w:t xml:space="preserve">Valdez, C. E.; Smith, Q. A.; Nechay, M. R.; Alexandrova, A. N. Mysteries of Metals in Metalloenzymes. </w:t>
      </w:r>
      <w:r w:rsidRPr="004B30C9">
        <w:rPr>
          <w:rFonts w:eastAsiaTheme="minorHAnsi"/>
          <w:i/>
          <w:iCs/>
        </w:rPr>
        <w:t>Acc. Chem. Res.</w:t>
      </w:r>
      <w:r w:rsidRPr="004B30C9">
        <w:rPr>
          <w:rFonts w:eastAsiaTheme="minorHAnsi"/>
        </w:rPr>
        <w:t xml:space="preserve"> </w:t>
      </w:r>
      <w:r w:rsidRPr="004B30C9">
        <w:rPr>
          <w:rFonts w:eastAsiaTheme="minorHAnsi"/>
          <w:b/>
          <w:bCs/>
        </w:rPr>
        <w:t>2014</w:t>
      </w:r>
      <w:r w:rsidRPr="004B30C9">
        <w:rPr>
          <w:rFonts w:eastAsiaTheme="minorHAnsi"/>
        </w:rPr>
        <w:t xml:space="preserve">, </w:t>
      </w:r>
      <w:r w:rsidRPr="004B30C9">
        <w:rPr>
          <w:rFonts w:eastAsiaTheme="minorHAnsi"/>
          <w:i/>
          <w:iCs/>
        </w:rPr>
        <w:t>47</w:t>
      </w:r>
      <w:r w:rsidRPr="004B30C9">
        <w:rPr>
          <w:rFonts w:eastAsiaTheme="minorHAnsi"/>
        </w:rPr>
        <w:t xml:space="preserve"> (10), 3110–3117. https://doi.org/10.1021/ar500227u.</w:t>
      </w:r>
    </w:p>
    <w:p w14:paraId="32FE82D6" w14:textId="77777777" w:rsidR="004B30C9" w:rsidRPr="004B30C9" w:rsidRDefault="004B30C9" w:rsidP="004B30C9">
      <w:pPr>
        <w:pStyle w:val="Bibliography"/>
        <w:rPr>
          <w:rFonts w:eastAsiaTheme="minorHAnsi"/>
        </w:rPr>
      </w:pPr>
      <w:r w:rsidRPr="004B30C9">
        <w:rPr>
          <w:rFonts w:eastAsiaTheme="minorHAnsi"/>
        </w:rPr>
        <w:t>(3)</w:t>
      </w:r>
      <w:r w:rsidRPr="004B30C9">
        <w:rPr>
          <w:rFonts w:eastAsiaTheme="minorHAnsi"/>
        </w:rPr>
        <w:tab/>
        <w:t xml:space="preserve">Himiyama, T.; Okamoto, Y. Artificial Metalloenzymes: From Selective Chemical Transformations to Biochemical Applications. </w:t>
      </w:r>
      <w:r w:rsidRPr="004B30C9">
        <w:rPr>
          <w:rFonts w:eastAsiaTheme="minorHAnsi"/>
          <w:i/>
          <w:iCs/>
        </w:rPr>
        <w:t>Molecules</w:t>
      </w:r>
      <w:r w:rsidRPr="004B30C9">
        <w:rPr>
          <w:rFonts w:eastAsiaTheme="minorHAnsi"/>
        </w:rPr>
        <w:t xml:space="preserve"> </w:t>
      </w:r>
      <w:r w:rsidRPr="004B30C9">
        <w:rPr>
          <w:rFonts w:eastAsiaTheme="minorHAnsi"/>
          <w:b/>
          <w:bCs/>
        </w:rPr>
        <w:t>2020</w:t>
      </w:r>
      <w:r w:rsidRPr="004B30C9">
        <w:rPr>
          <w:rFonts w:eastAsiaTheme="minorHAnsi"/>
        </w:rPr>
        <w:t xml:space="preserve">, </w:t>
      </w:r>
      <w:r w:rsidRPr="004B30C9">
        <w:rPr>
          <w:rFonts w:eastAsiaTheme="minorHAnsi"/>
          <w:i/>
          <w:iCs/>
        </w:rPr>
        <w:t>25</w:t>
      </w:r>
      <w:r w:rsidRPr="004B30C9">
        <w:rPr>
          <w:rFonts w:eastAsiaTheme="minorHAnsi"/>
        </w:rPr>
        <w:t xml:space="preserve"> (13), 2989. https://doi.org/10.3390/molecules25132989.</w:t>
      </w:r>
    </w:p>
    <w:p w14:paraId="68EE1C5D" w14:textId="77777777" w:rsidR="004B30C9" w:rsidRPr="004B30C9" w:rsidRDefault="004B30C9" w:rsidP="004B30C9">
      <w:pPr>
        <w:pStyle w:val="Bibliography"/>
        <w:rPr>
          <w:rFonts w:eastAsiaTheme="minorHAnsi"/>
        </w:rPr>
      </w:pPr>
      <w:r w:rsidRPr="004B30C9">
        <w:rPr>
          <w:rFonts w:eastAsiaTheme="minorHAnsi"/>
        </w:rPr>
        <w:t>(4)</w:t>
      </w:r>
      <w:r w:rsidRPr="004B30C9">
        <w:rPr>
          <w:rFonts w:eastAsiaTheme="minorHAnsi"/>
        </w:rPr>
        <w:tab/>
        <w:t xml:space="preserve">Zhou, Y.; Wang, Y.; Chen, Z.; Gong, H.; Chen, L.; Yu, H. Highly Hydrophilic ZIF-8 as a Carbonic Anhydrase Mimetic Catalyst for Promoting CO2 Absorption. </w:t>
      </w:r>
      <w:r w:rsidRPr="004B30C9">
        <w:rPr>
          <w:rFonts w:eastAsiaTheme="minorHAnsi"/>
          <w:i/>
          <w:iCs/>
        </w:rPr>
        <w:t>J. Phys. Chem. C</w:t>
      </w:r>
      <w:r w:rsidRPr="004B30C9">
        <w:rPr>
          <w:rFonts w:eastAsiaTheme="minorHAnsi"/>
        </w:rPr>
        <w:t xml:space="preserve"> </w:t>
      </w:r>
      <w:r w:rsidRPr="004B30C9">
        <w:rPr>
          <w:rFonts w:eastAsiaTheme="minorHAnsi"/>
          <w:b/>
          <w:bCs/>
        </w:rPr>
        <w:t>2023</w:t>
      </w:r>
      <w:r w:rsidRPr="004B30C9">
        <w:rPr>
          <w:rFonts w:eastAsiaTheme="minorHAnsi"/>
        </w:rPr>
        <w:t xml:space="preserve">, </w:t>
      </w:r>
      <w:r w:rsidRPr="004B30C9">
        <w:rPr>
          <w:rFonts w:eastAsiaTheme="minorHAnsi"/>
          <w:i/>
          <w:iCs/>
        </w:rPr>
        <w:t>127</w:t>
      </w:r>
      <w:r w:rsidRPr="004B30C9">
        <w:rPr>
          <w:rFonts w:eastAsiaTheme="minorHAnsi"/>
        </w:rPr>
        <w:t xml:space="preserve"> (15), 7184–7196. https://doi.org/10.1021/acs.jpcc.3c00345.</w:t>
      </w:r>
    </w:p>
    <w:p w14:paraId="11C306B6" w14:textId="77777777" w:rsidR="004B30C9" w:rsidRPr="004B30C9" w:rsidRDefault="004B30C9" w:rsidP="004B30C9">
      <w:pPr>
        <w:pStyle w:val="Bibliography"/>
        <w:rPr>
          <w:rFonts w:eastAsiaTheme="minorHAnsi"/>
        </w:rPr>
      </w:pPr>
      <w:r w:rsidRPr="004B30C9">
        <w:rPr>
          <w:rFonts w:eastAsiaTheme="minorHAnsi"/>
        </w:rPr>
        <w:t>(5)</w:t>
      </w:r>
      <w:r w:rsidRPr="004B30C9">
        <w:rPr>
          <w:rFonts w:eastAsiaTheme="minorHAnsi"/>
        </w:rPr>
        <w:tab/>
        <w:t xml:space="preserve">Angeli, A.; Carta, F.; Supuran, C. T. Carbonic Anhydrases: Versatile and Useful Biocatalysts in Chemistry and Biochemistry. </w:t>
      </w:r>
      <w:r w:rsidRPr="004B30C9">
        <w:rPr>
          <w:rFonts w:eastAsiaTheme="minorHAnsi"/>
          <w:i/>
          <w:iCs/>
        </w:rPr>
        <w:t>Catalysts</w:t>
      </w:r>
      <w:r w:rsidRPr="004B30C9">
        <w:rPr>
          <w:rFonts w:eastAsiaTheme="minorHAnsi"/>
        </w:rPr>
        <w:t xml:space="preserve"> </w:t>
      </w:r>
      <w:r w:rsidRPr="004B30C9">
        <w:rPr>
          <w:rFonts w:eastAsiaTheme="minorHAnsi"/>
          <w:b/>
          <w:bCs/>
        </w:rPr>
        <w:t>2020</w:t>
      </w:r>
      <w:r w:rsidRPr="004B30C9">
        <w:rPr>
          <w:rFonts w:eastAsiaTheme="minorHAnsi"/>
        </w:rPr>
        <w:t xml:space="preserve">, </w:t>
      </w:r>
      <w:r w:rsidRPr="004B30C9">
        <w:rPr>
          <w:rFonts w:eastAsiaTheme="minorHAnsi"/>
          <w:i/>
          <w:iCs/>
        </w:rPr>
        <w:t>10</w:t>
      </w:r>
      <w:r w:rsidRPr="004B30C9">
        <w:rPr>
          <w:rFonts w:eastAsiaTheme="minorHAnsi"/>
        </w:rPr>
        <w:t xml:space="preserve"> (9), 1008. https://doi.org/10.3390/catal10091008.</w:t>
      </w:r>
    </w:p>
    <w:p w14:paraId="01E52F51" w14:textId="77777777" w:rsidR="004B30C9" w:rsidRPr="004B30C9" w:rsidRDefault="004B30C9" w:rsidP="004B30C9">
      <w:pPr>
        <w:pStyle w:val="Bibliography"/>
        <w:rPr>
          <w:rFonts w:eastAsiaTheme="minorHAnsi"/>
        </w:rPr>
      </w:pPr>
      <w:r w:rsidRPr="004B30C9">
        <w:rPr>
          <w:rFonts w:eastAsiaTheme="minorHAnsi"/>
        </w:rPr>
        <w:t>(6)</w:t>
      </w:r>
      <w:r w:rsidRPr="004B30C9">
        <w:rPr>
          <w:rFonts w:eastAsiaTheme="minorHAnsi"/>
        </w:rPr>
        <w:tab/>
        <w:t xml:space="preserve">Lindskog, S. Structure and Mechanism of Carbonic Anhydrase. </w:t>
      </w:r>
      <w:r w:rsidRPr="004B30C9">
        <w:rPr>
          <w:rFonts w:eastAsiaTheme="minorHAnsi"/>
          <w:i/>
          <w:iCs/>
        </w:rPr>
        <w:t>Pharmacol. Ther.</w:t>
      </w:r>
      <w:r w:rsidRPr="004B30C9">
        <w:rPr>
          <w:rFonts w:eastAsiaTheme="minorHAnsi"/>
        </w:rPr>
        <w:t xml:space="preserve"> </w:t>
      </w:r>
      <w:r w:rsidRPr="004B30C9">
        <w:rPr>
          <w:rFonts w:eastAsiaTheme="minorHAnsi"/>
          <w:b/>
          <w:bCs/>
        </w:rPr>
        <w:t>1997</w:t>
      </w:r>
      <w:r w:rsidRPr="004B30C9">
        <w:rPr>
          <w:rFonts w:eastAsiaTheme="minorHAnsi"/>
        </w:rPr>
        <w:t xml:space="preserve">, </w:t>
      </w:r>
      <w:r w:rsidRPr="004B30C9">
        <w:rPr>
          <w:rFonts w:eastAsiaTheme="minorHAnsi"/>
          <w:i/>
          <w:iCs/>
        </w:rPr>
        <w:t>74</w:t>
      </w:r>
      <w:r w:rsidRPr="004B30C9">
        <w:rPr>
          <w:rFonts w:eastAsiaTheme="minorHAnsi"/>
        </w:rPr>
        <w:t xml:space="preserve"> (1), 1–20. https://doi.org/10.1016/S0163-7258(96)00198-2.</w:t>
      </w:r>
    </w:p>
    <w:p w14:paraId="5054D692" w14:textId="77777777" w:rsidR="004B30C9" w:rsidRPr="004B30C9" w:rsidRDefault="004B30C9" w:rsidP="004B30C9">
      <w:pPr>
        <w:pStyle w:val="Bibliography"/>
        <w:rPr>
          <w:rFonts w:eastAsiaTheme="minorHAnsi"/>
        </w:rPr>
      </w:pPr>
      <w:r w:rsidRPr="004B30C9">
        <w:rPr>
          <w:rFonts w:eastAsiaTheme="minorHAnsi"/>
        </w:rPr>
        <w:t>(7)</w:t>
      </w:r>
      <w:r w:rsidRPr="004B30C9">
        <w:rPr>
          <w:rFonts w:eastAsiaTheme="minorHAnsi"/>
        </w:rPr>
        <w:tab/>
        <w:t xml:space="preserve">Domsic, J. F.; Avvaru, B. S.; Kim, C. U.; Gruner, S. M.; Agbandje-McKenna, M.; Silverman, D. N.; McKenna, R. Entrapment of Carbon Dioxide in the Active Site of </w:t>
      </w:r>
      <w:r w:rsidRPr="004B30C9">
        <w:rPr>
          <w:rFonts w:eastAsiaTheme="minorHAnsi"/>
        </w:rPr>
        <w:lastRenderedPageBreak/>
        <w:t xml:space="preserve">Carbonic Anhydrase  II. </w:t>
      </w:r>
      <w:r w:rsidRPr="004B30C9">
        <w:rPr>
          <w:rFonts w:eastAsiaTheme="minorHAnsi"/>
          <w:i/>
          <w:iCs/>
        </w:rPr>
        <w:t>J. Biol. Chem.</w:t>
      </w:r>
      <w:r w:rsidRPr="004B30C9">
        <w:rPr>
          <w:rFonts w:eastAsiaTheme="minorHAnsi"/>
        </w:rPr>
        <w:t xml:space="preserve"> </w:t>
      </w:r>
      <w:r w:rsidRPr="004B30C9">
        <w:rPr>
          <w:rFonts w:eastAsiaTheme="minorHAnsi"/>
          <w:b/>
          <w:bCs/>
        </w:rPr>
        <w:t>2008</w:t>
      </w:r>
      <w:r w:rsidRPr="004B30C9">
        <w:rPr>
          <w:rFonts w:eastAsiaTheme="minorHAnsi"/>
        </w:rPr>
        <w:t xml:space="preserve">, </w:t>
      </w:r>
      <w:r w:rsidRPr="004B30C9">
        <w:rPr>
          <w:rFonts w:eastAsiaTheme="minorHAnsi"/>
          <w:i/>
          <w:iCs/>
        </w:rPr>
        <w:t>283</w:t>
      </w:r>
      <w:r w:rsidRPr="004B30C9">
        <w:rPr>
          <w:rFonts w:eastAsiaTheme="minorHAnsi"/>
        </w:rPr>
        <w:t xml:space="preserve"> (45), 30766–30771. https://doi.org/10.1074/jbc.M805353200.</w:t>
      </w:r>
    </w:p>
    <w:p w14:paraId="61B875F5" w14:textId="77777777" w:rsidR="004B30C9" w:rsidRPr="004B30C9" w:rsidRDefault="004B30C9" w:rsidP="004B30C9">
      <w:pPr>
        <w:pStyle w:val="Bibliography"/>
        <w:rPr>
          <w:rFonts w:eastAsiaTheme="minorHAnsi"/>
        </w:rPr>
      </w:pPr>
      <w:r w:rsidRPr="004B30C9">
        <w:rPr>
          <w:rFonts w:eastAsiaTheme="minorHAnsi"/>
        </w:rPr>
        <w:t>(8)</w:t>
      </w:r>
      <w:r w:rsidRPr="004B30C9">
        <w:rPr>
          <w:rFonts w:eastAsiaTheme="minorHAnsi"/>
        </w:rPr>
        <w:tab/>
        <w:t xml:space="preserve">Floyd, W. C. I.; Baker, S. E.; Valdez, C. A.; Stolaroff, J. K.; Bearinger, J. P.; Satcher, J. H. Jr.; Aines, R. D. Evaluation of a Carbonic Anhydrase Mimic for Industrial Carbon Capture. </w:t>
      </w:r>
      <w:r w:rsidRPr="004B30C9">
        <w:rPr>
          <w:rFonts w:eastAsiaTheme="minorHAnsi"/>
          <w:i/>
          <w:iCs/>
        </w:rPr>
        <w:t>Environ. Sci. Technol.</w:t>
      </w:r>
      <w:r w:rsidRPr="004B30C9">
        <w:rPr>
          <w:rFonts w:eastAsiaTheme="minorHAnsi"/>
        </w:rPr>
        <w:t xml:space="preserve"> </w:t>
      </w:r>
      <w:r w:rsidRPr="004B30C9">
        <w:rPr>
          <w:rFonts w:eastAsiaTheme="minorHAnsi"/>
          <w:b/>
          <w:bCs/>
        </w:rPr>
        <w:t>2013</w:t>
      </w:r>
      <w:r w:rsidRPr="004B30C9">
        <w:rPr>
          <w:rFonts w:eastAsiaTheme="minorHAnsi"/>
        </w:rPr>
        <w:t xml:space="preserve">, </w:t>
      </w:r>
      <w:r w:rsidRPr="004B30C9">
        <w:rPr>
          <w:rFonts w:eastAsiaTheme="minorHAnsi"/>
          <w:i/>
          <w:iCs/>
        </w:rPr>
        <w:t>47</w:t>
      </w:r>
      <w:r w:rsidRPr="004B30C9">
        <w:rPr>
          <w:rFonts w:eastAsiaTheme="minorHAnsi"/>
        </w:rPr>
        <w:t xml:space="preserve"> (17), 10049–10055. https://doi.org/10.1021/es401336f.</w:t>
      </w:r>
    </w:p>
    <w:p w14:paraId="7C921D74" w14:textId="77777777" w:rsidR="004B30C9" w:rsidRPr="004B30C9" w:rsidRDefault="004B30C9" w:rsidP="004B30C9">
      <w:pPr>
        <w:pStyle w:val="Bibliography"/>
        <w:rPr>
          <w:rFonts w:eastAsiaTheme="minorHAnsi"/>
        </w:rPr>
      </w:pPr>
      <w:r w:rsidRPr="004B30C9">
        <w:rPr>
          <w:rFonts w:eastAsiaTheme="minorHAnsi"/>
        </w:rPr>
        <w:t>(9)</w:t>
      </w:r>
      <w:r w:rsidRPr="004B30C9">
        <w:rPr>
          <w:rFonts w:eastAsiaTheme="minorHAnsi"/>
        </w:rPr>
        <w:tab/>
        <w:t xml:space="preserve">Verma, M.; Bhaduri, G. A.; Phani Kumar, V. S.; Deshpande, P. A. Biomimetic Catalysis of CO2 Hydration: A Materials Perspective. </w:t>
      </w:r>
      <w:r w:rsidRPr="004B30C9">
        <w:rPr>
          <w:rFonts w:eastAsiaTheme="minorHAnsi"/>
          <w:i/>
          <w:iCs/>
        </w:rPr>
        <w:t>Ind. Eng. Chem. Res.</w:t>
      </w:r>
      <w:r w:rsidRPr="004B30C9">
        <w:rPr>
          <w:rFonts w:eastAsiaTheme="minorHAnsi"/>
        </w:rPr>
        <w:t xml:space="preserve"> </w:t>
      </w:r>
      <w:r w:rsidRPr="004B30C9">
        <w:rPr>
          <w:rFonts w:eastAsiaTheme="minorHAnsi"/>
          <w:b/>
          <w:bCs/>
        </w:rPr>
        <w:t>2021</w:t>
      </w:r>
      <w:r w:rsidRPr="004B30C9">
        <w:rPr>
          <w:rFonts w:eastAsiaTheme="minorHAnsi"/>
        </w:rPr>
        <w:t xml:space="preserve">, </w:t>
      </w:r>
      <w:r w:rsidRPr="004B30C9">
        <w:rPr>
          <w:rFonts w:eastAsiaTheme="minorHAnsi"/>
          <w:i/>
          <w:iCs/>
        </w:rPr>
        <w:t>60</w:t>
      </w:r>
      <w:r w:rsidRPr="004B30C9">
        <w:rPr>
          <w:rFonts w:eastAsiaTheme="minorHAnsi"/>
        </w:rPr>
        <w:t xml:space="preserve"> (13), 4777–4793. https://doi.org/10.1021/acs.iecr.0c06203.</w:t>
      </w:r>
    </w:p>
    <w:p w14:paraId="0C80E919" w14:textId="77777777" w:rsidR="004B30C9" w:rsidRPr="004B30C9" w:rsidRDefault="004B30C9" w:rsidP="004B30C9">
      <w:pPr>
        <w:pStyle w:val="Bibliography"/>
        <w:rPr>
          <w:rFonts w:eastAsiaTheme="minorHAnsi"/>
        </w:rPr>
      </w:pPr>
      <w:r w:rsidRPr="004B30C9">
        <w:rPr>
          <w:rFonts w:eastAsiaTheme="minorHAnsi"/>
        </w:rPr>
        <w:t>(10)</w:t>
      </w:r>
      <w:r w:rsidRPr="004B30C9">
        <w:rPr>
          <w:rFonts w:eastAsiaTheme="minorHAnsi"/>
        </w:rPr>
        <w:tab/>
        <w:t xml:space="preserve">Brown, R. S.; Salmon, D.; Curtis, N. J.; Kusuma, S. Carbonic Anhydrase Models. 4. [Tris[(4,5-Dimethyl-2-Imidazolyl)Methyl]Phosphine Oxide]Cobalt(2+), a Small-Molecule Mimic of the Spectroscopic Properties of Cobalt(II) Carbonic Anhydrase. </w:t>
      </w:r>
      <w:r w:rsidRPr="004B30C9">
        <w:rPr>
          <w:rFonts w:eastAsiaTheme="minorHAnsi"/>
          <w:i/>
          <w:iCs/>
        </w:rPr>
        <w:t>J. Am. Chem. Soc.</w:t>
      </w:r>
      <w:r w:rsidRPr="004B30C9">
        <w:rPr>
          <w:rFonts w:eastAsiaTheme="minorHAnsi"/>
        </w:rPr>
        <w:t xml:space="preserve"> </w:t>
      </w:r>
      <w:r w:rsidRPr="004B30C9">
        <w:rPr>
          <w:rFonts w:eastAsiaTheme="minorHAnsi"/>
          <w:b/>
          <w:bCs/>
        </w:rPr>
        <w:t>1982</w:t>
      </w:r>
      <w:r w:rsidRPr="004B30C9">
        <w:rPr>
          <w:rFonts w:eastAsiaTheme="minorHAnsi"/>
        </w:rPr>
        <w:t xml:space="preserve">, </w:t>
      </w:r>
      <w:r w:rsidRPr="004B30C9">
        <w:rPr>
          <w:rFonts w:eastAsiaTheme="minorHAnsi"/>
          <w:i/>
          <w:iCs/>
        </w:rPr>
        <w:t>104</w:t>
      </w:r>
      <w:r w:rsidRPr="004B30C9">
        <w:rPr>
          <w:rFonts w:eastAsiaTheme="minorHAnsi"/>
        </w:rPr>
        <w:t xml:space="preserve"> (11), 3188–3194. https://doi.org/10.1021/ja00375a043.</w:t>
      </w:r>
    </w:p>
    <w:p w14:paraId="487B2498" w14:textId="77777777" w:rsidR="004B30C9" w:rsidRPr="004B30C9" w:rsidRDefault="004B30C9" w:rsidP="004B30C9">
      <w:pPr>
        <w:pStyle w:val="Bibliography"/>
        <w:rPr>
          <w:rFonts w:eastAsiaTheme="minorHAnsi"/>
        </w:rPr>
      </w:pPr>
      <w:r w:rsidRPr="004B30C9">
        <w:rPr>
          <w:rFonts w:eastAsiaTheme="minorHAnsi"/>
        </w:rPr>
        <w:t>(11)</w:t>
      </w:r>
      <w:r w:rsidRPr="004B30C9">
        <w:rPr>
          <w:rFonts w:eastAsiaTheme="minorHAnsi"/>
        </w:rPr>
        <w:tab/>
        <w:t xml:space="preserve">Kimura, E.; Shiota, T.; Koike, T.; Shiro, M.; Kodama, M. A Zinc(II) Complex of 1,5,9-Triazacyclododecane ([12]aneN3) as a Model for Carbonic Anhydrase. </w:t>
      </w:r>
      <w:r w:rsidRPr="004B30C9">
        <w:rPr>
          <w:rFonts w:eastAsiaTheme="minorHAnsi"/>
          <w:i/>
          <w:iCs/>
        </w:rPr>
        <w:t>J. Am. Chem. Soc.</w:t>
      </w:r>
      <w:r w:rsidRPr="004B30C9">
        <w:rPr>
          <w:rFonts w:eastAsiaTheme="minorHAnsi"/>
        </w:rPr>
        <w:t xml:space="preserve"> </w:t>
      </w:r>
      <w:r w:rsidRPr="004B30C9">
        <w:rPr>
          <w:rFonts w:eastAsiaTheme="minorHAnsi"/>
          <w:b/>
          <w:bCs/>
        </w:rPr>
        <w:t>1990</w:t>
      </w:r>
      <w:r w:rsidRPr="004B30C9">
        <w:rPr>
          <w:rFonts w:eastAsiaTheme="minorHAnsi"/>
        </w:rPr>
        <w:t xml:space="preserve">, </w:t>
      </w:r>
      <w:r w:rsidRPr="004B30C9">
        <w:rPr>
          <w:rFonts w:eastAsiaTheme="minorHAnsi"/>
          <w:i/>
          <w:iCs/>
        </w:rPr>
        <w:t>112</w:t>
      </w:r>
      <w:r w:rsidRPr="004B30C9">
        <w:rPr>
          <w:rFonts w:eastAsiaTheme="minorHAnsi"/>
        </w:rPr>
        <w:t xml:space="preserve"> (15), 5805–5811. https://doi.org/10.1021/ja00171a020.</w:t>
      </w:r>
    </w:p>
    <w:p w14:paraId="3737C41F" w14:textId="77777777" w:rsidR="004B30C9" w:rsidRPr="004B30C9" w:rsidRDefault="004B30C9" w:rsidP="004B30C9">
      <w:pPr>
        <w:pStyle w:val="Bibliography"/>
        <w:rPr>
          <w:rFonts w:eastAsiaTheme="minorHAnsi"/>
        </w:rPr>
      </w:pPr>
      <w:r w:rsidRPr="004B30C9">
        <w:rPr>
          <w:rFonts w:eastAsiaTheme="minorHAnsi"/>
        </w:rPr>
        <w:t>(12)</w:t>
      </w:r>
      <w:r w:rsidRPr="004B30C9">
        <w:rPr>
          <w:rFonts w:eastAsiaTheme="minorHAnsi"/>
        </w:rPr>
        <w:tab/>
        <w:t xml:space="preserve">Ma, J.; Sun, N.; Zhang, X.; Zhao, N.; Xiao, F.; Wei, W.; Sun, Y. A Short Review of Catalysis for CO2 Conversion. </w:t>
      </w:r>
      <w:r w:rsidRPr="004B30C9">
        <w:rPr>
          <w:rFonts w:eastAsiaTheme="minorHAnsi"/>
          <w:i/>
          <w:iCs/>
        </w:rPr>
        <w:t>Catal. Today</w:t>
      </w:r>
      <w:r w:rsidRPr="004B30C9">
        <w:rPr>
          <w:rFonts w:eastAsiaTheme="minorHAnsi"/>
        </w:rPr>
        <w:t xml:space="preserve"> </w:t>
      </w:r>
      <w:r w:rsidRPr="004B30C9">
        <w:rPr>
          <w:rFonts w:eastAsiaTheme="minorHAnsi"/>
          <w:b/>
          <w:bCs/>
        </w:rPr>
        <w:t>2009</w:t>
      </w:r>
      <w:r w:rsidRPr="004B30C9">
        <w:rPr>
          <w:rFonts w:eastAsiaTheme="minorHAnsi"/>
        </w:rPr>
        <w:t xml:space="preserve">, </w:t>
      </w:r>
      <w:r w:rsidRPr="004B30C9">
        <w:rPr>
          <w:rFonts w:eastAsiaTheme="minorHAnsi"/>
          <w:i/>
          <w:iCs/>
        </w:rPr>
        <w:t>148</w:t>
      </w:r>
      <w:r w:rsidRPr="004B30C9">
        <w:rPr>
          <w:rFonts w:eastAsiaTheme="minorHAnsi"/>
        </w:rPr>
        <w:t xml:space="preserve"> (3), 221–231. https://doi.org/10.1016/j.cattod.2009.08.015.</w:t>
      </w:r>
    </w:p>
    <w:p w14:paraId="716B9820" w14:textId="77777777" w:rsidR="004B30C9" w:rsidRPr="004B30C9" w:rsidRDefault="004B30C9" w:rsidP="004B30C9">
      <w:pPr>
        <w:pStyle w:val="Bibliography"/>
        <w:rPr>
          <w:rFonts w:eastAsiaTheme="minorHAnsi"/>
        </w:rPr>
      </w:pPr>
      <w:r w:rsidRPr="004B30C9">
        <w:rPr>
          <w:rFonts w:eastAsiaTheme="minorHAnsi"/>
        </w:rPr>
        <w:t>(13)</w:t>
      </w:r>
      <w:r w:rsidRPr="004B30C9">
        <w:rPr>
          <w:rFonts w:eastAsiaTheme="minorHAnsi"/>
        </w:rPr>
        <w:tab/>
        <w:t xml:space="preserve">Park, D.; Lee, M. S. Kinetic Study of CO2 Hydration by Small-Molecule Catalysts with A Second Coordination Sphere That Mimic the Effect of the Thr-199 Residue of Carbonic Anhydrase. </w:t>
      </w:r>
      <w:r w:rsidRPr="004B30C9">
        <w:rPr>
          <w:rFonts w:eastAsiaTheme="minorHAnsi"/>
          <w:i/>
          <w:iCs/>
        </w:rPr>
        <w:t>Biomimetics</w:t>
      </w:r>
      <w:r w:rsidRPr="004B30C9">
        <w:rPr>
          <w:rFonts w:eastAsiaTheme="minorHAnsi"/>
        </w:rPr>
        <w:t xml:space="preserve"> </w:t>
      </w:r>
      <w:r w:rsidRPr="004B30C9">
        <w:rPr>
          <w:rFonts w:eastAsiaTheme="minorHAnsi"/>
          <w:b/>
          <w:bCs/>
        </w:rPr>
        <w:t>2019</w:t>
      </w:r>
      <w:r w:rsidRPr="004B30C9">
        <w:rPr>
          <w:rFonts w:eastAsiaTheme="minorHAnsi"/>
        </w:rPr>
        <w:t xml:space="preserve">, </w:t>
      </w:r>
      <w:r w:rsidRPr="004B30C9">
        <w:rPr>
          <w:rFonts w:eastAsiaTheme="minorHAnsi"/>
          <w:i/>
          <w:iCs/>
        </w:rPr>
        <w:t>4</w:t>
      </w:r>
      <w:r w:rsidRPr="004B30C9">
        <w:rPr>
          <w:rFonts w:eastAsiaTheme="minorHAnsi"/>
        </w:rPr>
        <w:t xml:space="preserve"> (4), 66. https://doi.org/10.3390/biomimetics4040066.</w:t>
      </w:r>
    </w:p>
    <w:p w14:paraId="47B7ECAD" w14:textId="77777777" w:rsidR="004B30C9" w:rsidRPr="004B30C9" w:rsidRDefault="004B30C9" w:rsidP="004B30C9">
      <w:pPr>
        <w:pStyle w:val="Bibliography"/>
        <w:rPr>
          <w:rFonts w:eastAsiaTheme="minorHAnsi"/>
        </w:rPr>
      </w:pPr>
      <w:r w:rsidRPr="004B30C9">
        <w:rPr>
          <w:rFonts w:eastAsiaTheme="minorHAnsi"/>
        </w:rPr>
        <w:t>(14)</w:t>
      </w:r>
      <w:r w:rsidRPr="004B30C9">
        <w:rPr>
          <w:rFonts w:eastAsiaTheme="minorHAnsi"/>
        </w:rPr>
        <w:tab/>
        <w:t xml:space="preserve">Rains, J. G. D.; O’Donnelly, K.; Oliver, T.; Woscholski, R.; Long, N. J.; Barter, L. M. C. Bicarbonate Inhibition of Carbonic Anhydrase Mimics Hinders Catalytic Efficiency: Elucidating the Mechanism and Gaining Insight toward Improving Speed and Efficiency. </w:t>
      </w:r>
      <w:r w:rsidRPr="004B30C9">
        <w:rPr>
          <w:rFonts w:eastAsiaTheme="minorHAnsi"/>
          <w:i/>
          <w:iCs/>
        </w:rPr>
        <w:t>ACS Catal.</w:t>
      </w:r>
      <w:r w:rsidRPr="004B30C9">
        <w:rPr>
          <w:rFonts w:eastAsiaTheme="minorHAnsi"/>
        </w:rPr>
        <w:t xml:space="preserve"> </w:t>
      </w:r>
      <w:r w:rsidRPr="004B30C9">
        <w:rPr>
          <w:rFonts w:eastAsiaTheme="minorHAnsi"/>
          <w:b/>
          <w:bCs/>
        </w:rPr>
        <w:t>2019</w:t>
      </w:r>
      <w:r w:rsidRPr="004B30C9">
        <w:rPr>
          <w:rFonts w:eastAsiaTheme="minorHAnsi"/>
        </w:rPr>
        <w:t xml:space="preserve">, </w:t>
      </w:r>
      <w:r w:rsidRPr="004B30C9">
        <w:rPr>
          <w:rFonts w:eastAsiaTheme="minorHAnsi"/>
          <w:i/>
          <w:iCs/>
        </w:rPr>
        <w:t>9</w:t>
      </w:r>
      <w:r w:rsidRPr="004B30C9">
        <w:rPr>
          <w:rFonts w:eastAsiaTheme="minorHAnsi"/>
        </w:rPr>
        <w:t xml:space="preserve"> (2), 1353–1365. https://doi.org/10.1021/acscatal.8b04077.</w:t>
      </w:r>
    </w:p>
    <w:p w14:paraId="75FF75A5" w14:textId="77777777" w:rsidR="004B30C9" w:rsidRPr="004B30C9" w:rsidRDefault="004B30C9" w:rsidP="004B30C9">
      <w:pPr>
        <w:pStyle w:val="Bibliography"/>
        <w:rPr>
          <w:rFonts w:eastAsiaTheme="minorHAnsi"/>
        </w:rPr>
      </w:pPr>
      <w:r w:rsidRPr="004B30C9">
        <w:rPr>
          <w:rFonts w:eastAsiaTheme="minorHAnsi"/>
        </w:rPr>
        <w:t>(15)</w:t>
      </w:r>
      <w:r w:rsidRPr="004B30C9">
        <w:rPr>
          <w:rFonts w:eastAsiaTheme="minorHAnsi"/>
        </w:rPr>
        <w:tab/>
        <w:t xml:space="preserve">Koziol, L.; Valdez, C. A.; Baker, S. E.; Lau, E. Y.; Floyd, W. C. I.; Wong, S. E.; Satcher, J. H. Jr.; Lightstone, F. C.; Aines, R. D. Toward a Small Molecule, Biomimetic Carbonic Anhydrase Model: Theoretical and Experimental Investigations of a Panel of Zinc(II) Aza-Macrocyclic Catalysts. </w:t>
      </w:r>
      <w:r w:rsidRPr="004B30C9">
        <w:rPr>
          <w:rFonts w:eastAsiaTheme="minorHAnsi"/>
          <w:i/>
          <w:iCs/>
        </w:rPr>
        <w:t>Inorg. Chem.</w:t>
      </w:r>
      <w:r w:rsidRPr="004B30C9">
        <w:rPr>
          <w:rFonts w:eastAsiaTheme="minorHAnsi"/>
        </w:rPr>
        <w:t xml:space="preserve"> </w:t>
      </w:r>
      <w:r w:rsidRPr="004B30C9">
        <w:rPr>
          <w:rFonts w:eastAsiaTheme="minorHAnsi"/>
          <w:b/>
          <w:bCs/>
        </w:rPr>
        <w:t>2012</w:t>
      </w:r>
      <w:r w:rsidRPr="004B30C9">
        <w:rPr>
          <w:rFonts w:eastAsiaTheme="minorHAnsi"/>
        </w:rPr>
        <w:t xml:space="preserve">, </w:t>
      </w:r>
      <w:r w:rsidRPr="004B30C9">
        <w:rPr>
          <w:rFonts w:eastAsiaTheme="minorHAnsi"/>
          <w:i/>
          <w:iCs/>
        </w:rPr>
        <w:t>51</w:t>
      </w:r>
      <w:r w:rsidRPr="004B30C9">
        <w:rPr>
          <w:rFonts w:eastAsiaTheme="minorHAnsi"/>
        </w:rPr>
        <w:t xml:space="preserve"> (12), 6803–6812. https://doi.org/10.1021/ic300526b.</w:t>
      </w:r>
    </w:p>
    <w:p w14:paraId="6451421C" w14:textId="77777777" w:rsidR="004B30C9" w:rsidRPr="004B30C9" w:rsidRDefault="001061AE" w:rsidP="004B30C9">
      <w:pPr>
        <w:pStyle w:val="Bibliography"/>
        <w:rPr>
          <w:ins w:id="459" w:author="Thomas Quaid" w:date="2026-01-31T14:39:00Z" w16du:dateUtc="2026-01-31T22:39:00Z"/>
          <w:rFonts w:eastAsiaTheme="minorHAnsi"/>
        </w:rPr>
      </w:pPr>
      <w:del w:id="460" w:author="Thomas Quaid" w:date="2026-01-31T14:39:00Z" w16du:dateUtc="2026-01-31T22:39:00Z">
        <w:r w:rsidRPr="001061AE">
          <w:rPr>
            <w:rFonts w:eastAsiaTheme="minorHAnsi"/>
          </w:rPr>
          <w:delText>(16</w:delText>
        </w:r>
      </w:del>
      <w:ins w:id="461" w:author="Thomas Quaid" w:date="2026-01-31T14:39:00Z" w16du:dateUtc="2026-01-31T22:39:00Z">
        <w:r w:rsidR="004B30C9" w:rsidRPr="004B30C9">
          <w:rPr>
            <w:rFonts w:eastAsiaTheme="minorHAnsi"/>
          </w:rPr>
          <w:t>(16)</w:t>
        </w:r>
        <w:r w:rsidR="004B30C9" w:rsidRPr="004B30C9">
          <w:rPr>
            <w:rFonts w:eastAsiaTheme="minorHAnsi"/>
          </w:rPr>
          <w:tab/>
          <w:t>Jiang, J.; Zhu, Q.; Huang, Y.; Zhou, D.; Zhao, L.; Guo, L.; Yang, R.; Sun, Z.; Luo, M.; Zhang, F.; Xiao, H.; Tang, X.; Zhang, X.; Song, T.; Li, X.; Chong, B.; Zhou, J.; Zhang, Y.; Zhang, B.; Cao, J.; Zhang, G.; Wang, S.; Ye, G.; Zhang, W.; Zhao, H.; Cong, S.; Li, H.; Shang, W.; Luo, Y. Automated and Intelligent Synthesis of Oxygen-Producing Catalysts from Martian Meteorites by Robotic AI-Chemist. Research Square March 23, 2023. https://doi.org/10.21203/rs.3.rs-2681831/v1.</w:t>
        </w:r>
      </w:ins>
    </w:p>
    <w:p w14:paraId="1C622017" w14:textId="77777777" w:rsidR="004B30C9" w:rsidRPr="004B30C9" w:rsidRDefault="004B30C9" w:rsidP="004B30C9">
      <w:pPr>
        <w:pStyle w:val="Bibliography"/>
        <w:rPr>
          <w:ins w:id="462" w:author="Thomas Quaid" w:date="2026-01-31T14:39:00Z" w16du:dateUtc="2026-01-31T22:39:00Z"/>
          <w:rFonts w:eastAsiaTheme="minorHAnsi"/>
        </w:rPr>
      </w:pPr>
      <w:ins w:id="463" w:author="Thomas Quaid" w:date="2026-01-31T14:39:00Z" w16du:dateUtc="2026-01-31T22:39:00Z">
        <w:r w:rsidRPr="004B30C9">
          <w:rPr>
            <w:rFonts w:eastAsiaTheme="minorHAnsi"/>
          </w:rPr>
          <w:t>(17)</w:t>
        </w:r>
        <w:r w:rsidRPr="004B30C9">
          <w:rPr>
            <w:rFonts w:eastAsiaTheme="minorHAnsi"/>
          </w:rPr>
          <w:tab/>
          <w:t xml:space="preserve">Park, Y.; Hwang, C.-K.; Bang, K.; Hong, D.; Nam, H.; Kwon, S.; Yeo, B. C.; Go, D.; An, J.; Ju, B.-K.; Kim, S. H.; Byun, J. Y.; Lee, S. Y.; Kim, J. M.; Kim, D.; Han, S. S.; Lee, H. M. Machine Learning Filters out Efficient Electrocatalysts in the Massive Ternary Alloy Space for Fuel Cells. </w:t>
        </w:r>
        <w:r w:rsidRPr="004B30C9">
          <w:rPr>
            <w:rFonts w:eastAsiaTheme="minorHAnsi"/>
            <w:i/>
            <w:iCs/>
          </w:rPr>
          <w:t>Appl. Catal. B Environ.</w:t>
        </w:r>
        <w:r w:rsidRPr="004B30C9">
          <w:rPr>
            <w:rFonts w:eastAsiaTheme="minorHAnsi"/>
          </w:rPr>
          <w:t xml:space="preserve"> </w:t>
        </w:r>
        <w:r w:rsidRPr="004B30C9">
          <w:rPr>
            <w:rFonts w:eastAsiaTheme="minorHAnsi"/>
            <w:b/>
            <w:bCs/>
          </w:rPr>
          <w:t>2023</w:t>
        </w:r>
        <w:r w:rsidRPr="004B30C9">
          <w:rPr>
            <w:rFonts w:eastAsiaTheme="minorHAnsi"/>
          </w:rPr>
          <w:t xml:space="preserve">, </w:t>
        </w:r>
        <w:r w:rsidRPr="004B30C9">
          <w:rPr>
            <w:rFonts w:eastAsiaTheme="minorHAnsi"/>
            <w:i/>
            <w:iCs/>
          </w:rPr>
          <w:t>339</w:t>
        </w:r>
        <w:r w:rsidRPr="004B30C9">
          <w:rPr>
            <w:rFonts w:eastAsiaTheme="minorHAnsi"/>
          </w:rPr>
          <w:t>, 123128. https://doi.org/10.1016/j.apcatb.2023.123128.</w:t>
        </w:r>
      </w:ins>
    </w:p>
    <w:p w14:paraId="7B75C5C1" w14:textId="77777777" w:rsidR="004B30C9" w:rsidRPr="004B30C9" w:rsidRDefault="004B30C9" w:rsidP="004B30C9">
      <w:pPr>
        <w:pStyle w:val="Bibliography"/>
        <w:rPr>
          <w:ins w:id="464" w:author="Thomas Quaid" w:date="2026-01-31T14:39:00Z" w16du:dateUtc="2026-01-31T22:39:00Z"/>
          <w:rFonts w:eastAsiaTheme="minorHAnsi"/>
        </w:rPr>
      </w:pPr>
      <w:ins w:id="465" w:author="Thomas Quaid" w:date="2026-01-31T14:39:00Z" w16du:dateUtc="2026-01-31T22:39:00Z">
        <w:r w:rsidRPr="004B30C9">
          <w:rPr>
            <w:rFonts w:eastAsiaTheme="minorHAnsi"/>
          </w:rPr>
          <w:t>(18)</w:t>
        </w:r>
        <w:r w:rsidRPr="004B30C9">
          <w:rPr>
            <w:rFonts w:eastAsiaTheme="minorHAnsi"/>
          </w:rPr>
          <w:tab/>
          <w:t xml:space="preserve">Chen, L.; Chen, Z.; Yao, X.; Su, B.; Chen, W.; Pang, X.; Kim, K.-S.; Singh, C. V.; Zou, Y. High-Entropy Alloy Catalysts: High-Throughput and Machine Learning-Driven Design. </w:t>
        </w:r>
        <w:r w:rsidRPr="004B30C9">
          <w:rPr>
            <w:rFonts w:eastAsiaTheme="minorHAnsi"/>
            <w:i/>
            <w:iCs/>
          </w:rPr>
          <w:t>J. Mater. Inform.</w:t>
        </w:r>
        <w:r w:rsidRPr="004B30C9">
          <w:rPr>
            <w:rFonts w:eastAsiaTheme="minorHAnsi"/>
          </w:rPr>
          <w:t xml:space="preserve"> </w:t>
        </w:r>
        <w:r w:rsidRPr="004B30C9">
          <w:rPr>
            <w:rFonts w:eastAsiaTheme="minorHAnsi"/>
            <w:b/>
            <w:bCs/>
          </w:rPr>
          <w:t>2022</w:t>
        </w:r>
        <w:r w:rsidRPr="004B30C9">
          <w:rPr>
            <w:rFonts w:eastAsiaTheme="minorHAnsi"/>
          </w:rPr>
          <w:t xml:space="preserve">, </w:t>
        </w:r>
        <w:r w:rsidRPr="004B30C9">
          <w:rPr>
            <w:rFonts w:eastAsiaTheme="minorHAnsi"/>
            <w:i/>
            <w:iCs/>
          </w:rPr>
          <w:t>2</w:t>
        </w:r>
        <w:r w:rsidRPr="004B30C9">
          <w:rPr>
            <w:rFonts w:eastAsiaTheme="minorHAnsi"/>
          </w:rPr>
          <w:t xml:space="preserve"> (4), N/A-N/A. https://doi.org/10.20517/jmi.2022.23.</w:t>
        </w:r>
      </w:ins>
    </w:p>
    <w:p w14:paraId="70306E2D" w14:textId="77777777" w:rsidR="004B30C9" w:rsidRPr="004B30C9" w:rsidRDefault="004B30C9" w:rsidP="004B30C9">
      <w:pPr>
        <w:pStyle w:val="Bibliography"/>
        <w:rPr>
          <w:rFonts w:eastAsiaTheme="minorHAnsi"/>
        </w:rPr>
      </w:pPr>
      <w:ins w:id="466" w:author="Thomas Quaid" w:date="2026-01-31T14:39:00Z" w16du:dateUtc="2026-01-31T22:39:00Z">
        <w:r w:rsidRPr="004B30C9">
          <w:rPr>
            <w:rFonts w:eastAsiaTheme="minorHAnsi"/>
          </w:rPr>
          <w:t>(19</w:t>
        </w:r>
      </w:ins>
      <w:r w:rsidRPr="004B30C9">
        <w:rPr>
          <w:rFonts w:eastAsiaTheme="minorHAnsi"/>
        </w:rPr>
        <w:t>)</w:t>
      </w:r>
      <w:r w:rsidRPr="004B30C9">
        <w:rPr>
          <w:rFonts w:eastAsiaTheme="minorHAnsi"/>
        </w:rPr>
        <w:tab/>
        <w:t xml:space="preserve">Liu, M.; Nazemi, A.; Taylor, M. G.; Nandy, A.; Duan, C.; Steeves, A. H.; Kulik, H. J. Large-Scale Screening Reveals That Geometric Structure Matters More Than Electronic </w:t>
      </w:r>
      <w:r w:rsidRPr="004B30C9">
        <w:rPr>
          <w:rFonts w:eastAsiaTheme="minorHAnsi"/>
        </w:rPr>
        <w:lastRenderedPageBreak/>
        <w:t xml:space="preserve">Structure in the Bioinspired Catalyst Design of Formate Dehydrogenase Mimics. </w:t>
      </w:r>
      <w:r w:rsidRPr="004B30C9">
        <w:rPr>
          <w:rFonts w:eastAsiaTheme="minorHAnsi"/>
          <w:i/>
          <w:iCs/>
        </w:rPr>
        <w:t>ACS Catal.</w:t>
      </w:r>
      <w:r w:rsidRPr="004B30C9">
        <w:rPr>
          <w:rFonts w:eastAsiaTheme="minorHAnsi"/>
        </w:rPr>
        <w:t xml:space="preserve"> </w:t>
      </w:r>
      <w:r w:rsidRPr="004B30C9">
        <w:rPr>
          <w:rFonts w:eastAsiaTheme="minorHAnsi"/>
          <w:b/>
          <w:bCs/>
        </w:rPr>
        <w:t>2022</w:t>
      </w:r>
      <w:r w:rsidRPr="004B30C9">
        <w:rPr>
          <w:rFonts w:eastAsiaTheme="minorHAnsi"/>
        </w:rPr>
        <w:t xml:space="preserve">, </w:t>
      </w:r>
      <w:r w:rsidRPr="004B30C9">
        <w:rPr>
          <w:rFonts w:eastAsiaTheme="minorHAnsi"/>
          <w:i/>
          <w:iCs/>
        </w:rPr>
        <w:t>12</w:t>
      </w:r>
      <w:r w:rsidRPr="004B30C9">
        <w:rPr>
          <w:rFonts w:eastAsiaTheme="minorHAnsi"/>
        </w:rPr>
        <w:t xml:space="preserve"> (1), 383–396. https://doi.org/10.1021/acscatal.1c04624.</w:t>
      </w:r>
    </w:p>
    <w:p w14:paraId="0CFFB84D" w14:textId="77777777" w:rsidR="004B30C9" w:rsidRPr="004B30C9" w:rsidRDefault="004B30C9" w:rsidP="004B30C9">
      <w:pPr>
        <w:pStyle w:val="Bibliography"/>
        <w:rPr>
          <w:rFonts w:eastAsiaTheme="minorHAnsi"/>
        </w:rPr>
      </w:pPr>
      <w:r w:rsidRPr="004B30C9">
        <w:rPr>
          <w:rFonts w:eastAsiaTheme="minorHAnsi"/>
        </w:rPr>
        <w:t>(</w:t>
      </w:r>
      <w:del w:id="467" w:author="Thomas Quaid" w:date="2026-01-31T14:39:00Z" w16du:dateUtc="2026-01-31T22:39:00Z">
        <w:r w:rsidR="001061AE" w:rsidRPr="001061AE">
          <w:rPr>
            <w:rFonts w:eastAsiaTheme="minorHAnsi"/>
          </w:rPr>
          <w:delText>17</w:delText>
        </w:r>
      </w:del>
      <w:ins w:id="468" w:author="Thomas Quaid" w:date="2026-01-31T14:39:00Z" w16du:dateUtc="2026-01-31T22:39:00Z">
        <w:r w:rsidRPr="004B30C9">
          <w:rPr>
            <w:rFonts w:eastAsiaTheme="minorHAnsi"/>
          </w:rPr>
          <w:t>20</w:t>
        </w:r>
      </w:ins>
      <w:r w:rsidRPr="004B30C9">
        <w:rPr>
          <w:rFonts w:eastAsiaTheme="minorHAnsi"/>
        </w:rPr>
        <w:t>)</w:t>
      </w:r>
      <w:r w:rsidRPr="004B30C9">
        <w:rPr>
          <w:rFonts w:eastAsiaTheme="minorHAnsi"/>
        </w:rPr>
        <w:tab/>
        <w:t xml:space="preserve">Lan, G.; Fan, Y.; Shi, W.; You, E.; Veroneau, S. S.; Lin, W. Biomimetic Active Sites on Monolayered Metal–Organic Frameworks for Artificial Photosynthesis. </w:t>
      </w:r>
      <w:r w:rsidRPr="004B30C9">
        <w:rPr>
          <w:rFonts w:eastAsiaTheme="minorHAnsi"/>
          <w:i/>
          <w:iCs/>
        </w:rPr>
        <w:t>Nat. Catal.</w:t>
      </w:r>
      <w:r w:rsidRPr="004B30C9">
        <w:rPr>
          <w:rFonts w:eastAsiaTheme="minorHAnsi"/>
        </w:rPr>
        <w:t xml:space="preserve"> </w:t>
      </w:r>
      <w:r w:rsidRPr="004B30C9">
        <w:rPr>
          <w:rFonts w:eastAsiaTheme="minorHAnsi"/>
          <w:b/>
          <w:bCs/>
        </w:rPr>
        <w:t>2022</w:t>
      </w:r>
      <w:r w:rsidRPr="004B30C9">
        <w:rPr>
          <w:rFonts w:eastAsiaTheme="minorHAnsi"/>
        </w:rPr>
        <w:t xml:space="preserve">, </w:t>
      </w:r>
      <w:r w:rsidRPr="004B30C9">
        <w:rPr>
          <w:rFonts w:eastAsiaTheme="minorHAnsi"/>
          <w:i/>
          <w:iCs/>
        </w:rPr>
        <w:t>5</w:t>
      </w:r>
      <w:r w:rsidRPr="004B30C9">
        <w:rPr>
          <w:rFonts w:eastAsiaTheme="minorHAnsi"/>
        </w:rPr>
        <w:t xml:space="preserve"> (11), 1006–1018. https://doi.org/10.1038/s41929-022-00865-5.</w:t>
      </w:r>
    </w:p>
    <w:p w14:paraId="494E1081" w14:textId="77777777" w:rsidR="004B30C9" w:rsidRPr="004B30C9" w:rsidRDefault="004B30C9" w:rsidP="004B30C9">
      <w:pPr>
        <w:pStyle w:val="Bibliography"/>
        <w:rPr>
          <w:rFonts w:eastAsiaTheme="minorHAnsi"/>
        </w:rPr>
      </w:pPr>
      <w:r w:rsidRPr="004B30C9">
        <w:rPr>
          <w:rFonts w:eastAsiaTheme="minorHAnsi"/>
        </w:rPr>
        <w:t>(</w:t>
      </w:r>
      <w:del w:id="469" w:author="Thomas Quaid" w:date="2026-01-31T14:39:00Z" w16du:dateUtc="2026-01-31T22:39:00Z">
        <w:r w:rsidR="001061AE" w:rsidRPr="001061AE">
          <w:rPr>
            <w:rFonts w:eastAsiaTheme="minorHAnsi"/>
          </w:rPr>
          <w:delText>18</w:delText>
        </w:r>
      </w:del>
      <w:ins w:id="470" w:author="Thomas Quaid" w:date="2026-01-31T14:39:00Z" w16du:dateUtc="2026-01-31T22:39:00Z">
        <w:r w:rsidRPr="004B30C9">
          <w:rPr>
            <w:rFonts w:eastAsiaTheme="minorHAnsi"/>
          </w:rPr>
          <w:t>21</w:t>
        </w:r>
      </w:ins>
      <w:r w:rsidRPr="004B30C9">
        <w:rPr>
          <w:rFonts w:eastAsiaTheme="minorHAnsi"/>
        </w:rPr>
        <w:t>)</w:t>
      </w:r>
      <w:r w:rsidRPr="004B30C9">
        <w:rPr>
          <w:rFonts w:eastAsiaTheme="minorHAnsi"/>
        </w:rPr>
        <w:tab/>
        <w:t xml:space="preserve">Kim, J. Y.; Kulik, H. J. When Is Ligand pKa a Good Descriptor for Catalyst Energetics? In Search of Optimal CO2 Hydration Catalysts. </w:t>
      </w:r>
      <w:r w:rsidRPr="004B30C9">
        <w:rPr>
          <w:rFonts w:eastAsiaTheme="minorHAnsi"/>
          <w:i/>
          <w:iCs/>
        </w:rPr>
        <w:t>J. Phys. Chem. A</w:t>
      </w:r>
      <w:r w:rsidRPr="004B30C9">
        <w:rPr>
          <w:rFonts w:eastAsiaTheme="minorHAnsi"/>
        </w:rPr>
        <w:t xml:space="preserve"> </w:t>
      </w:r>
      <w:r w:rsidRPr="004B30C9">
        <w:rPr>
          <w:rFonts w:eastAsiaTheme="minorHAnsi"/>
          <w:b/>
          <w:bCs/>
        </w:rPr>
        <w:t>2018</w:t>
      </w:r>
      <w:r w:rsidRPr="004B30C9">
        <w:rPr>
          <w:rFonts w:eastAsiaTheme="minorHAnsi"/>
        </w:rPr>
        <w:t xml:space="preserve">, </w:t>
      </w:r>
      <w:r w:rsidRPr="004B30C9">
        <w:rPr>
          <w:rFonts w:eastAsiaTheme="minorHAnsi"/>
          <w:i/>
          <w:iCs/>
        </w:rPr>
        <w:t>122</w:t>
      </w:r>
      <w:r w:rsidRPr="004B30C9">
        <w:rPr>
          <w:rFonts w:eastAsiaTheme="minorHAnsi"/>
        </w:rPr>
        <w:t xml:space="preserve"> (18), 4579–4590. https://doi.org/10.1021/acs.jpca.8b03301.</w:t>
      </w:r>
    </w:p>
    <w:p w14:paraId="52DBF6FC" w14:textId="77777777" w:rsidR="004B30C9" w:rsidRPr="004B30C9" w:rsidRDefault="004B30C9" w:rsidP="004B30C9">
      <w:pPr>
        <w:pStyle w:val="Bibliography"/>
        <w:rPr>
          <w:rFonts w:eastAsiaTheme="minorHAnsi"/>
        </w:rPr>
      </w:pPr>
      <w:r w:rsidRPr="004B30C9">
        <w:rPr>
          <w:rFonts w:eastAsiaTheme="minorHAnsi"/>
        </w:rPr>
        <w:t>(</w:t>
      </w:r>
      <w:del w:id="471" w:author="Thomas Quaid" w:date="2026-01-31T14:39:00Z" w16du:dateUtc="2026-01-31T22:39:00Z">
        <w:r w:rsidR="001061AE" w:rsidRPr="001061AE">
          <w:rPr>
            <w:rFonts w:eastAsiaTheme="minorHAnsi"/>
          </w:rPr>
          <w:delText>19</w:delText>
        </w:r>
      </w:del>
      <w:ins w:id="472" w:author="Thomas Quaid" w:date="2026-01-31T14:39:00Z" w16du:dateUtc="2026-01-31T22:39:00Z">
        <w:r w:rsidRPr="004B30C9">
          <w:rPr>
            <w:rFonts w:eastAsiaTheme="minorHAnsi"/>
          </w:rPr>
          <w:t>22</w:t>
        </w:r>
      </w:ins>
      <w:r w:rsidRPr="004B30C9">
        <w:rPr>
          <w:rFonts w:eastAsiaTheme="minorHAnsi"/>
        </w:rPr>
        <w:t>)</w:t>
      </w:r>
      <w:r w:rsidRPr="004B30C9">
        <w:rPr>
          <w:rFonts w:eastAsiaTheme="minorHAnsi"/>
        </w:rPr>
        <w:tab/>
        <w:t xml:space="preserve">Ma, R.; Schuette, G. F.; Broadbelt, L. J. Microkinetic Modeling of CO2 Hydrolysis over Zn-(1,4,7,10-Tetraazacyclododecane) Catalyst Based on First Principles: Revelation of Rate-Determining Step. </w:t>
      </w:r>
      <w:r w:rsidRPr="004B30C9">
        <w:rPr>
          <w:rFonts w:eastAsiaTheme="minorHAnsi"/>
          <w:i/>
          <w:iCs/>
        </w:rPr>
        <w:t>J. Catal.</w:t>
      </w:r>
      <w:r w:rsidRPr="004B30C9">
        <w:rPr>
          <w:rFonts w:eastAsiaTheme="minorHAnsi"/>
        </w:rPr>
        <w:t xml:space="preserve"> </w:t>
      </w:r>
      <w:r w:rsidRPr="004B30C9">
        <w:rPr>
          <w:rFonts w:eastAsiaTheme="minorHAnsi"/>
          <w:b/>
          <w:bCs/>
        </w:rPr>
        <w:t>2014</w:t>
      </w:r>
      <w:r w:rsidRPr="004B30C9">
        <w:rPr>
          <w:rFonts w:eastAsiaTheme="minorHAnsi"/>
        </w:rPr>
        <w:t xml:space="preserve">, </w:t>
      </w:r>
      <w:r w:rsidRPr="004B30C9">
        <w:rPr>
          <w:rFonts w:eastAsiaTheme="minorHAnsi"/>
          <w:i/>
          <w:iCs/>
        </w:rPr>
        <w:t>317</w:t>
      </w:r>
      <w:r w:rsidRPr="004B30C9">
        <w:rPr>
          <w:rFonts w:eastAsiaTheme="minorHAnsi"/>
        </w:rPr>
        <w:t>, 176–184. https://doi.org/10.1016/j.jcat.2014.06.001.</w:t>
      </w:r>
    </w:p>
    <w:p w14:paraId="5B9EFE62" w14:textId="77777777" w:rsidR="004B30C9" w:rsidRPr="004B30C9" w:rsidRDefault="004B30C9" w:rsidP="004B30C9">
      <w:pPr>
        <w:pStyle w:val="Bibliography"/>
        <w:rPr>
          <w:rFonts w:eastAsiaTheme="minorHAnsi"/>
        </w:rPr>
      </w:pPr>
      <w:r w:rsidRPr="004B30C9">
        <w:rPr>
          <w:rFonts w:eastAsiaTheme="minorHAnsi"/>
        </w:rPr>
        <w:t>(</w:t>
      </w:r>
      <w:del w:id="473" w:author="Thomas Quaid" w:date="2026-01-31T14:39:00Z" w16du:dateUtc="2026-01-31T22:39:00Z">
        <w:r w:rsidR="001061AE" w:rsidRPr="001061AE">
          <w:rPr>
            <w:rFonts w:eastAsiaTheme="minorHAnsi"/>
          </w:rPr>
          <w:delText>20</w:delText>
        </w:r>
      </w:del>
      <w:ins w:id="474" w:author="Thomas Quaid" w:date="2026-01-31T14:39:00Z" w16du:dateUtc="2026-01-31T22:39:00Z">
        <w:r w:rsidRPr="004B30C9">
          <w:rPr>
            <w:rFonts w:eastAsiaTheme="minorHAnsi"/>
          </w:rPr>
          <w:t>23</w:t>
        </w:r>
      </w:ins>
      <w:r w:rsidRPr="004B30C9">
        <w:rPr>
          <w:rFonts w:eastAsiaTheme="minorHAnsi"/>
        </w:rPr>
        <w:t>)</w:t>
      </w:r>
      <w:r w:rsidRPr="004B30C9">
        <w:rPr>
          <w:rFonts w:eastAsiaTheme="minorHAnsi"/>
        </w:rPr>
        <w:tab/>
        <w:t xml:space="preserve">Reed, A. E.; Weinstock, R. B.; Weinhold, F. Natural Population Analysis. </w:t>
      </w:r>
      <w:r w:rsidRPr="004B30C9">
        <w:rPr>
          <w:rFonts w:eastAsiaTheme="minorHAnsi"/>
          <w:i/>
          <w:iCs/>
        </w:rPr>
        <w:t>J. Chem. Phys.</w:t>
      </w:r>
      <w:r w:rsidRPr="004B30C9">
        <w:rPr>
          <w:rFonts w:eastAsiaTheme="minorHAnsi"/>
        </w:rPr>
        <w:t xml:space="preserve"> </w:t>
      </w:r>
      <w:r w:rsidRPr="004B30C9">
        <w:rPr>
          <w:rFonts w:eastAsiaTheme="minorHAnsi"/>
          <w:b/>
          <w:bCs/>
        </w:rPr>
        <w:t>1985</w:t>
      </w:r>
      <w:r w:rsidRPr="004B30C9">
        <w:rPr>
          <w:rFonts w:eastAsiaTheme="minorHAnsi"/>
        </w:rPr>
        <w:t xml:space="preserve">, </w:t>
      </w:r>
      <w:r w:rsidRPr="004B30C9">
        <w:rPr>
          <w:rFonts w:eastAsiaTheme="minorHAnsi"/>
          <w:i/>
          <w:iCs/>
        </w:rPr>
        <w:t>83</w:t>
      </w:r>
      <w:r w:rsidRPr="004B30C9">
        <w:rPr>
          <w:rFonts w:eastAsiaTheme="minorHAnsi"/>
        </w:rPr>
        <w:t xml:space="preserve"> (2), 735–746. https://doi.org/10.1063/1.449486.</w:t>
      </w:r>
    </w:p>
    <w:p w14:paraId="7D91D176" w14:textId="77777777" w:rsidR="004B30C9" w:rsidRPr="004B30C9" w:rsidRDefault="004B30C9" w:rsidP="004B30C9">
      <w:pPr>
        <w:pStyle w:val="Bibliography"/>
        <w:rPr>
          <w:rFonts w:eastAsiaTheme="minorHAnsi"/>
        </w:rPr>
      </w:pPr>
      <w:r w:rsidRPr="004B30C9">
        <w:rPr>
          <w:rFonts w:eastAsiaTheme="minorHAnsi"/>
        </w:rPr>
        <w:t>(</w:t>
      </w:r>
      <w:del w:id="475" w:author="Thomas Quaid" w:date="2026-01-31T14:39:00Z" w16du:dateUtc="2026-01-31T22:39:00Z">
        <w:r w:rsidR="001061AE" w:rsidRPr="001061AE">
          <w:rPr>
            <w:rFonts w:eastAsiaTheme="minorHAnsi"/>
          </w:rPr>
          <w:delText>21</w:delText>
        </w:r>
      </w:del>
      <w:ins w:id="476" w:author="Thomas Quaid" w:date="2026-01-31T14:39:00Z" w16du:dateUtc="2026-01-31T22:39:00Z">
        <w:r w:rsidRPr="004B30C9">
          <w:rPr>
            <w:rFonts w:eastAsiaTheme="minorHAnsi"/>
          </w:rPr>
          <w:t>24</w:t>
        </w:r>
      </w:ins>
      <w:r w:rsidRPr="004B30C9">
        <w:rPr>
          <w:rFonts w:eastAsiaTheme="minorHAnsi"/>
        </w:rPr>
        <w:t>)</w:t>
      </w:r>
      <w:r w:rsidRPr="004B30C9">
        <w:rPr>
          <w:rFonts w:eastAsiaTheme="minorHAnsi"/>
        </w:rPr>
        <w:tab/>
        <w:t xml:space="preserve">Glendening, E. D.; Landis, C. R.; Weinhold, F. Natural Bond Orbital Methods. </w:t>
      </w:r>
      <w:r w:rsidRPr="004B30C9">
        <w:rPr>
          <w:rFonts w:eastAsiaTheme="minorHAnsi"/>
          <w:i/>
          <w:iCs/>
        </w:rPr>
        <w:t>WIREs Comput. Mol. Sci.</w:t>
      </w:r>
      <w:r w:rsidRPr="004B30C9">
        <w:rPr>
          <w:rFonts w:eastAsiaTheme="minorHAnsi"/>
        </w:rPr>
        <w:t xml:space="preserve"> </w:t>
      </w:r>
      <w:r w:rsidRPr="004B30C9">
        <w:rPr>
          <w:rFonts w:eastAsiaTheme="minorHAnsi"/>
          <w:b/>
          <w:bCs/>
        </w:rPr>
        <w:t>2012</w:t>
      </w:r>
      <w:r w:rsidRPr="004B30C9">
        <w:rPr>
          <w:rFonts w:eastAsiaTheme="minorHAnsi"/>
        </w:rPr>
        <w:t xml:space="preserve">, </w:t>
      </w:r>
      <w:r w:rsidRPr="004B30C9">
        <w:rPr>
          <w:rFonts w:eastAsiaTheme="minorHAnsi"/>
          <w:i/>
          <w:iCs/>
        </w:rPr>
        <w:t>2</w:t>
      </w:r>
      <w:r w:rsidRPr="004B30C9">
        <w:rPr>
          <w:rFonts w:eastAsiaTheme="minorHAnsi"/>
        </w:rPr>
        <w:t xml:space="preserve"> (1), 1–42. https://doi.org/10.1002/wcms.51.</w:t>
      </w:r>
    </w:p>
    <w:p w14:paraId="5E1D903B" w14:textId="77777777" w:rsidR="004B30C9" w:rsidRPr="004B30C9" w:rsidRDefault="004B30C9" w:rsidP="004B30C9">
      <w:pPr>
        <w:pStyle w:val="Bibliography"/>
        <w:rPr>
          <w:rFonts w:eastAsiaTheme="minorHAnsi"/>
        </w:rPr>
      </w:pPr>
      <w:r w:rsidRPr="004B30C9">
        <w:rPr>
          <w:rFonts w:eastAsiaTheme="minorHAnsi"/>
        </w:rPr>
        <w:t>(</w:t>
      </w:r>
      <w:del w:id="477" w:author="Thomas Quaid" w:date="2026-01-31T14:39:00Z" w16du:dateUtc="2026-01-31T22:39:00Z">
        <w:r w:rsidR="001061AE" w:rsidRPr="001061AE">
          <w:rPr>
            <w:rFonts w:eastAsiaTheme="minorHAnsi"/>
          </w:rPr>
          <w:delText>22</w:delText>
        </w:r>
      </w:del>
      <w:ins w:id="478" w:author="Thomas Quaid" w:date="2026-01-31T14:39:00Z" w16du:dateUtc="2026-01-31T22:39:00Z">
        <w:r w:rsidRPr="004B30C9">
          <w:rPr>
            <w:rFonts w:eastAsiaTheme="minorHAnsi"/>
          </w:rPr>
          <w:t>25</w:t>
        </w:r>
      </w:ins>
      <w:r w:rsidRPr="004B30C9">
        <w:rPr>
          <w:rFonts w:eastAsiaTheme="minorHAnsi"/>
        </w:rPr>
        <w:t>)</w:t>
      </w:r>
      <w:r w:rsidRPr="004B30C9">
        <w:rPr>
          <w:rFonts w:eastAsiaTheme="minorHAnsi"/>
        </w:rPr>
        <w:tab/>
        <w:t xml:space="preserve">Neese, F. The ORCA Program System. </w:t>
      </w:r>
      <w:r w:rsidRPr="004B30C9">
        <w:rPr>
          <w:rFonts w:eastAsiaTheme="minorHAnsi"/>
          <w:i/>
          <w:iCs/>
        </w:rPr>
        <w:t>WIREs Comput. Mol. Sci.</w:t>
      </w:r>
      <w:r w:rsidRPr="004B30C9">
        <w:rPr>
          <w:rFonts w:eastAsiaTheme="minorHAnsi"/>
        </w:rPr>
        <w:t xml:space="preserve"> </w:t>
      </w:r>
      <w:r w:rsidRPr="004B30C9">
        <w:rPr>
          <w:rFonts w:eastAsiaTheme="minorHAnsi"/>
          <w:b/>
          <w:bCs/>
        </w:rPr>
        <w:t>2012</w:t>
      </w:r>
      <w:r w:rsidRPr="004B30C9">
        <w:rPr>
          <w:rFonts w:eastAsiaTheme="minorHAnsi"/>
        </w:rPr>
        <w:t xml:space="preserve">, </w:t>
      </w:r>
      <w:r w:rsidRPr="004B30C9">
        <w:rPr>
          <w:rFonts w:eastAsiaTheme="minorHAnsi"/>
          <w:i/>
          <w:iCs/>
        </w:rPr>
        <w:t>2</w:t>
      </w:r>
      <w:r w:rsidRPr="004B30C9">
        <w:rPr>
          <w:rFonts w:eastAsiaTheme="minorHAnsi"/>
        </w:rPr>
        <w:t xml:space="preserve"> (1), 73–78. https://doi.org/10.1002/wcms.81.</w:t>
      </w:r>
    </w:p>
    <w:p w14:paraId="2F3304B8" w14:textId="77777777" w:rsidR="004B30C9" w:rsidRPr="004B30C9" w:rsidRDefault="001061AE" w:rsidP="004B30C9">
      <w:pPr>
        <w:pStyle w:val="Bibliography"/>
        <w:rPr>
          <w:rFonts w:eastAsiaTheme="minorHAnsi"/>
        </w:rPr>
      </w:pPr>
      <w:del w:id="479" w:author="Thomas Quaid" w:date="2026-01-31T14:39:00Z" w16du:dateUtc="2026-01-31T22:39:00Z">
        <w:r w:rsidRPr="001061AE">
          <w:rPr>
            <w:rFonts w:eastAsiaTheme="minorHAnsi"/>
          </w:rPr>
          <w:delText>(23)</w:delText>
        </w:r>
        <w:r w:rsidRPr="001061AE">
          <w:rPr>
            <w:rFonts w:eastAsiaTheme="minorHAnsi"/>
          </w:rPr>
          <w:tab/>
          <w:delText xml:space="preserve">Neese, F.; Wennmohs, F.; Becker, U.; Riplinger, C. The ORCA Quantum Chemistry Program Package. </w:delText>
        </w:r>
        <w:r w:rsidRPr="001061AE">
          <w:rPr>
            <w:rFonts w:eastAsiaTheme="minorHAnsi"/>
            <w:i/>
            <w:iCs/>
          </w:rPr>
          <w:delText>J. Chem. Phys</w:delText>
        </w:r>
      </w:del>
      <w:moveToRangeStart w:id="480" w:author="Thomas Quaid" w:date="2026-01-31T14:39:00Z" w:name="move220762758"/>
      <w:moveTo w:id="481" w:author="Thomas Quaid" w:date="2026-01-31T14:39:00Z" w16du:dateUtc="2026-01-31T22:39:00Z">
        <w:r w:rsidR="004B30C9" w:rsidRPr="004B30C9">
          <w:rPr>
            <w:rFonts w:eastAsiaTheme="minorHAnsi"/>
          </w:rPr>
          <w:t>(26)</w:t>
        </w:r>
        <w:r w:rsidR="004B30C9" w:rsidRPr="004B30C9">
          <w:rPr>
            <w:rFonts w:eastAsiaTheme="minorHAnsi"/>
          </w:rPr>
          <w:tab/>
          <w:t xml:space="preserve">Neese, F.; Wennmohs, F.; Becker, U.; Riplinger, C. The ORCA Quantum Chemistry Program Package. </w:t>
        </w:r>
        <w:r w:rsidR="004B30C9" w:rsidRPr="004B30C9">
          <w:rPr>
            <w:rFonts w:eastAsiaTheme="minorHAnsi"/>
            <w:i/>
            <w:iCs/>
          </w:rPr>
          <w:t>J. Chem. Phys</w:t>
        </w:r>
      </w:moveTo>
      <w:moveToRangeEnd w:id="480"/>
      <w:r w:rsidR="004B30C9" w:rsidRPr="004B30C9">
        <w:rPr>
          <w:rFonts w:eastAsiaTheme="minorHAnsi"/>
          <w:i/>
          <w:iCs/>
        </w:rPr>
        <w:t>.</w:t>
      </w:r>
      <w:r w:rsidR="004B30C9" w:rsidRPr="004B30C9">
        <w:rPr>
          <w:rFonts w:eastAsiaTheme="minorHAnsi"/>
        </w:rPr>
        <w:t xml:space="preserve"> </w:t>
      </w:r>
      <w:r w:rsidR="004B30C9" w:rsidRPr="004B30C9">
        <w:rPr>
          <w:rFonts w:eastAsiaTheme="minorHAnsi"/>
          <w:b/>
          <w:bCs/>
        </w:rPr>
        <w:t>2020</w:t>
      </w:r>
      <w:r w:rsidR="004B30C9" w:rsidRPr="004B30C9">
        <w:rPr>
          <w:rFonts w:eastAsiaTheme="minorHAnsi"/>
        </w:rPr>
        <w:t xml:space="preserve">, </w:t>
      </w:r>
      <w:r w:rsidR="004B30C9" w:rsidRPr="004B30C9">
        <w:rPr>
          <w:rFonts w:eastAsiaTheme="minorHAnsi"/>
          <w:i/>
          <w:iCs/>
        </w:rPr>
        <w:t>152</w:t>
      </w:r>
      <w:r w:rsidR="004B30C9" w:rsidRPr="004B30C9">
        <w:rPr>
          <w:rFonts w:eastAsiaTheme="minorHAnsi"/>
        </w:rPr>
        <w:t xml:space="preserve"> (22), 224108. https://doi.org/10.1063/5.0004608.</w:t>
      </w:r>
    </w:p>
    <w:p w14:paraId="5348E627" w14:textId="77777777" w:rsidR="004B30C9" w:rsidRPr="004B30C9" w:rsidRDefault="004B30C9" w:rsidP="004B30C9">
      <w:pPr>
        <w:pStyle w:val="Bibliography"/>
        <w:rPr>
          <w:rFonts w:eastAsiaTheme="minorHAnsi"/>
        </w:rPr>
      </w:pPr>
      <w:r w:rsidRPr="004B30C9">
        <w:rPr>
          <w:rFonts w:eastAsiaTheme="minorHAnsi"/>
        </w:rPr>
        <w:t>(</w:t>
      </w:r>
      <w:del w:id="482" w:author="Thomas Quaid" w:date="2026-01-31T14:39:00Z" w16du:dateUtc="2026-01-31T22:39:00Z">
        <w:r w:rsidR="001061AE" w:rsidRPr="001061AE">
          <w:rPr>
            <w:rFonts w:eastAsiaTheme="minorHAnsi"/>
          </w:rPr>
          <w:delText>24</w:delText>
        </w:r>
      </w:del>
      <w:ins w:id="483" w:author="Thomas Quaid" w:date="2026-01-31T14:39:00Z" w16du:dateUtc="2026-01-31T22:39:00Z">
        <w:r w:rsidRPr="004B30C9">
          <w:rPr>
            <w:rFonts w:eastAsiaTheme="minorHAnsi"/>
          </w:rPr>
          <w:t>27</w:t>
        </w:r>
      </w:ins>
      <w:r w:rsidRPr="004B30C9">
        <w:rPr>
          <w:rFonts w:eastAsiaTheme="minorHAnsi"/>
        </w:rPr>
        <w:t>)</w:t>
      </w:r>
      <w:r w:rsidRPr="004B30C9">
        <w:rPr>
          <w:rFonts w:eastAsiaTheme="minorHAnsi"/>
        </w:rPr>
        <w:tab/>
        <w:t xml:space="preserve">Aksu, G. O.; Daglar, H.; Altintas, C.; Keskin, S. Computational Selection of High-Performing Covalent Organic Frameworks for Adsorption and Membrane-Based CO2/H2 Separation. </w:t>
      </w:r>
      <w:r w:rsidRPr="004B30C9">
        <w:rPr>
          <w:rFonts w:eastAsiaTheme="minorHAnsi"/>
          <w:i/>
          <w:iCs/>
        </w:rPr>
        <w:t>J. Phys. Chem. C</w:t>
      </w:r>
      <w:r w:rsidRPr="004B30C9">
        <w:rPr>
          <w:rFonts w:eastAsiaTheme="minorHAnsi"/>
        </w:rPr>
        <w:t xml:space="preserve"> </w:t>
      </w:r>
      <w:r w:rsidRPr="004B30C9">
        <w:rPr>
          <w:rFonts w:eastAsiaTheme="minorHAnsi"/>
          <w:b/>
          <w:bCs/>
        </w:rPr>
        <w:t>2020</w:t>
      </w:r>
      <w:r w:rsidRPr="004B30C9">
        <w:rPr>
          <w:rFonts w:eastAsiaTheme="minorHAnsi"/>
        </w:rPr>
        <w:t xml:space="preserve">, </w:t>
      </w:r>
      <w:r w:rsidRPr="004B30C9">
        <w:rPr>
          <w:rFonts w:eastAsiaTheme="minorHAnsi"/>
          <w:i/>
          <w:iCs/>
        </w:rPr>
        <w:t>124</w:t>
      </w:r>
      <w:r w:rsidRPr="004B30C9">
        <w:rPr>
          <w:rFonts w:eastAsiaTheme="minorHAnsi"/>
        </w:rPr>
        <w:t xml:space="preserve"> (41), 22577–22590. https://doi.org/10.1021/acs.jpcc.0c07062.</w:t>
      </w:r>
    </w:p>
    <w:p w14:paraId="2EB241CF" w14:textId="77777777" w:rsidR="004B30C9" w:rsidRPr="004B30C9" w:rsidRDefault="004B30C9" w:rsidP="004B30C9">
      <w:pPr>
        <w:pStyle w:val="Bibliography"/>
        <w:rPr>
          <w:rFonts w:eastAsiaTheme="minorHAnsi"/>
        </w:rPr>
      </w:pPr>
      <w:r w:rsidRPr="004B30C9">
        <w:rPr>
          <w:rFonts w:eastAsiaTheme="minorHAnsi"/>
        </w:rPr>
        <w:t>(</w:t>
      </w:r>
      <w:del w:id="484" w:author="Thomas Quaid" w:date="2026-01-31T14:39:00Z" w16du:dateUtc="2026-01-31T22:39:00Z">
        <w:r w:rsidR="001061AE" w:rsidRPr="001061AE">
          <w:rPr>
            <w:rFonts w:eastAsiaTheme="minorHAnsi"/>
          </w:rPr>
          <w:delText>25</w:delText>
        </w:r>
      </w:del>
      <w:ins w:id="485" w:author="Thomas Quaid" w:date="2026-01-31T14:39:00Z" w16du:dateUtc="2026-01-31T22:39:00Z">
        <w:r w:rsidRPr="004B30C9">
          <w:rPr>
            <w:rFonts w:eastAsiaTheme="minorHAnsi"/>
          </w:rPr>
          <w:t>28</w:t>
        </w:r>
      </w:ins>
      <w:r w:rsidRPr="004B30C9">
        <w:rPr>
          <w:rFonts w:eastAsiaTheme="minorHAnsi"/>
        </w:rPr>
        <w:t>)</w:t>
      </w:r>
      <w:r w:rsidRPr="004B30C9">
        <w:rPr>
          <w:rFonts w:eastAsiaTheme="minorHAnsi"/>
        </w:rPr>
        <w:tab/>
        <w:t xml:space="preserve">Clavier, H.; Nolan, S. P. Percent Buried Volume for Phosphine and N-Heterocyclic Carbene Ligands: Steric Properties in Organometallic Chemistry. </w:t>
      </w:r>
      <w:r w:rsidRPr="004B30C9">
        <w:rPr>
          <w:rFonts w:eastAsiaTheme="minorHAnsi"/>
          <w:i/>
          <w:iCs/>
        </w:rPr>
        <w:t>Chem. Commun.</w:t>
      </w:r>
      <w:r w:rsidRPr="004B30C9">
        <w:rPr>
          <w:rFonts w:eastAsiaTheme="minorHAnsi"/>
        </w:rPr>
        <w:t xml:space="preserve"> </w:t>
      </w:r>
      <w:r w:rsidRPr="004B30C9">
        <w:rPr>
          <w:rFonts w:eastAsiaTheme="minorHAnsi"/>
          <w:b/>
          <w:bCs/>
        </w:rPr>
        <w:t>2010</w:t>
      </w:r>
      <w:r w:rsidRPr="004B30C9">
        <w:rPr>
          <w:rFonts w:eastAsiaTheme="minorHAnsi"/>
        </w:rPr>
        <w:t xml:space="preserve">, </w:t>
      </w:r>
      <w:r w:rsidRPr="004B30C9">
        <w:rPr>
          <w:rFonts w:eastAsiaTheme="minorHAnsi"/>
          <w:i/>
          <w:iCs/>
        </w:rPr>
        <w:t>46</w:t>
      </w:r>
      <w:r w:rsidRPr="004B30C9">
        <w:rPr>
          <w:rFonts w:eastAsiaTheme="minorHAnsi"/>
        </w:rPr>
        <w:t xml:space="preserve"> (6), 841–861. https://doi.org/10.1039/B922984A.</w:t>
      </w:r>
    </w:p>
    <w:p w14:paraId="07935B4C" w14:textId="77777777" w:rsidR="004B30C9" w:rsidRPr="004B30C9" w:rsidRDefault="004B30C9" w:rsidP="004B30C9">
      <w:pPr>
        <w:pStyle w:val="Bibliography"/>
        <w:rPr>
          <w:rFonts w:eastAsiaTheme="minorHAnsi"/>
        </w:rPr>
      </w:pPr>
      <w:ins w:id="486" w:author="Thomas Quaid" w:date="2026-01-31T14:39:00Z" w16du:dateUtc="2026-01-31T22:39:00Z">
        <w:r w:rsidRPr="004B30C9">
          <w:rPr>
            <w:rFonts w:eastAsiaTheme="minorHAnsi"/>
          </w:rPr>
          <w:t>(29)</w:t>
        </w:r>
        <w:r w:rsidRPr="004B30C9">
          <w:rPr>
            <w:rFonts w:eastAsiaTheme="minorHAnsi"/>
          </w:rPr>
          <w:tab/>
          <w:t xml:space="preserve">Neese, F.; Wennmohs, F.; Becker, U.; Riplinger, C. The ORCA Quantum Chemistry Program Package. </w:t>
        </w:r>
        <w:r w:rsidRPr="004B30C9">
          <w:rPr>
            <w:rFonts w:eastAsiaTheme="minorHAnsi"/>
            <w:i/>
            <w:iCs/>
          </w:rPr>
          <w:t>J. Chem. Phys</w:t>
        </w:r>
      </w:ins>
      <w:moveFromRangeStart w:id="487" w:author="Thomas Quaid" w:date="2026-01-31T14:39:00Z" w:name="move220762758"/>
      <w:moveFrom w:id="488" w:author="Thomas Quaid" w:date="2026-01-31T14:39:00Z" w16du:dateUtc="2026-01-31T22:39:00Z">
        <w:r w:rsidRPr="004B30C9">
          <w:rPr>
            <w:rFonts w:eastAsiaTheme="minorHAnsi"/>
          </w:rPr>
          <w:t>(26)</w:t>
        </w:r>
        <w:r w:rsidRPr="004B30C9">
          <w:rPr>
            <w:rFonts w:eastAsiaTheme="minorHAnsi"/>
          </w:rPr>
          <w:tab/>
          <w:t xml:space="preserve">Neese, F.; Wennmohs, F.; Becker, U.; Riplinger, C. The ORCA Quantum Chemistry Program Package. </w:t>
        </w:r>
        <w:r w:rsidRPr="004B30C9">
          <w:rPr>
            <w:rFonts w:eastAsiaTheme="minorHAnsi"/>
            <w:i/>
            <w:iCs/>
          </w:rPr>
          <w:t>J. Chem. Phys</w:t>
        </w:r>
      </w:moveFrom>
      <w:moveFromRangeEnd w:id="487"/>
      <w:r w:rsidRPr="004B30C9">
        <w:rPr>
          <w:rFonts w:eastAsiaTheme="minorHAnsi"/>
          <w:i/>
          <w:iCs/>
        </w:rPr>
        <w:t>.</w:t>
      </w:r>
      <w:r w:rsidRPr="004B30C9">
        <w:rPr>
          <w:rFonts w:eastAsiaTheme="minorHAnsi"/>
        </w:rPr>
        <w:t xml:space="preserve">, 2020, </w:t>
      </w:r>
      <w:r w:rsidRPr="004B30C9">
        <w:rPr>
          <w:rFonts w:eastAsiaTheme="minorHAnsi"/>
          <w:i/>
          <w:iCs/>
        </w:rPr>
        <w:t>152</w:t>
      </w:r>
      <w:r w:rsidRPr="004B30C9">
        <w:rPr>
          <w:rFonts w:eastAsiaTheme="minorHAnsi"/>
        </w:rPr>
        <w:t>, Art. No. L224108. https://doi.org/10.1063/5.0004608.</w:t>
      </w:r>
    </w:p>
    <w:p w14:paraId="3B2235D2" w14:textId="77777777" w:rsidR="004B30C9" w:rsidRPr="004B30C9" w:rsidRDefault="004B30C9" w:rsidP="004B30C9">
      <w:pPr>
        <w:pStyle w:val="Bibliography"/>
        <w:rPr>
          <w:rFonts w:eastAsiaTheme="minorHAnsi"/>
        </w:rPr>
      </w:pPr>
      <w:r w:rsidRPr="004B30C9">
        <w:rPr>
          <w:rFonts w:eastAsiaTheme="minorHAnsi"/>
        </w:rPr>
        <w:t>(</w:t>
      </w:r>
      <w:del w:id="489" w:author="Thomas Quaid" w:date="2026-01-31T14:39:00Z" w16du:dateUtc="2026-01-31T22:39:00Z">
        <w:r w:rsidR="001061AE" w:rsidRPr="001061AE">
          <w:rPr>
            <w:rFonts w:eastAsiaTheme="minorHAnsi"/>
          </w:rPr>
          <w:delText>27</w:delText>
        </w:r>
      </w:del>
      <w:ins w:id="490" w:author="Thomas Quaid" w:date="2026-01-31T14:39:00Z" w16du:dateUtc="2026-01-31T22:39:00Z">
        <w:r w:rsidRPr="004B30C9">
          <w:rPr>
            <w:rFonts w:eastAsiaTheme="minorHAnsi"/>
          </w:rPr>
          <w:t>30</w:t>
        </w:r>
      </w:ins>
      <w:r w:rsidRPr="004B30C9">
        <w:rPr>
          <w:rFonts w:eastAsiaTheme="minorHAnsi"/>
        </w:rPr>
        <w:t>)</w:t>
      </w:r>
      <w:r w:rsidRPr="004B30C9">
        <w:rPr>
          <w:rFonts w:eastAsiaTheme="minorHAnsi"/>
        </w:rPr>
        <w:tab/>
        <w:t xml:space="preserve">Sobez, J.-G.; Reiher, M. Molassembler: Molecular Graph Construction, Modification, and Conformer Generation for Inorganic and Organic Molecules. </w:t>
      </w:r>
      <w:r w:rsidRPr="004B30C9">
        <w:rPr>
          <w:rFonts w:eastAsiaTheme="minorHAnsi"/>
          <w:i/>
          <w:iCs/>
        </w:rPr>
        <w:t>J. Chem. Inf. Model.</w:t>
      </w:r>
      <w:r w:rsidRPr="004B30C9">
        <w:rPr>
          <w:rFonts w:eastAsiaTheme="minorHAnsi"/>
        </w:rPr>
        <w:t xml:space="preserve"> </w:t>
      </w:r>
      <w:r w:rsidRPr="004B30C9">
        <w:rPr>
          <w:rFonts w:eastAsiaTheme="minorHAnsi"/>
          <w:b/>
          <w:bCs/>
        </w:rPr>
        <w:t>2020</w:t>
      </w:r>
      <w:r w:rsidRPr="004B30C9">
        <w:rPr>
          <w:rFonts w:eastAsiaTheme="minorHAnsi"/>
        </w:rPr>
        <w:t xml:space="preserve">, </w:t>
      </w:r>
      <w:r w:rsidRPr="004B30C9">
        <w:rPr>
          <w:rFonts w:eastAsiaTheme="minorHAnsi"/>
          <w:i/>
          <w:iCs/>
        </w:rPr>
        <w:t>60</w:t>
      </w:r>
      <w:r w:rsidRPr="004B30C9">
        <w:rPr>
          <w:rFonts w:eastAsiaTheme="minorHAnsi"/>
        </w:rPr>
        <w:t xml:space="preserve"> (8), 3884–3900. https://doi.org/10.1021/acs.jcim.0c00503.</w:t>
      </w:r>
    </w:p>
    <w:p w14:paraId="2A779082" w14:textId="77777777" w:rsidR="004B30C9" w:rsidRPr="004B30C9" w:rsidRDefault="004B30C9" w:rsidP="004B30C9">
      <w:pPr>
        <w:pStyle w:val="Bibliography"/>
        <w:rPr>
          <w:rFonts w:eastAsiaTheme="minorHAnsi"/>
        </w:rPr>
      </w:pPr>
      <w:r w:rsidRPr="004B30C9">
        <w:rPr>
          <w:rFonts w:eastAsiaTheme="minorHAnsi"/>
        </w:rPr>
        <w:t>(</w:t>
      </w:r>
      <w:del w:id="491" w:author="Thomas Quaid" w:date="2026-01-31T14:39:00Z" w16du:dateUtc="2026-01-31T22:39:00Z">
        <w:r w:rsidR="001061AE" w:rsidRPr="001061AE">
          <w:rPr>
            <w:rFonts w:eastAsiaTheme="minorHAnsi"/>
          </w:rPr>
          <w:delText>28</w:delText>
        </w:r>
      </w:del>
      <w:ins w:id="492" w:author="Thomas Quaid" w:date="2026-01-31T14:39:00Z" w16du:dateUtc="2026-01-31T22:39:00Z">
        <w:r w:rsidRPr="004B30C9">
          <w:rPr>
            <w:rFonts w:eastAsiaTheme="minorHAnsi"/>
          </w:rPr>
          <w:t>31</w:t>
        </w:r>
      </w:ins>
      <w:r w:rsidRPr="004B30C9">
        <w:rPr>
          <w:rFonts w:eastAsiaTheme="minorHAnsi"/>
        </w:rPr>
        <w:t>)</w:t>
      </w:r>
      <w:r w:rsidRPr="004B30C9">
        <w:rPr>
          <w:rFonts w:eastAsiaTheme="minorHAnsi"/>
        </w:rPr>
        <w:tab/>
        <w:t xml:space="preserve">Hanwell, M. D.; Curtis, D. E.; Lonie, D. C.; Vandermeersch, T.; Zurek, E.; Hutchison, G. R. Avogadro: An Advanced Semantic Chemical Editor, Visualization, and Analysis Platform. </w:t>
      </w:r>
      <w:r w:rsidRPr="004B30C9">
        <w:rPr>
          <w:rFonts w:eastAsiaTheme="minorHAnsi"/>
          <w:i/>
          <w:iCs/>
        </w:rPr>
        <w:t>J. Cheminformatics</w:t>
      </w:r>
      <w:r w:rsidRPr="004B30C9">
        <w:rPr>
          <w:rFonts w:eastAsiaTheme="minorHAnsi"/>
        </w:rPr>
        <w:t xml:space="preserve"> </w:t>
      </w:r>
      <w:r w:rsidRPr="004B30C9">
        <w:rPr>
          <w:rFonts w:eastAsiaTheme="minorHAnsi"/>
          <w:b/>
          <w:bCs/>
        </w:rPr>
        <w:t>2012</w:t>
      </w:r>
      <w:r w:rsidRPr="004B30C9">
        <w:rPr>
          <w:rFonts w:eastAsiaTheme="minorHAnsi"/>
        </w:rPr>
        <w:t xml:space="preserve">, </w:t>
      </w:r>
      <w:r w:rsidRPr="004B30C9">
        <w:rPr>
          <w:rFonts w:eastAsiaTheme="minorHAnsi"/>
          <w:i/>
          <w:iCs/>
        </w:rPr>
        <w:t>4</w:t>
      </w:r>
      <w:r w:rsidRPr="004B30C9">
        <w:rPr>
          <w:rFonts w:eastAsiaTheme="minorHAnsi"/>
        </w:rPr>
        <w:t xml:space="preserve"> (1), 17. https://doi.org/10.1186/1758-2946-4-17.</w:t>
      </w:r>
    </w:p>
    <w:p w14:paraId="47EF8F30" w14:textId="77777777" w:rsidR="004B30C9" w:rsidRPr="004B30C9" w:rsidRDefault="004B30C9" w:rsidP="004B30C9">
      <w:pPr>
        <w:pStyle w:val="Bibliography"/>
        <w:rPr>
          <w:rFonts w:eastAsiaTheme="minorHAnsi"/>
        </w:rPr>
      </w:pPr>
      <w:r w:rsidRPr="004B30C9">
        <w:rPr>
          <w:rFonts w:eastAsiaTheme="minorHAnsi"/>
        </w:rPr>
        <w:t>(</w:t>
      </w:r>
      <w:del w:id="493" w:author="Thomas Quaid" w:date="2026-01-31T14:39:00Z" w16du:dateUtc="2026-01-31T22:39:00Z">
        <w:r w:rsidR="001061AE" w:rsidRPr="001061AE">
          <w:rPr>
            <w:rFonts w:eastAsiaTheme="minorHAnsi"/>
          </w:rPr>
          <w:delText>29</w:delText>
        </w:r>
      </w:del>
      <w:ins w:id="494" w:author="Thomas Quaid" w:date="2026-01-31T14:39:00Z" w16du:dateUtc="2026-01-31T22:39:00Z">
        <w:r w:rsidRPr="004B30C9">
          <w:rPr>
            <w:rFonts w:eastAsiaTheme="minorHAnsi"/>
          </w:rPr>
          <w:t>32</w:t>
        </w:r>
      </w:ins>
      <w:r w:rsidRPr="004B30C9">
        <w:rPr>
          <w:rFonts w:eastAsiaTheme="minorHAnsi"/>
        </w:rPr>
        <w:t>)</w:t>
      </w:r>
      <w:r w:rsidRPr="004B30C9">
        <w:rPr>
          <w:rFonts w:eastAsiaTheme="minorHAnsi"/>
        </w:rPr>
        <w:tab/>
      </w:r>
      <w:r w:rsidRPr="004B30C9">
        <w:rPr>
          <w:rFonts w:eastAsiaTheme="minorHAnsi"/>
          <w:i/>
          <w:iCs/>
        </w:rPr>
        <w:t>GFN2-xTB—An Accurate and Broadly Parametrized Self-Consistent Tight-Binding Quantum Chemical Method with Multipole Electrostatics and Density-Dependent Dispersion Contributions | Journal of Chemical Theory and Computation</w:t>
      </w:r>
      <w:r w:rsidRPr="004B30C9">
        <w:rPr>
          <w:rFonts w:eastAsiaTheme="minorHAnsi"/>
        </w:rPr>
        <w:t>. https://pubs.acs.org/doi/10.1021/acs.jctc.8b01176 (accessed 2025-05-09).</w:t>
      </w:r>
    </w:p>
    <w:p w14:paraId="4C54F49C" w14:textId="77777777" w:rsidR="004B30C9" w:rsidRPr="004B30C9" w:rsidRDefault="004B30C9" w:rsidP="004B30C9">
      <w:pPr>
        <w:pStyle w:val="Bibliography"/>
        <w:rPr>
          <w:rFonts w:eastAsiaTheme="minorHAnsi"/>
        </w:rPr>
      </w:pPr>
      <w:r w:rsidRPr="004B30C9">
        <w:rPr>
          <w:rFonts w:eastAsiaTheme="minorHAnsi"/>
        </w:rPr>
        <w:t>(</w:t>
      </w:r>
      <w:del w:id="495" w:author="Thomas Quaid" w:date="2026-01-31T14:39:00Z" w16du:dateUtc="2026-01-31T22:39:00Z">
        <w:r w:rsidR="001061AE" w:rsidRPr="001061AE">
          <w:rPr>
            <w:rFonts w:eastAsiaTheme="minorHAnsi"/>
          </w:rPr>
          <w:delText>30</w:delText>
        </w:r>
      </w:del>
      <w:ins w:id="496" w:author="Thomas Quaid" w:date="2026-01-31T14:39:00Z" w16du:dateUtc="2026-01-31T22:39:00Z">
        <w:r w:rsidRPr="004B30C9">
          <w:rPr>
            <w:rFonts w:eastAsiaTheme="minorHAnsi"/>
          </w:rPr>
          <w:t>33</w:t>
        </w:r>
      </w:ins>
      <w:r w:rsidRPr="004B30C9">
        <w:rPr>
          <w:rFonts w:eastAsiaTheme="minorHAnsi"/>
        </w:rPr>
        <w:t>)</w:t>
      </w:r>
      <w:r w:rsidRPr="004B30C9">
        <w:rPr>
          <w:rFonts w:eastAsiaTheme="minorHAnsi"/>
        </w:rPr>
        <w:tab/>
        <w:t xml:space="preserve">Pracht, P.; Grimme, S.; Bannwarth, C.; Bohle, F.; Ehlert, S.; Feldmann, G.; Gorges, J.; Müller, M.; Neudecker, T.; Plett, C.; Spicher, S.; Steinbach, P.; Wesołowski, P. A.; Zeller, </w:t>
      </w:r>
      <w:r w:rsidRPr="004B30C9">
        <w:rPr>
          <w:rFonts w:eastAsiaTheme="minorHAnsi"/>
        </w:rPr>
        <w:lastRenderedPageBreak/>
        <w:t xml:space="preserve">F. CREST—A Program for the Exploration of Low-Energy Molecular Chemical Space. </w:t>
      </w:r>
      <w:r w:rsidRPr="004B30C9">
        <w:rPr>
          <w:rFonts w:eastAsiaTheme="minorHAnsi"/>
          <w:i/>
          <w:iCs/>
        </w:rPr>
        <w:t>J. Chem. Phys.</w:t>
      </w:r>
      <w:r w:rsidRPr="004B30C9">
        <w:rPr>
          <w:rFonts w:eastAsiaTheme="minorHAnsi"/>
        </w:rPr>
        <w:t xml:space="preserve"> </w:t>
      </w:r>
      <w:r w:rsidRPr="004B30C9">
        <w:rPr>
          <w:rFonts w:eastAsiaTheme="minorHAnsi"/>
          <w:b/>
          <w:bCs/>
        </w:rPr>
        <w:t>2024</w:t>
      </w:r>
      <w:r w:rsidRPr="004B30C9">
        <w:rPr>
          <w:rFonts w:eastAsiaTheme="minorHAnsi"/>
        </w:rPr>
        <w:t xml:space="preserve">, </w:t>
      </w:r>
      <w:r w:rsidRPr="004B30C9">
        <w:rPr>
          <w:rFonts w:eastAsiaTheme="minorHAnsi"/>
          <w:i/>
          <w:iCs/>
        </w:rPr>
        <w:t>160</w:t>
      </w:r>
      <w:r w:rsidRPr="004B30C9">
        <w:rPr>
          <w:rFonts w:eastAsiaTheme="minorHAnsi"/>
        </w:rPr>
        <w:t xml:space="preserve"> (11), 114110. https://doi.org/10.1063/5.0197592.</w:t>
      </w:r>
    </w:p>
    <w:p w14:paraId="7238EC25" w14:textId="77777777" w:rsidR="004B30C9" w:rsidRPr="004B30C9" w:rsidRDefault="004B30C9" w:rsidP="004B30C9">
      <w:pPr>
        <w:pStyle w:val="Bibliography"/>
        <w:rPr>
          <w:rFonts w:eastAsiaTheme="minorHAnsi"/>
        </w:rPr>
      </w:pPr>
      <w:r w:rsidRPr="004B30C9">
        <w:rPr>
          <w:rFonts w:eastAsiaTheme="minorHAnsi"/>
        </w:rPr>
        <w:t>(</w:t>
      </w:r>
      <w:del w:id="497" w:author="Thomas Quaid" w:date="2026-01-31T14:39:00Z" w16du:dateUtc="2026-01-31T22:39:00Z">
        <w:r w:rsidR="001061AE" w:rsidRPr="001061AE">
          <w:rPr>
            <w:rFonts w:eastAsiaTheme="minorHAnsi"/>
          </w:rPr>
          <w:delText>31</w:delText>
        </w:r>
      </w:del>
      <w:ins w:id="498" w:author="Thomas Quaid" w:date="2026-01-31T14:39:00Z" w16du:dateUtc="2026-01-31T22:39:00Z">
        <w:r w:rsidRPr="004B30C9">
          <w:rPr>
            <w:rFonts w:eastAsiaTheme="minorHAnsi"/>
          </w:rPr>
          <w:t>34</w:t>
        </w:r>
      </w:ins>
      <w:r w:rsidRPr="004B30C9">
        <w:rPr>
          <w:rFonts w:eastAsiaTheme="minorHAnsi"/>
        </w:rPr>
        <w:t>)</w:t>
      </w:r>
      <w:r w:rsidRPr="004B30C9">
        <w:rPr>
          <w:rFonts w:eastAsiaTheme="minorHAnsi"/>
        </w:rPr>
        <w:tab/>
        <w:t xml:space="preserve">Cousins, K. R. ChemDraw Ultra 9.0.  CambridgeSoft, 100 CambridgePark Drive, Cambridge, MA 02140. Www. Cambridgesoft.Com. See Web Site for Pricing Options. </w:t>
      </w:r>
      <w:r w:rsidRPr="004B30C9">
        <w:rPr>
          <w:rFonts w:eastAsiaTheme="minorHAnsi"/>
          <w:i/>
          <w:iCs/>
        </w:rPr>
        <w:t>J. Am. Chem. Soc.</w:t>
      </w:r>
      <w:r w:rsidRPr="004B30C9">
        <w:rPr>
          <w:rFonts w:eastAsiaTheme="minorHAnsi"/>
        </w:rPr>
        <w:t xml:space="preserve"> </w:t>
      </w:r>
      <w:r w:rsidRPr="004B30C9">
        <w:rPr>
          <w:rFonts w:eastAsiaTheme="minorHAnsi"/>
          <w:b/>
          <w:bCs/>
        </w:rPr>
        <w:t>2005</w:t>
      </w:r>
      <w:r w:rsidRPr="004B30C9">
        <w:rPr>
          <w:rFonts w:eastAsiaTheme="minorHAnsi"/>
        </w:rPr>
        <w:t xml:space="preserve">, </w:t>
      </w:r>
      <w:r w:rsidRPr="004B30C9">
        <w:rPr>
          <w:rFonts w:eastAsiaTheme="minorHAnsi"/>
          <w:i/>
          <w:iCs/>
        </w:rPr>
        <w:t>127</w:t>
      </w:r>
      <w:r w:rsidRPr="004B30C9">
        <w:rPr>
          <w:rFonts w:eastAsiaTheme="minorHAnsi"/>
        </w:rPr>
        <w:t xml:space="preserve"> (11), 4115–4116. https://doi.org/10.1021/ja0410237.</w:t>
      </w:r>
    </w:p>
    <w:p w14:paraId="0CC841BA" w14:textId="77777777" w:rsidR="004B30C9" w:rsidRPr="004B30C9" w:rsidRDefault="004B30C9" w:rsidP="004B30C9">
      <w:pPr>
        <w:pStyle w:val="Bibliography"/>
        <w:rPr>
          <w:rFonts w:eastAsiaTheme="minorHAnsi"/>
        </w:rPr>
      </w:pPr>
      <w:r w:rsidRPr="004B30C9">
        <w:rPr>
          <w:rFonts w:eastAsiaTheme="minorHAnsi"/>
        </w:rPr>
        <w:t>(</w:t>
      </w:r>
      <w:del w:id="499" w:author="Thomas Quaid" w:date="2026-01-31T14:39:00Z" w16du:dateUtc="2026-01-31T22:39:00Z">
        <w:r w:rsidR="001061AE" w:rsidRPr="001061AE">
          <w:rPr>
            <w:rFonts w:eastAsiaTheme="minorHAnsi"/>
          </w:rPr>
          <w:delText>32</w:delText>
        </w:r>
      </w:del>
      <w:ins w:id="500" w:author="Thomas Quaid" w:date="2026-01-31T14:39:00Z" w16du:dateUtc="2026-01-31T22:39:00Z">
        <w:r w:rsidRPr="004B30C9">
          <w:rPr>
            <w:rFonts w:eastAsiaTheme="minorHAnsi"/>
          </w:rPr>
          <w:t>35</w:t>
        </w:r>
      </w:ins>
      <w:r w:rsidRPr="004B30C9">
        <w:rPr>
          <w:rFonts w:eastAsiaTheme="minorHAnsi"/>
        </w:rPr>
        <w:t>)</w:t>
      </w:r>
      <w:r w:rsidRPr="004B30C9">
        <w:rPr>
          <w:rFonts w:eastAsiaTheme="minorHAnsi"/>
        </w:rPr>
        <w:tab/>
        <w:t xml:space="preserve">Poater, A.; Cosenza, B.; Correa, A.; Giudice, S.; Ragone, F.; Scarano, V.; Cavallo, L. SambVca: A Web Application for the Calculation of the Buried Volume of N-Heterocyclic Carbene Ligands. </w:t>
      </w:r>
      <w:r w:rsidRPr="004B30C9">
        <w:rPr>
          <w:rFonts w:eastAsiaTheme="minorHAnsi"/>
          <w:i/>
          <w:iCs/>
        </w:rPr>
        <w:t>Eur. J. Inorg. Chem.</w:t>
      </w:r>
      <w:r w:rsidRPr="004B30C9">
        <w:rPr>
          <w:rFonts w:eastAsiaTheme="minorHAnsi"/>
        </w:rPr>
        <w:t xml:space="preserve"> </w:t>
      </w:r>
      <w:r w:rsidRPr="004B30C9">
        <w:rPr>
          <w:rFonts w:eastAsiaTheme="minorHAnsi"/>
          <w:b/>
          <w:bCs/>
        </w:rPr>
        <w:t>2009</w:t>
      </w:r>
      <w:r w:rsidRPr="004B30C9">
        <w:rPr>
          <w:rFonts w:eastAsiaTheme="minorHAnsi"/>
        </w:rPr>
        <w:t xml:space="preserve">, </w:t>
      </w:r>
      <w:r w:rsidRPr="004B30C9">
        <w:rPr>
          <w:rFonts w:eastAsiaTheme="minorHAnsi"/>
          <w:i/>
          <w:iCs/>
        </w:rPr>
        <w:t>2009</w:t>
      </w:r>
      <w:r w:rsidRPr="004B30C9">
        <w:rPr>
          <w:rFonts w:eastAsiaTheme="minorHAnsi"/>
        </w:rPr>
        <w:t xml:space="preserve"> (13), 1759–1766. https://doi.org/10.1002/ejic.200801160.</w:t>
      </w:r>
    </w:p>
    <w:p w14:paraId="798E40D4" w14:textId="77777777" w:rsidR="004B30C9" w:rsidRPr="004B30C9" w:rsidRDefault="004B30C9" w:rsidP="004B30C9">
      <w:pPr>
        <w:pStyle w:val="Bibliography"/>
        <w:rPr>
          <w:rFonts w:eastAsiaTheme="minorHAnsi"/>
        </w:rPr>
      </w:pPr>
      <w:r w:rsidRPr="004B30C9">
        <w:rPr>
          <w:rFonts w:eastAsiaTheme="minorHAnsi"/>
        </w:rPr>
        <w:t>(</w:t>
      </w:r>
      <w:del w:id="501" w:author="Thomas Quaid" w:date="2026-01-31T14:39:00Z" w16du:dateUtc="2026-01-31T22:39:00Z">
        <w:r w:rsidR="001061AE" w:rsidRPr="001061AE">
          <w:rPr>
            <w:rFonts w:eastAsiaTheme="minorHAnsi"/>
          </w:rPr>
          <w:delText>33</w:delText>
        </w:r>
      </w:del>
      <w:ins w:id="502" w:author="Thomas Quaid" w:date="2026-01-31T14:39:00Z" w16du:dateUtc="2026-01-31T22:39:00Z">
        <w:r w:rsidRPr="004B30C9">
          <w:rPr>
            <w:rFonts w:eastAsiaTheme="minorHAnsi"/>
          </w:rPr>
          <w:t>36</w:t>
        </w:r>
      </w:ins>
      <w:r w:rsidRPr="004B30C9">
        <w:rPr>
          <w:rFonts w:eastAsiaTheme="minorHAnsi"/>
        </w:rPr>
        <w:t>)</w:t>
      </w:r>
      <w:r w:rsidRPr="004B30C9">
        <w:rPr>
          <w:rFonts w:eastAsiaTheme="minorHAnsi"/>
        </w:rPr>
        <w:tab/>
        <w:t xml:space="preserve">Wistrand, P. J. The Importance of Carbonic Anhydrase B and C for the Unloading of CO2 by the Human Erythrocyte. </w:t>
      </w:r>
      <w:r w:rsidRPr="004B30C9">
        <w:rPr>
          <w:rFonts w:eastAsiaTheme="minorHAnsi"/>
          <w:i/>
          <w:iCs/>
        </w:rPr>
        <w:t>Acta Physiol. Scand.</w:t>
      </w:r>
      <w:r w:rsidRPr="004B30C9">
        <w:rPr>
          <w:rFonts w:eastAsiaTheme="minorHAnsi"/>
        </w:rPr>
        <w:t xml:space="preserve"> </w:t>
      </w:r>
      <w:r w:rsidRPr="004B30C9">
        <w:rPr>
          <w:rFonts w:eastAsiaTheme="minorHAnsi"/>
          <w:b/>
          <w:bCs/>
        </w:rPr>
        <w:t>1981</w:t>
      </w:r>
      <w:r w:rsidRPr="004B30C9">
        <w:rPr>
          <w:rFonts w:eastAsiaTheme="minorHAnsi"/>
        </w:rPr>
        <w:t xml:space="preserve">, </w:t>
      </w:r>
      <w:r w:rsidRPr="004B30C9">
        <w:rPr>
          <w:rFonts w:eastAsiaTheme="minorHAnsi"/>
          <w:i/>
          <w:iCs/>
        </w:rPr>
        <w:t>113</w:t>
      </w:r>
      <w:r w:rsidRPr="004B30C9">
        <w:rPr>
          <w:rFonts w:eastAsiaTheme="minorHAnsi"/>
        </w:rPr>
        <w:t xml:space="preserve"> (4), 417–426. https://doi.org/10.1111/j.1748-1716.1981.tb06918.x.</w:t>
      </w:r>
    </w:p>
    <w:p w14:paraId="6159F10F" w14:textId="77777777" w:rsidR="004B30C9" w:rsidRPr="004B30C9" w:rsidRDefault="004B30C9" w:rsidP="004B30C9">
      <w:pPr>
        <w:pStyle w:val="Bibliography"/>
        <w:rPr>
          <w:rFonts w:eastAsiaTheme="minorHAnsi"/>
        </w:rPr>
      </w:pPr>
      <w:r w:rsidRPr="004B30C9">
        <w:rPr>
          <w:rFonts w:eastAsiaTheme="minorHAnsi"/>
        </w:rPr>
        <w:t>(</w:t>
      </w:r>
      <w:del w:id="503" w:author="Thomas Quaid" w:date="2026-01-31T14:39:00Z" w16du:dateUtc="2026-01-31T22:39:00Z">
        <w:r w:rsidR="001061AE" w:rsidRPr="001061AE">
          <w:rPr>
            <w:rFonts w:eastAsiaTheme="minorHAnsi"/>
          </w:rPr>
          <w:delText>34</w:delText>
        </w:r>
      </w:del>
      <w:ins w:id="504" w:author="Thomas Quaid" w:date="2026-01-31T14:39:00Z" w16du:dateUtc="2026-01-31T22:39:00Z">
        <w:r w:rsidRPr="004B30C9">
          <w:rPr>
            <w:rFonts w:eastAsiaTheme="minorHAnsi"/>
          </w:rPr>
          <w:t>37</w:t>
        </w:r>
      </w:ins>
      <w:r w:rsidRPr="004B30C9">
        <w:rPr>
          <w:rFonts w:eastAsiaTheme="minorHAnsi"/>
        </w:rPr>
        <w:t>)</w:t>
      </w:r>
      <w:r w:rsidRPr="004B30C9">
        <w:rPr>
          <w:rFonts w:eastAsiaTheme="minorHAnsi"/>
        </w:rPr>
        <w:tab/>
        <w:t xml:space="preserve">Yadav, N.; Singh Chundawat, T. Recent Trends on Zinc Complexes Bearing Bi-, Tri- and Tetra-Dentate Schiff Base Ligands for Catalytic Ring-Opening Polymerization of Lactides. </w:t>
      </w:r>
      <w:r w:rsidRPr="004B30C9">
        <w:rPr>
          <w:rFonts w:eastAsiaTheme="minorHAnsi"/>
          <w:i/>
          <w:iCs/>
        </w:rPr>
        <w:t>ChemistrySelect</w:t>
      </w:r>
      <w:r w:rsidRPr="004B30C9">
        <w:rPr>
          <w:rFonts w:eastAsiaTheme="minorHAnsi"/>
        </w:rPr>
        <w:t xml:space="preserve"> </w:t>
      </w:r>
      <w:r w:rsidRPr="004B30C9">
        <w:rPr>
          <w:rFonts w:eastAsiaTheme="minorHAnsi"/>
          <w:b/>
          <w:bCs/>
        </w:rPr>
        <w:t>2024</w:t>
      </w:r>
      <w:r w:rsidRPr="004B30C9">
        <w:rPr>
          <w:rFonts w:eastAsiaTheme="minorHAnsi"/>
        </w:rPr>
        <w:t xml:space="preserve">, </w:t>
      </w:r>
      <w:r w:rsidRPr="004B30C9">
        <w:rPr>
          <w:rFonts w:eastAsiaTheme="minorHAnsi"/>
          <w:i/>
          <w:iCs/>
        </w:rPr>
        <w:t>9</w:t>
      </w:r>
      <w:r w:rsidRPr="004B30C9">
        <w:rPr>
          <w:rFonts w:eastAsiaTheme="minorHAnsi"/>
        </w:rPr>
        <w:t xml:space="preserve"> (34), e202401619. https://doi.org/10.1002/slct.202401619.</w:t>
      </w:r>
    </w:p>
    <w:p w14:paraId="5281C9CE" w14:textId="77777777" w:rsidR="004B30C9" w:rsidRPr="004B30C9" w:rsidRDefault="004B30C9" w:rsidP="004B30C9">
      <w:pPr>
        <w:pStyle w:val="Bibliography"/>
        <w:rPr>
          <w:rFonts w:eastAsiaTheme="minorHAnsi"/>
        </w:rPr>
      </w:pPr>
      <w:r w:rsidRPr="004B30C9">
        <w:rPr>
          <w:rFonts w:eastAsiaTheme="minorHAnsi"/>
        </w:rPr>
        <w:t>(</w:t>
      </w:r>
      <w:del w:id="505" w:author="Thomas Quaid" w:date="2026-01-31T14:39:00Z" w16du:dateUtc="2026-01-31T22:39:00Z">
        <w:r w:rsidR="001061AE" w:rsidRPr="001061AE">
          <w:rPr>
            <w:rFonts w:eastAsiaTheme="minorHAnsi"/>
          </w:rPr>
          <w:delText>35</w:delText>
        </w:r>
      </w:del>
      <w:ins w:id="506" w:author="Thomas Quaid" w:date="2026-01-31T14:39:00Z" w16du:dateUtc="2026-01-31T22:39:00Z">
        <w:r w:rsidRPr="004B30C9">
          <w:rPr>
            <w:rFonts w:eastAsiaTheme="minorHAnsi"/>
          </w:rPr>
          <w:t>38</w:t>
        </w:r>
      </w:ins>
      <w:r w:rsidRPr="004B30C9">
        <w:rPr>
          <w:rFonts w:eastAsiaTheme="minorHAnsi"/>
        </w:rPr>
        <w:t>)</w:t>
      </w:r>
      <w:r w:rsidRPr="004B30C9">
        <w:rPr>
          <w:rFonts w:eastAsiaTheme="minorHAnsi"/>
        </w:rPr>
        <w:tab/>
        <w:t xml:space="preserve">Huang, D.; Makhlynets, O. V.; Tan, L. L.; Lee, S. C.; Rybak-Akimova, E. V.; Holm, R. H. Fast Carbon Dioxide Fixation by 2,6-Pyridinedicarboxamidato-Nickel(II)-Hydroxide Complexes: Influence of Changes in Reactive Site Environment on Reaction Rates. </w:t>
      </w:r>
      <w:r w:rsidRPr="004B30C9">
        <w:rPr>
          <w:rFonts w:eastAsiaTheme="minorHAnsi"/>
          <w:i/>
          <w:iCs/>
        </w:rPr>
        <w:t>Inorg. Chem.</w:t>
      </w:r>
      <w:r w:rsidRPr="004B30C9">
        <w:rPr>
          <w:rFonts w:eastAsiaTheme="minorHAnsi"/>
        </w:rPr>
        <w:t xml:space="preserve"> </w:t>
      </w:r>
      <w:r w:rsidRPr="004B30C9">
        <w:rPr>
          <w:rFonts w:eastAsiaTheme="minorHAnsi"/>
          <w:b/>
          <w:bCs/>
        </w:rPr>
        <w:t>2011</w:t>
      </w:r>
      <w:r w:rsidRPr="004B30C9">
        <w:rPr>
          <w:rFonts w:eastAsiaTheme="minorHAnsi"/>
        </w:rPr>
        <w:t xml:space="preserve">, </w:t>
      </w:r>
      <w:r w:rsidRPr="004B30C9">
        <w:rPr>
          <w:rFonts w:eastAsiaTheme="minorHAnsi"/>
          <w:i/>
          <w:iCs/>
        </w:rPr>
        <w:t>50</w:t>
      </w:r>
      <w:r w:rsidRPr="004B30C9">
        <w:rPr>
          <w:rFonts w:eastAsiaTheme="minorHAnsi"/>
        </w:rPr>
        <w:t xml:space="preserve"> (20), 10070–10081. https://doi.org/10.1021/ic200942u.</w:t>
      </w:r>
    </w:p>
    <w:p w14:paraId="5827B941" w14:textId="77777777" w:rsidR="004B30C9" w:rsidRPr="004B30C9" w:rsidRDefault="004B30C9" w:rsidP="004B30C9">
      <w:pPr>
        <w:pStyle w:val="Bibliography"/>
        <w:rPr>
          <w:rFonts w:eastAsiaTheme="minorHAnsi"/>
        </w:rPr>
      </w:pPr>
      <w:r w:rsidRPr="004B30C9">
        <w:rPr>
          <w:rFonts w:eastAsiaTheme="minorHAnsi"/>
        </w:rPr>
        <w:t>(</w:t>
      </w:r>
      <w:del w:id="507" w:author="Thomas Quaid" w:date="2026-01-31T14:39:00Z" w16du:dateUtc="2026-01-31T22:39:00Z">
        <w:r w:rsidR="001061AE" w:rsidRPr="001061AE">
          <w:rPr>
            <w:rFonts w:eastAsiaTheme="minorHAnsi"/>
          </w:rPr>
          <w:delText>36</w:delText>
        </w:r>
      </w:del>
      <w:ins w:id="508" w:author="Thomas Quaid" w:date="2026-01-31T14:39:00Z" w16du:dateUtc="2026-01-31T22:39:00Z">
        <w:r w:rsidRPr="004B30C9">
          <w:rPr>
            <w:rFonts w:eastAsiaTheme="minorHAnsi"/>
          </w:rPr>
          <w:t>39</w:t>
        </w:r>
      </w:ins>
      <w:r w:rsidRPr="004B30C9">
        <w:rPr>
          <w:rFonts w:eastAsiaTheme="minorHAnsi"/>
        </w:rPr>
        <w:t>)</w:t>
      </w:r>
      <w:r w:rsidRPr="004B30C9">
        <w:rPr>
          <w:rFonts w:eastAsiaTheme="minorHAnsi"/>
        </w:rPr>
        <w:tab/>
        <w:t xml:space="preserve">Zdrazil, B.; Felix, E.; Hunter, F.; Manners, E. J.; Blackshaw, J.; Corbett, S.; de Veij, M.; Ioannidis, H.; Lopez, D. M.; Mosquera, J. F.; Magarinos, M. P.; Bosc, N.; Arcila, R.; Kizilören, T.; Gaulton, A.; Bento, A. P.; Adasme, M. F.; Monecke, P.; Landrum, G. A.; Leach, A. R. The ChEMBL Database in 2023: A Drug Discovery Platform Spanning Multiple Bioactivity Data Types and Time Periods. </w:t>
      </w:r>
      <w:r w:rsidRPr="004B30C9">
        <w:rPr>
          <w:rFonts w:eastAsiaTheme="minorHAnsi"/>
          <w:i/>
          <w:iCs/>
        </w:rPr>
        <w:t>Nucleic Acids Res.</w:t>
      </w:r>
      <w:r w:rsidRPr="004B30C9">
        <w:rPr>
          <w:rFonts w:eastAsiaTheme="minorHAnsi"/>
        </w:rPr>
        <w:t xml:space="preserve"> </w:t>
      </w:r>
      <w:r w:rsidRPr="004B30C9">
        <w:rPr>
          <w:rFonts w:eastAsiaTheme="minorHAnsi"/>
          <w:b/>
          <w:bCs/>
        </w:rPr>
        <w:t>2024</w:t>
      </w:r>
      <w:r w:rsidRPr="004B30C9">
        <w:rPr>
          <w:rFonts w:eastAsiaTheme="minorHAnsi"/>
        </w:rPr>
        <w:t xml:space="preserve">, </w:t>
      </w:r>
      <w:r w:rsidRPr="004B30C9">
        <w:rPr>
          <w:rFonts w:eastAsiaTheme="minorHAnsi"/>
          <w:i/>
          <w:iCs/>
        </w:rPr>
        <w:t>52</w:t>
      </w:r>
      <w:r w:rsidRPr="004B30C9">
        <w:rPr>
          <w:rFonts w:eastAsiaTheme="minorHAnsi"/>
        </w:rPr>
        <w:t xml:space="preserve"> (D1), D1180–D1192. https://doi.org/10.1093/nar/gkad1004.</w:t>
      </w:r>
    </w:p>
    <w:p w14:paraId="06FACF27" w14:textId="77777777" w:rsidR="004B30C9" w:rsidRPr="004B30C9" w:rsidRDefault="004B30C9" w:rsidP="004B30C9">
      <w:pPr>
        <w:pStyle w:val="Bibliography"/>
        <w:rPr>
          <w:rFonts w:eastAsiaTheme="minorHAnsi"/>
        </w:rPr>
      </w:pPr>
      <w:r w:rsidRPr="004B30C9">
        <w:rPr>
          <w:rFonts w:eastAsiaTheme="minorHAnsi"/>
        </w:rPr>
        <w:t>(</w:t>
      </w:r>
      <w:del w:id="509" w:author="Thomas Quaid" w:date="2026-01-31T14:39:00Z" w16du:dateUtc="2026-01-31T22:39:00Z">
        <w:r w:rsidR="001061AE" w:rsidRPr="001061AE">
          <w:rPr>
            <w:rFonts w:eastAsiaTheme="minorHAnsi"/>
          </w:rPr>
          <w:delText>37</w:delText>
        </w:r>
      </w:del>
      <w:ins w:id="510" w:author="Thomas Quaid" w:date="2026-01-31T14:39:00Z" w16du:dateUtc="2026-01-31T22:39:00Z">
        <w:r w:rsidRPr="004B30C9">
          <w:rPr>
            <w:rFonts w:eastAsiaTheme="minorHAnsi"/>
          </w:rPr>
          <w:t>40</w:t>
        </w:r>
      </w:ins>
      <w:r w:rsidRPr="004B30C9">
        <w:rPr>
          <w:rFonts w:eastAsiaTheme="minorHAnsi"/>
        </w:rPr>
        <w:t>)</w:t>
      </w:r>
      <w:r w:rsidRPr="004B30C9">
        <w:rPr>
          <w:rFonts w:eastAsiaTheme="minorHAnsi"/>
        </w:rPr>
        <w:tab/>
        <w:t xml:space="preserve">Appleton, D. W.; Sarkar, B. The Activity-Related Ionization in Carbonic Anhydrase. </w:t>
      </w:r>
      <w:r w:rsidRPr="004B30C9">
        <w:rPr>
          <w:rFonts w:eastAsiaTheme="minorHAnsi"/>
          <w:i/>
          <w:iCs/>
        </w:rPr>
        <w:t>Proc. Natl. Acad. Sci. U. S. A.</w:t>
      </w:r>
      <w:r w:rsidRPr="004B30C9">
        <w:rPr>
          <w:rFonts w:eastAsiaTheme="minorHAnsi"/>
        </w:rPr>
        <w:t xml:space="preserve"> </w:t>
      </w:r>
      <w:r w:rsidRPr="004B30C9">
        <w:rPr>
          <w:rFonts w:eastAsiaTheme="minorHAnsi"/>
          <w:b/>
          <w:bCs/>
        </w:rPr>
        <w:t>1974</w:t>
      </w:r>
      <w:r w:rsidRPr="004B30C9">
        <w:rPr>
          <w:rFonts w:eastAsiaTheme="minorHAnsi"/>
        </w:rPr>
        <w:t xml:space="preserve">, </w:t>
      </w:r>
      <w:r w:rsidRPr="004B30C9">
        <w:rPr>
          <w:rFonts w:eastAsiaTheme="minorHAnsi"/>
          <w:i/>
          <w:iCs/>
        </w:rPr>
        <w:t>71</w:t>
      </w:r>
      <w:r w:rsidRPr="004B30C9">
        <w:rPr>
          <w:rFonts w:eastAsiaTheme="minorHAnsi"/>
        </w:rPr>
        <w:t xml:space="preserve"> (5), 1686–1690. https://doi.org/10.1073/pnas.71.5.1686.</w:t>
      </w:r>
    </w:p>
    <w:p w14:paraId="5EE9CB28" w14:textId="77777777" w:rsidR="004B30C9" w:rsidRPr="004B30C9" w:rsidRDefault="004B30C9" w:rsidP="004B30C9">
      <w:pPr>
        <w:pStyle w:val="Bibliography"/>
        <w:rPr>
          <w:rFonts w:eastAsiaTheme="minorHAnsi"/>
        </w:rPr>
      </w:pPr>
      <w:r w:rsidRPr="004B30C9">
        <w:rPr>
          <w:rFonts w:eastAsiaTheme="minorHAnsi"/>
        </w:rPr>
        <w:t>(</w:t>
      </w:r>
      <w:del w:id="511" w:author="Thomas Quaid" w:date="2026-01-31T14:39:00Z" w16du:dateUtc="2026-01-31T22:39:00Z">
        <w:r w:rsidR="001061AE" w:rsidRPr="001061AE">
          <w:rPr>
            <w:rFonts w:eastAsiaTheme="minorHAnsi"/>
          </w:rPr>
          <w:delText>38</w:delText>
        </w:r>
      </w:del>
      <w:ins w:id="512" w:author="Thomas Quaid" w:date="2026-01-31T14:39:00Z" w16du:dateUtc="2026-01-31T22:39:00Z">
        <w:r w:rsidRPr="004B30C9">
          <w:rPr>
            <w:rFonts w:eastAsiaTheme="minorHAnsi"/>
          </w:rPr>
          <w:t>41</w:t>
        </w:r>
      </w:ins>
      <w:r w:rsidRPr="004B30C9">
        <w:rPr>
          <w:rFonts w:eastAsiaTheme="minorHAnsi"/>
        </w:rPr>
        <w:t>)</w:t>
      </w:r>
      <w:r w:rsidRPr="004B30C9">
        <w:rPr>
          <w:rFonts w:eastAsiaTheme="minorHAnsi"/>
        </w:rPr>
        <w:tab/>
        <w:t xml:space="preserve">Ma, R.; Schuette, G. F.; Broadbelt, L. J. Insights into the Relationship of Catalytic Activity and Structure: A Comparison Study of Three Carbonic Anhydrase Mimics. </w:t>
      </w:r>
      <w:r w:rsidRPr="004B30C9">
        <w:rPr>
          <w:rFonts w:eastAsiaTheme="minorHAnsi"/>
          <w:i/>
          <w:iCs/>
        </w:rPr>
        <w:t>Int. J. Chem. Kinet.</w:t>
      </w:r>
      <w:r w:rsidRPr="004B30C9">
        <w:rPr>
          <w:rFonts w:eastAsiaTheme="minorHAnsi"/>
        </w:rPr>
        <w:t xml:space="preserve"> </w:t>
      </w:r>
      <w:r w:rsidRPr="004B30C9">
        <w:rPr>
          <w:rFonts w:eastAsiaTheme="minorHAnsi"/>
          <w:b/>
          <w:bCs/>
        </w:rPr>
        <w:t>2014</w:t>
      </w:r>
      <w:r w:rsidRPr="004B30C9">
        <w:rPr>
          <w:rFonts w:eastAsiaTheme="minorHAnsi"/>
        </w:rPr>
        <w:t xml:space="preserve">, </w:t>
      </w:r>
      <w:r w:rsidRPr="004B30C9">
        <w:rPr>
          <w:rFonts w:eastAsiaTheme="minorHAnsi"/>
          <w:i/>
          <w:iCs/>
        </w:rPr>
        <w:t>46</w:t>
      </w:r>
      <w:r w:rsidRPr="004B30C9">
        <w:rPr>
          <w:rFonts w:eastAsiaTheme="minorHAnsi"/>
        </w:rPr>
        <w:t xml:space="preserve"> (11), 683–700. https://doi.org/10.1002/kin.20879.</w:t>
      </w:r>
    </w:p>
    <w:p w14:paraId="4A239C04" w14:textId="77777777" w:rsidR="004B30C9" w:rsidRPr="004B30C9" w:rsidRDefault="004B30C9" w:rsidP="004B30C9">
      <w:pPr>
        <w:pStyle w:val="Bibliography"/>
        <w:rPr>
          <w:rFonts w:eastAsiaTheme="minorHAnsi"/>
        </w:rPr>
      </w:pPr>
      <w:r w:rsidRPr="004B30C9">
        <w:rPr>
          <w:rFonts w:eastAsiaTheme="minorHAnsi"/>
        </w:rPr>
        <w:t>(</w:t>
      </w:r>
      <w:del w:id="513" w:author="Thomas Quaid" w:date="2026-01-31T14:39:00Z" w16du:dateUtc="2026-01-31T22:39:00Z">
        <w:r w:rsidR="001061AE" w:rsidRPr="001061AE">
          <w:rPr>
            <w:rFonts w:eastAsiaTheme="minorHAnsi"/>
          </w:rPr>
          <w:delText>39</w:delText>
        </w:r>
      </w:del>
      <w:ins w:id="514" w:author="Thomas Quaid" w:date="2026-01-31T14:39:00Z" w16du:dateUtc="2026-01-31T22:39:00Z">
        <w:r w:rsidRPr="004B30C9">
          <w:rPr>
            <w:rFonts w:eastAsiaTheme="minorHAnsi"/>
          </w:rPr>
          <w:t>42</w:t>
        </w:r>
      </w:ins>
      <w:r w:rsidRPr="004B30C9">
        <w:rPr>
          <w:rFonts w:eastAsiaTheme="minorHAnsi"/>
        </w:rPr>
        <w:t>)</w:t>
      </w:r>
      <w:r w:rsidRPr="004B30C9">
        <w:rPr>
          <w:rFonts w:eastAsiaTheme="minorHAnsi"/>
        </w:rPr>
        <w:tab/>
        <w:t xml:space="preserve">Ma, R.; Schuette, G. F.; Broadbelt, L. J. Catalyst Screening through Quantum Chemical Calculations and Microkinetic Modeling: Hydrolysis of Carbon Dioxide. </w:t>
      </w:r>
      <w:r w:rsidRPr="004B30C9">
        <w:rPr>
          <w:rFonts w:eastAsiaTheme="minorHAnsi"/>
          <w:i/>
          <w:iCs/>
        </w:rPr>
        <w:t>Theor. Found. Chem. Eng.</w:t>
      </w:r>
      <w:r w:rsidRPr="004B30C9">
        <w:rPr>
          <w:rFonts w:eastAsiaTheme="minorHAnsi"/>
        </w:rPr>
        <w:t xml:space="preserve"> </w:t>
      </w:r>
      <w:r w:rsidRPr="004B30C9">
        <w:rPr>
          <w:rFonts w:eastAsiaTheme="minorHAnsi"/>
          <w:b/>
          <w:bCs/>
        </w:rPr>
        <w:t>2017</w:t>
      </w:r>
      <w:r w:rsidRPr="004B30C9">
        <w:rPr>
          <w:rFonts w:eastAsiaTheme="minorHAnsi"/>
        </w:rPr>
        <w:t xml:space="preserve">, </w:t>
      </w:r>
      <w:r w:rsidRPr="004B30C9">
        <w:rPr>
          <w:rFonts w:eastAsiaTheme="minorHAnsi"/>
          <w:i/>
          <w:iCs/>
        </w:rPr>
        <w:t>51</w:t>
      </w:r>
      <w:r w:rsidRPr="004B30C9">
        <w:rPr>
          <w:rFonts w:eastAsiaTheme="minorHAnsi"/>
        </w:rPr>
        <w:t xml:space="preserve"> (6), 949–960. https://doi.org/10.1134/S0040579517060124.</w:t>
      </w:r>
    </w:p>
    <w:p w14:paraId="5325212A" w14:textId="77777777" w:rsidR="004B30C9" w:rsidRPr="004B30C9" w:rsidRDefault="004B30C9" w:rsidP="004B30C9">
      <w:pPr>
        <w:pStyle w:val="Bibliography"/>
        <w:rPr>
          <w:rFonts w:eastAsiaTheme="minorHAnsi"/>
        </w:rPr>
      </w:pPr>
      <w:r w:rsidRPr="004B30C9">
        <w:rPr>
          <w:rFonts w:eastAsiaTheme="minorHAnsi"/>
        </w:rPr>
        <w:t>(</w:t>
      </w:r>
      <w:del w:id="515" w:author="Thomas Quaid" w:date="2026-01-31T14:39:00Z" w16du:dateUtc="2026-01-31T22:39:00Z">
        <w:r w:rsidR="001061AE" w:rsidRPr="001061AE">
          <w:rPr>
            <w:rFonts w:eastAsiaTheme="minorHAnsi"/>
          </w:rPr>
          <w:delText>40</w:delText>
        </w:r>
      </w:del>
      <w:ins w:id="516" w:author="Thomas Quaid" w:date="2026-01-31T14:39:00Z" w16du:dateUtc="2026-01-31T22:39:00Z">
        <w:r w:rsidRPr="004B30C9">
          <w:rPr>
            <w:rFonts w:eastAsiaTheme="minorHAnsi"/>
          </w:rPr>
          <w:t>43</w:t>
        </w:r>
      </w:ins>
      <w:r w:rsidRPr="004B30C9">
        <w:rPr>
          <w:rFonts w:eastAsiaTheme="minorHAnsi"/>
        </w:rPr>
        <w:t>)</w:t>
      </w:r>
      <w:r w:rsidRPr="004B30C9">
        <w:rPr>
          <w:rFonts w:eastAsiaTheme="minorHAnsi"/>
        </w:rPr>
        <w:tab/>
        <w:t xml:space="preserve">Paul, T. K.; Taraphder, S. Coordination Dynamics of Zinc Triggers the Rate Determining Proton Transfer in Human Carbonic Anhydrase II. </w:t>
      </w:r>
      <w:r w:rsidRPr="004B30C9">
        <w:rPr>
          <w:rFonts w:eastAsiaTheme="minorHAnsi"/>
          <w:i/>
          <w:iCs/>
        </w:rPr>
        <w:t>ChemPhysChem</w:t>
      </w:r>
      <w:r w:rsidRPr="004B30C9">
        <w:rPr>
          <w:rFonts w:eastAsiaTheme="minorHAnsi"/>
        </w:rPr>
        <w:t xml:space="preserve"> </w:t>
      </w:r>
      <w:r w:rsidRPr="004B30C9">
        <w:rPr>
          <w:rFonts w:eastAsiaTheme="minorHAnsi"/>
          <w:b/>
          <w:bCs/>
        </w:rPr>
        <w:t>2020</w:t>
      </w:r>
      <w:r w:rsidRPr="004B30C9">
        <w:rPr>
          <w:rFonts w:eastAsiaTheme="minorHAnsi"/>
        </w:rPr>
        <w:t xml:space="preserve">, </w:t>
      </w:r>
      <w:r w:rsidRPr="004B30C9">
        <w:rPr>
          <w:rFonts w:eastAsiaTheme="minorHAnsi"/>
          <w:i/>
          <w:iCs/>
        </w:rPr>
        <w:t>21</w:t>
      </w:r>
      <w:r w:rsidRPr="004B30C9">
        <w:rPr>
          <w:rFonts w:eastAsiaTheme="minorHAnsi"/>
        </w:rPr>
        <w:t xml:space="preserve"> (13), 1455–1473. https://doi.org/10.1002/cphc.202000177.</w:t>
      </w:r>
    </w:p>
    <w:p w14:paraId="52762EAF" w14:textId="77777777" w:rsidR="004B30C9" w:rsidRPr="004B30C9" w:rsidRDefault="004B30C9" w:rsidP="004B30C9">
      <w:pPr>
        <w:pStyle w:val="Bibliography"/>
        <w:rPr>
          <w:rFonts w:eastAsiaTheme="minorHAnsi"/>
        </w:rPr>
      </w:pPr>
      <w:r w:rsidRPr="004B30C9">
        <w:rPr>
          <w:rFonts w:eastAsiaTheme="minorHAnsi"/>
        </w:rPr>
        <w:t>(</w:t>
      </w:r>
      <w:del w:id="517" w:author="Thomas Quaid" w:date="2026-01-31T14:39:00Z" w16du:dateUtc="2026-01-31T22:39:00Z">
        <w:r w:rsidR="001061AE" w:rsidRPr="001061AE">
          <w:rPr>
            <w:rFonts w:eastAsiaTheme="minorHAnsi"/>
          </w:rPr>
          <w:delText>41</w:delText>
        </w:r>
      </w:del>
      <w:ins w:id="518" w:author="Thomas Quaid" w:date="2026-01-31T14:39:00Z" w16du:dateUtc="2026-01-31T22:39:00Z">
        <w:r w:rsidRPr="004B30C9">
          <w:rPr>
            <w:rFonts w:eastAsiaTheme="minorHAnsi"/>
          </w:rPr>
          <w:t>44</w:t>
        </w:r>
      </w:ins>
      <w:r w:rsidRPr="004B30C9">
        <w:rPr>
          <w:rFonts w:eastAsiaTheme="minorHAnsi"/>
        </w:rPr>
        <w:t>)</w:t>
      </w:r>
      <w:r w:rsidRPr="004B30C9">
        <w:rPr>
          <w:rFonts w:eastAsiaTheme="minorHAnsi"/>
        </w:rPr>
        <w:tab/>
        <w:t xml:space="preserve">Zhang, L.; Xie, D. Density Functional Theory Study of Proton Transfer in Carbonic Anhydrase. </w:t>
      </w:r>
      <w:r w:rsidRPr="004B30C9">
        <w:rPr>
          <w:rFonts w:eastAsiaTheme="minorHAnsi"/>
          <w:i/>
          <w:iCs/>
        </w:rPr>
        <w:t>Chin. Sci. Bull.</w:t>
      </w:r>
      <w:r w:rsidRPr="004B30C9">
        <w:rPr>
          <w:rFonts w:eastAsiaTheme="minorHAnsi"/>
        </w:rPr>
        <w:t xml:space="preserve"> </w:t>
      </w:r>
      <w:r w:rsidRPr="004B30C9">
        <w:rPr>
          <w:rFonts w:eastAsiaTheme="minorHAnsi"/>
          <w:b/>
          <w:bCs/>
        </w:rPr>
        <w:t>2005</w:t>
      </w:r>
      <w:r w:rsidRPr="004B30C9">
        <w:rPr>
          <w:rFonts w:eastAsiaTheme="minorHAnsi"/>
        </w:rPr>
        <w:t xml:space="preserve">, </w:t>
      </w:r>
      <w:r w:rsidRPr="004B30C9">
        <w:rPr>
          <w:rFonts w:eastAsiaTheme="minorHAnsi"/>
          <w:i/>
          <w:iCs/>
        </w:rPr>
        <w:t>50</w:t>
      </w:r>
      <w:r w:rsidRPr="004B30C9">
        <w:rPr>
          <w:rFonts w:eastAsiaTheme="minorHAnsi"/>
        </w:rPr>
        <w:t xml:space="preserve"> (22), 2557–2559. https://doi.org/10.1360/982005-485.</w:t>
      </w:r>
    </w:p>
    <w:p w14:paraId="1AE9D508" w14:textId="77777777" w:rsidR="004B30C9" w:rsidRPr="004B30C9" w:rsidRDefault="004B30C9" w:rsidP="004B30C9">
      <w:pPr>
        <w:pStyle w:val="Bibliography"/>
        <w:rPr>
          <w:rFonts w:eastAsiaTheme="minorHAnsi"/>
        </w:rPr>
      </w:pPr>
      <w:r w:rsidRPr="004B30C9">
        <w:rPr>
          <w:rFonts w:eastAsiaTheme="minorHAnsi"/>
        </w:rPr>
        <w:t>(</w:t>
      </w:r>
      <w:del w:id="519" w:author="Thomas Quaid" w:date="2026-01-31T14:39:00Z" w16du:dateUtc="2026-01-31T22:39:00Z">
        <w:r w:rsidR="001061AE" w:rsidRPr="001061AE">
          <w:rPr>
            <w:rFonts w:eastAsiaTheme="minorHAnsi"/>
          </w:rPr>
          <w:delText>42</w:delText>
        </w:r>
      </w:del>
      <w:ins w:id="520" w:author="Thomas Quaid" w:date="2026-01-31T14:39:00Z" w16du:dateUtc="2026-01-31T22:39:00Z">
        <w:r w:rsidRPr="004B30C9">
          <w:rPr>
            <w:rFonts w:eastAsiaTheme="minorHAnsi"/>
          </w:rPr>
          <w:t>45</w:t>
        </w:r>
      </w:ins>
      <w:r w:rsidRPr="004B30C9">
        <w:rPr>
          <w:rFonts w:eastAsiaTheme="minorHAnsi"/>
        </w:rPr>
        <w:t>)</w:t>
      </w:r>
      <w:r w:rsidRPr="004B30C9">
        <w:rPr>
          <w:rFonts w:eastAsiaTheme="minorHAnsi"/>
        </w:rPr>
        <w:tab/>
        <w:t xml:space="preserve">Fisher, Z.; Hernandez Prada, J. A.; Tu, C.; Duda, D.; Yoshioka, C.; An, H.; Govindasamy, L.; Silverman, D. N.; McKenna, R. Structural and Kinetic Characterization of Active-Site Histidine as a Proton Shuttle in Catalysis by Human Carbonic Anhydrase II,. </w:t>
      </w:r>
      <w:r w:rsidRPr="004B30C9">
        <w:rPr>
          <w:rFonts w:eastAsiaTheme="minorHAnsi"/>
          <w:i/>
          <w:iCs/>
        </w:rPr>
        <w:t>Biochemistry</w:t>
      </w:r>
      <w:r w:rsidRPr="004B30C9">
        <w:rPr>
          <w:rFonts w:eastAsiaTheme="minorHAnsi"/>
        </w:rPr>
        <w:t xml:space="preserve"> </w:t>
      </w:r>
      <w:r w:rsidRPr="004B30C9">
        <w:rPr>
          <w:rFonts w:eastAsiaTheme="minorHAnsi"/>
          <w:b/>
          <w:bCs/>
        </w:rPr>
        <w:t>2005</w:t>
      </w:r>
      <w:r w:rsidRPr="004B30C9">
        <w:rPr>
          <w:rFonts w:eastAsiaTheme="minorHAnsi"/>
        </w:rPr>
        <w:t xml:space="preserve">, </w:t>
      </w:r>
      <w:r w:rsidRPr="004B30C9">
        <w:rPr>
          <w:rFonts w:eastAsiaTheme="minorHAnsi"/>
          <w:i/>
          <w:iCs/>
        </w:rPr>
        <w:t>44</w:t>
      </w:r>
      <w:r w:rsidRPr="004B30C9">
        <w:rPr>
          <w:rFonts w:eastAsiaTheme="minorHAnsi"/>
        </w:rPr>
        <w:t xml:space="preserve"> (4), 1097–1105. https://doi.org/10.1021/bi0480279.</w:t>
      </w:r>
    </w:p>
    <w:p w14:paraId="58989DEF" w14:textId="77777777" w:rsidR="001061AE" w:rsidRPr="001061AE" w:rsidRDefault="001061AE" w:rsidP="001061AE">
      <w:pPr>
        <w:pStyle w:val="Bibliography"/>
        <w:rPr>
          <w:del w:id="521" w:author="Thomas Quaid" w:date="2026-01-31T14:39:00Z" w16du:dateUtc="2026-01-31T22:39:00Z"/>
          <w:rFonts w:eastAsiaTheme="minorHAnsi"/>
        </w:rPr>
      </w:pPr>
      <w:del w:id="522" w:author="Thomas Quaid" w:date="2026-01-31T14:39:00Z" w16du:dateUtc="2026-01-31T22:39:00Z">
        <w:r w:rsidRPr="001061AE">
          <w:rPr>
            <w:rFonts w:eastAsiaTheme="minorHAnsi"/>
          </w:rPr>
          <w:delText>(43)</w:delText>
        </w:r>
        <w:r w:rsidRPr="001061AE">
          <w:rPr>
            <w:rFonts w:eastAsiaTheme="minorHAnsi"/>
          </w:rPr>
          <w:tab/>
          <w:delText xml:space="preserve">Wang, L.; Wang, L. Ligands Modification Strategies for Mononuclear Water Splitting Catalysts. </w:delText>
        </w:r>
        <w:r w:rsidRPr="001061AE">
          <w:rPr>
            <w:rFonts w:eastAsiaTheme="minorHAnsi"/>
            <w:i/>
            <w:iCs/>
          </w:rPr>
          <w:delText>Front. Chem.</w:delText>
        </w:r>
        <w:r w:rsidRPr="001061AE">
          <w:rPr>
            <w:rFonts w:eastAsiaTheme="minorHAnsi"/>
          </w:rPr>
          <w:delText xml:space="preserve"> </w:delText>
        </w:r>
        <w:r w:rsidRPr="001061AE">
          <w:rPr>
            <w:rFonts w:eastAsiaTheme="minorHAnsi"/>
            <w:b/>
            <w:bCs/>
          </w:rPr>
          <w:delText>2022</w:delText>
        </w:r>
        <w:r w:rsidRPr="001061AE">
          <w:rPr>
            <w:rFonts w:eastAsiaTheme="minorHAnsi"/>
          </w:rPr>
          <w:delText xml:space="preserve">, </w:delText>
        </w:r>
        <w:r w:rsidRPr="001061AE">
          <w:rPr>
            <w:rFonts w:eastAsiaTheme="minorHAnsi"/>
            <w:i/>
            <w:iCs/>
          </w:rPr>
          <w:delText>10</w:delText>
        </w:r>
        <w:r w:rsidRPr="001061AE">
          <w:rPr>
            <w:rFonts w:eastAsiaTheme="minorHAnsi"/>
          </w:rPr>
          <w:delText>, 996383. https://doi.org/10.3389/fchem.2022.996383.</w:delText>
        </w:r>
      </w:del>
    </w:p>
    <w:p w14:paraId="71EFBC21" w14:textId="77777777" w:rsidR="001061AE" w:rsidRPr="001061AE" w:rsidRDefault="001061AE" w:rsidP="001061AE">
      <w:pPr>
        <w:pStyle w:val="Bibliography"/>
        <w:rPr>
          <w:del w:id="523" w:author="Thomas Quaid" w:date="2026-01-31T14:39:00Z" w16du:dateUtc="2026-01-31T22:39:00Z"/>
          <w:rFonts w:eastAsiaTheme="minorHAnsi"/>
        </w:rPr>
      </w:pPr>
      <w:del w:id="524" w:author="Thomas Quaid" w:date="2026-01-31T14:39:00Z" w16du:dateUtc="2026-01-31T22:39:00Z">
        <w:r w:rsidRPr="001061AE">
          <w:rPr>
            <w:rFonts w:eastAsiaTheme="minorHAnsi"/>
          </w:rPr>
          <w:lastRenderedPageBreak/>
          <w:delText>(44)</w:delText>
        </w:r>
        <w:r w:rsidRPr="001061AE">
          <w:rPr>
            <w:rFonts w:eastAsiaTheme="minorHAnsi"/>
          </w:rPr>
          <w:tab/>
          <w:delText xml:space="preserve">Alberico, E.; Möller, S.; Horstmann, M.; Drexler, H.-J.; Heller, D. Activation, Deactivation and Reversibility Phenomena in Homogeneous Catalysis: A Showcase Based on the Chemistry of Rhodium/Phosphine Catalysts. </w:delText>
        </w:r>
        <w:r w:rsidRPr="001061AE">
          <w:rPr>
            <w:rFonts w:eastAsiaTheme="minorHAnsi"/>
            <w:i/>
            <w:iCs/>
          </w:rPr>
          <w:delText>Catalysts</w:delText>
        </w:r>
        <w:r w:rsidRPr="001061AE">
          <w:rPr>
            <w:rFonts w:eastAsiaTheme="minorHAnsi"/>
          </w:rPr>
          <w:delText xml:space="preserve"> </w:delText>
        </w:r>
        <w:r w:rsidRPr="001061AE">
          <w:rPr>
            <w:rFonts w:eastAsiaTheme="minorHAnsi"/>
            <w:b/>
            <w:bCs/>
          </w:rPr>
          <w:delText>2019</w:delText>
        </w:r>
        <w:r w:rsidRPr="001061AE">
          <w:rPr>
            <w:rFonts w:eastAsiaTheme="minorHAnsi"/>
          </w:rPr>
          <w:delText xml:space="preserve">, </w:delText>
        </w:r>
        <w:r w:rsidRPr="001061AE">
          <w:rPr>
            <w:rFonts w:eastAsiaTheme="minorHAnsi"/>
            <w:i/>
            <w:iCs/>
          </w:rPr>
          <w:delText>9</w:delText>
        </w:r>
        <w:r w:rsidRPr="001061AE">
          <w:rPr>
            <w:rFonts w:eastAsiaTheme="minorHAnsi"/>
          </w:rPr>
          <w:delText xml:space="preserve"> (7), 582. https://doi.org/10.3390/catal9070582.</w:delText>
        </w:r>
      </w:del>
    </w:p>
    <w:p w14:paraId="75E55968" w14:textId="179E4523" w:rsidR="00C46D7C" w:rsidRPr="00317827" w:rsidRDefault="00B662DF" w:rsidP="004B30C9">
      <w:pPr>
        <w:pStyle w:val="Bibliography"/>
      </w:pPr>
      <w:r w:rsidRPr="00317827">
        <w:fldChar w:fldCharType="end"/>
      </w:r>
    </w:p>
    <w:sectPr w:rsidR="00C46D7C" w:rsidRPr="00317827">
      <w:headerReference w:type="default" r:id="rId26"/>
      <w:footerReference w:type="even" r:id="rId27"/>
      <w:footerReference w:type="defaul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hn Hartwig" w:date="2026-01-24T17:49:00Z" w:initials="JH">
    <w:p w14:paraId="15E860DC" w14:textId="77777777" w:rsidR="0041664D" w:rsidRDefault="0041664D" w:rsidP="0041664D">
      <w:r>
        <w:rPr>
          <w:rStyle w:val="CommentReference"/>
        </w:rPr>
        <w:annotationRef/>
      </w:r>
      <w:r>
        <w:rPr>
          <w:sz w:val="20"/>
          <w:szCs w:val="20"/>
        </w:rPr>
        <w:t>five-coordinate Zn in the photo looks weird. Are you sur that's right?</w:t>
      </w:r>
    </w:p>
  </w:comment>
  <w:comment w:id="3" w:author="Thomas Quaid" w:date="2026-01-30T13:40:00Z" w:initials="TQ">
    <w:p w14:paraId="6130D959" w14:textId="77777777" w:rsidR="003354BE" w:rsidRDefault="003354BE" w:rsidP="003354BE">
      <w:r>
        <w:rPr>
          <w:rStyle w:val="CommentReference"/>
        </w:rPr>
        <w:annotationRef/>
      </w:r>
      <w:r>
        <w:rPr>
          <w:sz w:val="20"/>
          <w:szCs w:val="20"/>
        </w:rPr>
        <w:t>This is reported to be experimentally observed by a cited paper (Appleton et al) from which the equilibrium stepwise constants were extracted from in the study.</w:t>
      </w:r>
    </w:p>
  </w:comment>
  <w:comment w:id="4" w:author="Thomas Quaid" w:date="2026-01-31T14:47:00Z" w:initials="TQ">
    <w:p w14:paraId="5FE78FD2" w14:textId="77777777" w:rsidR="001A156F" w:rsidRDefault="001A156F" w:rsidP="001A156F">
      <w:r>
        <w:rPr>
          <w:rStyle w:val="CommentReference"/>
        </w:rPr>
        <w:annotationRef/>
      </w:r>
      <w:r>
        <w:rPr>
          <w:sz w:val="20"/>
          <w:szCs w:val="20"/>
        </w:rPr>
        <w:t>These changes are in response to Johns comments on structure of the abstract.</w:t>
      </w:r>
    </w:p>
  </w:comment>
  <w:comment w:id="34" w:author="John Hartwig" w:date="2026-01-24T17:59:00Z" w:initials="JH">
    <w:p w14:paraId="429F2AB1" w14:textId="77777777" w:rsidR="00B72549" w:rsidRDefault="0041664D" w:rsidP="00B72549">
      <w:r>
        <w:rPr>
          <w:rStyle w:val="CommentReference"/>
        </w:rPr>
        <w:annotationRef/>
      </w:r>
      <w:r w:rsidR="00B72549">
        <w:rPr>
          <w:sz w:val="20"/>
          <w:szCs w:val="20"/>
        </w:rPr>
        <w:t>this is sounding like a lot of wiggling to get a fit. I'll revisit after reading.</w:t>
      </w:r>
    </w:p>
  </w:comment>
  <w:comment w:id="35" w:author="Thomas Quaid" w:date="2026-01-31T14:45:00Z" w:initials="TQ">
    <w:p w14:paraId="2EC5AE38" w14:textId="77777777" w:rsidR="001A156F" w:rsidRDefault="001A156F" w:rsidP="001A156F">
      <w:r>
        <w:rPr>
          <w:rStyle w:val="CommentReference"/>
        </w:rPr>
        <w:annotationRef/>
      </w:r>
      <w:r>
        <w:rPr>
          <w:sz w:val="20"/>
          <w:szCs w:val="20"/>
        </w:rPr>
        <w:t>understood. The intent was to show first that the system can be accurately modeled through the extensive work in the section "</w:t>
      </w:r>
      <w:r>
        <w:rPr>
          <w:i/>
          <w:iCs/>
          <w:sz w:val="20"/>
          <w:szCs w:val="20"/>
        </w:rPr>
        <w:t>EXPERIMENTAL VALIDATION AND OVERPERFORMANCE OF MONODENTATE LIGANDS</w:t>
      </w:r>
    </w:p>
    <w:p w14:paraId="209DFE34" w14:textId="77777777" w:rsidR="001A156F" w:rsidRDefault="001A156F" w:rsidP="001A156F">
      <w:r>
        <w:rPr>
          <w:sz w:val="20"/>
          <w:szCs w:val="20"/>
        </w:rPr>
        <w:t xml:space="preserve">". Then we provide a shortcut for future work by creating the fitted parameter </w:t>
      </w:r>
      <w:r>
        <w:rPr>
          <w:i/>
          <w:iCs/>
          <w:sz w:val="20"/>
          <w:szCs w:val="20"/>
        </w:rPr>
        <w:t>Φ</w:t>
      </w:r>
      <w:r>
        <w:rPr>
          <w:i/>
          <w:iCs/>
          <w:sz w:val="20"/>
          <w:szCs w:val="20"/>
          <w:vertAlign w:val="subscript"/>
        </w:rPr>
        <w:t>spec</w:t>
      </w:r>
      <w:r>
        <w:rPr>
          <w:i/>
          <w:iCs/>
          <w:sz w:val="20"/>
          <w:szCs w:val="20"/>
        </w:rPr>
        <w:t xml:space="preserve"> </w:t>
      </w:r>
      <w:r>
        <w:rPr>
          <w:sz w:val="20"/>
          <w:szCs w:val="20"/>
        </w:rPr>
        <w:t>based on the results</w:t>
      </w:r>
      <w:r>
        <w:rPr>
          <w:i/>
          <w:iCs/>
          <w:sz w:val="20"/>
          <w:szCs w:val="20"/>
        </w:rPr>
        <w:t xml:space="preserve">. </w:t>
      </w:r>
      <w:r>
        <w:rPr>
          <w:sz w:val="20"/>
          <w:szCs w:val="20"/>
        </w:rPr>
        <w:t>I reworded it to alleviate the misleading narrative that we are trying to force a fit somewhere, we are simply providing a tool for future researchers.</w:t>
      </w:r>
    </w:p>
  </w:comment>
  <w:comment w:id="65" w:author="John Hartwig" w:date="2026-01-24T18:18:00Z" w:initials="JH">
    <w:p w14:paraId="0EBB3C64" w14:textId="77777777" w:rsidR="00F02876" w:rsidRDefault="00F02876" w:rsidP="00F02876">
      <w:r>
        <w:rPr>
          <w:rStyle w:val="CommentReference"/>
        </w:rPr>
        <w:annotationRef/>
      </w:r>
      <w:r>
        <w:rPr>
          <w:sz w:val="20"/>
          <w:szCs w:val="20"/>
        </w:rPr>
        <w:t>ref after punctuation in acs journals.</w:t>
      </w:r>
    </w:p>
  </w:comment>
  <w:comment w:id="66" w:author="Thomas Quaid" w:date="2026-01-31T14:46:00Z" w:initials="TQ">
    <w:p w14:paraId="44181E54" w14:textId="77777777" w:rsidR="001A156F" w:rsidRDefault="001A156F" w:rsidP="001A156F">
      <w:r>
        <w:rPr>
          <w:rStyle w:val="CommentReference"/>
        </w:rPr>
        <w:annotationRef/>
      </w:r>
      <w:r>
        <w:rPr>
          <w:sz w:val="20"/>
          <w:szCs w:val="20"/>
        </w:rPr>
        <w:t>All fixed</w:t>
      </w:r>
    </w:p>
  </w:comment>
  <w:comment w:id="80" w:author="John Hartwig" w:date="2026-01-24T18:19:00Z" w:initials="JH">
    <w:p w14:paraId="27ED6E7E" w14:textId="77777777" w:rsidR="00F02876" w:rsidRDefault="00F02876" w:rsidP="00F02876">
      <w:r>
        <w:rPr>
          <w:rStyle w:val="CommentReference"/>
        </w:rPr>
        <w:annotationRef/>
      </w:r>
      <w:r>
        <w:rPr>
          <w:sz w:val="20"/>
          <w:szCs w:val="20"/>
        </w:rPr>
        <w:t>there shoudl be a figure with "previous work" (including this compound) and "this work" for the introduction.</w:t>
      </w:r>
    </w:p>
  </w:comment>
  <w:comment w:id="81" w:author="Thomas Quaid" w:date="2026-01-29T14:43:00Z" w:initials="TQ">
    <w:p w14:paraId="67C87CC0" w14:textId="77777777" w:rsidR="0024598E" w:rsidRDefault="0024598E" w:rsidP="0024598E">
      <w:r>
        <w:rPr>
          <w:rStyle w:val="CommentReference"/>
        </w:rPr>
        <w:annotationRef/>
      </w:r>
      <w:r>
        <w:rPr>
          <w:sz w:val="20"/>
          <w:szCs w:val="20"/>
        </w:rPr>
        <w:t>Sorry, I don't understand. Perhaps we can address this in our meeting.</w:t>
      </w:r>
    </w:p>
  </w:comment>
  <w:comment w:id="86" w:author="John Hartwig" w:date="2026-01-24T18:20:00Z" w:initials="JH">
    <w:p w14:paraId="6CF0676A" w14:textId="77777777" w:rsidR="00437935" w:rsidRDefault="00437935" w:rsidP="00437935">
      <w:r>
        <w:rPr>
          <w:rStyle w:val="CommentReference"/>
        </w:rPr>
        <w:annotationRef/>
      </w:r>
      <w:r>
        <w:rPr>
          <w:sz w:val="20"/>
          <w:szCs w:val="20"/>
        </w:rPr>
        <w:t>The accuracty of ab initiao predictions of ???  has improved...</w:t>
      </w:r>
    </w:p>
  </w:comment>
  <w:comment w:id="87" w:author="Thomas Quaid" w:date="2026-02-01T17:26:00Z" w:initials="TQ">
    <w:p w14:paraId="3D2E77CD" w14:textId="77777777" w:rsidR="00386A9A" w:rsidRDefault="00386A9A" w:rsidP="00386A9A">
      <w:r>
        <w:rPr>
          <w:rStyle w:val="CommentReference"/>
        </w:rPr>
        <w:annotationRef/>
      </w:r>
      <w:r>
        <w:rPr>
          <w:sz w:val="20"/>
          <w:szCs w:val="20"/>
        </w:rPr>
        <w:t>added "thermodynamic and kinetic properties "</w:t>
      </w:r>
    </w:p>
  </w:comment>
  <w:comment w:id="90" w:author="John Hartwig" w:date="2026-01-24T18:22:00Z" w:initials="JH">
    <w:p w14:paraId="5DBC3821" w14:textId="77777777" w:rsidR="00437935" w:rsidRDefault="00437935" w:rsidP="00437935">
      <w:r>
        <w:rPr>
          <w:rStyle w:val="CommentReference"/>
        </w:rPr>
        <w:annotationRef/>
      </w:r>
      <w:r>
        <w:rPr>
          <w:sz w:val="20"/>
          <w:szCs w:val="20"/>
        </w:rPr>
        <w:t>sounds good, but there are no refs. I can't think of an example.</w:t>
      </w:r>
    </w:p>
  </w:comment>
  <w:comment w:id="91" w:author="Thomas Quaid" w:date="2026-02-01T17:26:00Z" w:initials="TQ">
    <w:p w14:paraId="5057180A" w14:textId="77777777" w:rsidR="00386A9A" w:rsidRDefault="00386A9A" w:rsidP="00386A9A">
      <w:r>
        <w:rPr>
          <w:rStyle w:val="CommentReference"/>
        </w:rPr>
        <w:annotationRef/>
      </w:r>
      <w:r>
        <w:rPr>
          <w:sz w:val="20"/>
          <w:szCs w:val="20"/>
        </w:rPr>
        <w:t>added refs</w:t>
      </w:r>
    </w:p>
  </w:comment>
  <w:comment w:id="94" w:author="John Hartwig" w:date="2026-01-24T18:20:00Z" w:initials="JH">
    <w:p w14:paraId="713B8721" w14:textId="77777777" w:rsidR="00437935" w:rsidRDefault="00437935" w:rsidP="00437935">
      <w:r>
        <w:rPr>
          <w:rStyle w:val="CommentReference"/>
        </w:rPr>
        <w:annotationRef/>
      </w:r>
      <w:r>
        <w:rPr>
          <w:sz w:val="20"/>
          <w:szCs w:val="20"/>
        </w:rPr>
        <w:t>The accuracty of ab initiao predictions of ???  has improved...</w:t>
      </w:r>
    </w:p>
  </w:comment>
  <w:comment w:id="95" w:author="Thomas Quaid" w:date="2026-01-31T14:48:00Z" w:initials="TQ">
    <w:p w14:paraId="42341533" w14:textId="77777777" w:rsidR="001A156F" w:rsidRDefault="001A156F" w:rsidP="001A156F">
      <w:r>
        <w:rPr>
          <w:rStyle w:val="CommentReference"/>
        </w:rPr>
        <w:annotationRef/>
      </w:r>
      <w:r>
        <w:rPr>
          <w:sz w:val="20"/>
          <w:szCs w:val="20"/>
        </w:rPr>
        <w:t>Not sure why the whole paragraph is highlighted as changed, I revised the wording for the sentence.</w:t>
      </w:r>
    </w:p>
  </w:comment>
  <w:comment w:id="99" w:author="John Hartwig" w:date="2026-01-24T18:22:00Z" w:initials="JH">
    <w:p w14:paraId="241783AC" w14:textId="77777777" w:rsidR="00437935" w:rsidRDefault="00437935" w:rsidP="00437935">
      <w:r>
        <w:rPr>
          <w:rStyle w:val="CommentReference"/>
        </w:rPr>
        <w:annotationRef/>
      </w:r>
      <w:r>
        <w:rPr>
          <w:sz w:val="20"/>
          <w:szCs w:val="20"/>
        </w:rPr>
        <w:t>sounds good, but there are no refs. I can't think of an example.</w:t>
      </w:r>
    </w:p>
  </w:comment>
  <w:comment w:id="100" w:author="Thomas Quaid" w:date="2026-01-31T14:49:00Z" w:initials="TQ">
    <w:p w14:paraId="55910E14" w14:textId="77777777" w:rsidR="001A156F" w:rsidRDefault="001A156F" w:rsidP="001A156F">
      <w:r>
        <w:rPr>
          <w:rStyle w:val="CommentReference"/>
        </w:rPr>
        <w:annotationRef/>
      </w:r>
      <w:r>
        <w:rPr>
          <w:sz w:val="20"/>
          <w:szCs w:val="20"/>
        </w:rPr>
        <w:t>Added Citations 16-18</w:t>
      </w:r>
    </w:p>
  </w:comment>
  <w:comment w:id="110" w:author="John Hartwig" w:date="2026-01-24T18:33:00Z" w:initials="JH">
    <w:p w14:paraId="1E22A07E" w14:textId="77777777" w:rsidR="004E0C15" w:rsidRDefault="004E0C15" w:rsidP="004E0C15">
      <w:r>
        <w:rPr>
          <w:rStyle w:val="CommentReference"/>
        </w:rPr>
        <w:annotationRef/>
      </w:r>
      <w:r>
        <w:rPr>
          <w:sz w:val="20"/>
          <w:szCs w:val="20"/>
        </w:rPr>
        <w:t>you man in general or for carbonic anhydrase? Making such a general statement seems dangerous.</w:t>
      </w:r>
    </w:p>
  </w:comment>
  <w:comment w:id="111" w:author="Thomas Quaid" w:date="2026-01-31T14:49:00Z" w:initials="TQ">
    <w:p w14:paraId="37EC8E07" w14:textId="77777777" w:rsidR="001A156F" w:rsidRDefault="001A156F" w:rsidP="001A156F">
      <w:r>
        <w:rPr>
          <w:rStyle w:val="CommentReference"/>
        </w:rPr>
        <w:annotationRef/>
      </w:r>
      <w:r>
        <w:rPr>
          <w:sz w:val="20"/>
          <w:szCs w:val="20"/>
        </w:rPr>
        <w:t>Tightened to CA</w:t>
      </w:r>
    </w:p>
  </w:comment>
  <w:comment w:id="113" w:author="John Hartwig" w:date="2026-01-24T18:34:00Z" w:initials="JH">
    <w:p w14:paraId="188D66DF" w14:textId="77777777" w:rsidR="004E0C15" w:rsidRDefault="004E0C15" w:rsidP="004E0C15">
      <w:r>
        <w:rPr>
          <w:rStyle w:val="CommentReference"/>
        </w:rPr>
        <w:annotationRef/>
      </w:r>
      <w:r>
        <w:rPr>
          <w:sz w:val="20"/>
          <w:szCs w:val="20"/>
        </w:rPr>
        <w:t>Certainly, people routinely vary the ligand to metal ratio in catalysis. I'm not sure what this statement is saying.</w:t>
      </w:r>
    </w:p>
  </w:comment>
  <w:comment w:id="114" w:author="Thomas Quaid" w:date="2026-01-31T14:50:00Z" w:initials="TQ">
    <w:p w14:paraId="019BC799" w14:textId="77777777" w:rsidR="00386A9A" w:rsidRDefault="001A156F" w:rsidP="00386A9A">
      <w:r>
        <w:rPr>
          <w:rStyle w:val="CommentReference"/>
        </w:rPr>
        <w:annotationRef/>
      </w:r>
      <w:r w:rsidR="00386A9A">
        <w:rPr>
          <w:sz w:val="20"/>
          <w:szCs w:val="20"/>
        </w:rPr>
        <w:t>tightened the thought here significantly.</w:t>
      </w:r>
    </w:p>
  </w:comment>
  <w:comment w:id="122" w:author="John Hartwig" w:date="2026-01-24T18:36:00Z" w:initials="JH">
    <w:p w14:paraId="4561D23F" w14:textId="77777777" w:rsidR="004E0C15" w:rsidRDefault="004E0C15" w:rsidP="004E0C15">
      <w:r>
        <w:rPr>
          <w:rStyle w:val="CommentReference"/>
        </w:rPr>
        <w:annotationRef/>
      </w:r>
      <w:r>
        <w:rPr>
          <w:sz w:val="20"/>
          <w:szCs w:val="20"/>
        </w:rPr>
        <w:t>again, ALL transition metal complexes or models of CA? The former is too bold a statement. Can you predict the performance of our catalyst for the borylation of C–H bonds or copper-catalyzed cross coupling this way? I doubt it.</w:t>
      </w:r>
    </w:p>
  </w:comment>
  <w:comment w:id="123" w:author="Thomas Quaid" w:date="2026-01-31T14:51:00Z" w:initials="TQ">
    <w:p w14:paraId="0ABCFFE3" w14:textId="77777777" w:rsidR="00386A9A" w:rsidRDefault="001A156F" w:rsidP="00386A9A">
      <w:r>
        <w:rPr>
          <w:rStyle w:val="CommentReference"/>
        </w:rPr>
        <w:annotationRef/>
      </w:r>
      <w:r w:rsidR="00386A9A">
        <w:rPr>
          <w:sz w:val="20"/>
          <w:szCs w:val="20"/>
        </w:rPr>
        <w:t>removed the vague TMC term and added "</w:t>
      </w:r>
      <w:r w:rsidR="00386A9A">
        <w:rPr>
          <w:color w:val="000000"/>
          <w:sz w:val="20"/>
          <w:szCs w:val="20"/>
        </w:rPr>
        <w:t xml:space="preserve">zinc complexes in CO₂ hydration and, potentially, other systems where product dissociation is rate-limiting </w:t>
      </w:r>
      <w:r w:rsidR="00386A9A">
        <w:rPr>
          <w:sz w:val="20"/>
          <w:szCs w:val="20"/>
        </w:rPr>
        <w:t>"</w:t>
      </w:r>
    </w:p>
  </w:comment>
  <w:comment w:id="128" w:author="John Hartwig" w:date="2026-01-24T18:38:00Z" w:initials="JH">
    <w:p w14:paraId="0E4EDC07" w14:textId="77777777" w:rsidR="004E0C15" w:rsidRDefault="004E0C15" w:rsidP="004E0C15">
      <w:r>
        <w:rPr>
          <w:rStyle w:val="CommentReference"/>
        </w:rPr>
        <w:annotationRef/>
      </w:r>
      <w:r>
        <w:rPr>
          <w:sz w:val="20"/>
          <w:szCs w:val="20"/>
        </w:rPr>
        <w:t>what is the paradigm? Again, I'm concerned the claim is too broad.</w:t>
      </w:r>
    </w:p>
  </w:comment>
  <w:comment w:id="129" w:author="Thomas Quaid" w:date="2026-01-31T14:51:00Z" w:initials="TQ">
    <w:p w14:paraId="56955D2A" w14:textId="77777777" w:rsidR="00386A9A" w:rsidRDefault="001A156F" w:rsidP="00386A9A">
      <w:r>
        <w:rPr>
          <w:rStyle w:val="CommentReference"/>
        </w:rPr>
        <w:annotationRef/>
      </w:r>
      <w:r w:rsidR="00386A9A">
        <w:rPr>
          <w:sz w:val="20"/>
          <w:szCs w:val="20"/>
        </w:rPr>
        <w:t>Tightened the language and made more explicit claims.</w:t>
      </w:r>
    </w:p>
  </w:comment>
  <w:comment w:id="140" w:author="John Hartwig" w:date="2026-01-24T18:37:00Z" w:initials="JH">
    <w:p w14:paraId="5BFFB517" w14:textId="77777777" w:rsidR="004E0C15" w:rsidRDefault="004E0C15" w:rsidP="004E0C15">
      <w:r>
        <w:rPr>
          <w:rStyle w:val="CommentReference"/>
        </w:rPr>
        <w:annotationRef/>
      </w:r>
      <w:r>
        <w:rPr>
          <w:sz w:val="20"/>
          <w:szCs w:val="20"/>
        </w:rPr>
        <w:t>accessible to what? what does this word mean here?</w:t>
      </w:r>
    </w:p>
  </w:comment>
  <w:comment w:id="141" w:author="Thomas Quaid" w:date="2026-02-01T17:47:00Z" w:initials="TQ">
    <w:p w14:paraId="3268D335" w14:textId="77777777" w:rsidR="00386A9A" w:rsidRDefault="00386A9A" w:rsidP="00386A9A">
      <w:r>
        <w:rPr>
          <w:rStyle w:val="CommentReference"/>
        </w:rPr>
        <w:annotationRef/>
      </w:r>
      <w:r>
        <w:rPr>
          <w:sz w:val="20"/>
          <w:szCs w:val="20"/>
        </w:rPr>
        <w:t>removed the ambiguous word choice and rewrote to "active catalyst speciation"</w:t>
      </w:r>
    </w:p>
  </w:comment>
  <w:comment w:id="133" w:author="John Hartwig" w:date="2026-01-24T18:38:00Z" w:initials="JH">
    <w:p w14:paraId="3F0C3B49" w14:textId="77777777" w:rsidR="004E0C15" w:rsidRDefault="004E0C15" w:rsidP="004E0C15">
      <w:r>
        <w:rPr>
          <w:rStyle w:val="CommentReference"/>
        </w:rPr>
        <w:annotationRef/>
      </w:r>
      <w:r>
        <w:rPr>
          <w:sz w:val="20"/>
          <w:szCs w:val="20"/>
        </w:rPr>
        <w:t>it's a bit circular. Activity depends only on the amount of catalyst and the rate-limiting step. That is simply a kinetic equation.</w:t>
      </w:r>
    </w:p>
  </w:comment>
  <w:comment w:id="134" w:author="John Hartwig" w:date="2026-01-24T18:39:00Z" w:initials="JH">
    <w:p w14:paraId="2A9AE257" w14:textId="77777777" w:rsidR="004E0C15" w:rsidRDefault="004E0C15" w:rsidP="004E0C15">
      <w:r>
        <w:rPr>
          <w:rStyle w:val="CommentReference"/>
        </w:rPr>
        <w:annotationRef/>
      </w:r>
      <w:r>
        <w:rPr>
          <w:sz w:val="20"/>
          <w:szCs w:val="20"/>
        </w:rPr>
        <w:t>Lifetime is another issue, but that is the speciation not at equilibrium. That controls most catalysts too.</w:t>
      </w:r>
    </w:p>
  </w:comment>
  <w:comment w:id="135" w:author="Thomas Quaid" w:date="2026-01-31T14:53:00Z" w:initials="TQ">
    <w:p w14:paraId="2F117226" w14:textId="77777777" w:rsidR="00386A9A" w:rsidRDefault="001A156F" w:rsidP="00386A9A">
      <w:r>
        <w:rPr>
          <w:rStyle w:val="CommentReference"/>
        </w:rPr>
        <w:annotationRef/>
      </w:r>
      <w:r w:rsidR="00386A9A">
        <w:rPr>
          <w:sz w:val="20"/>
          <w:szCs w:val="20"/>
        </w:rPr>
        <w:t xml:space="preserve">I believe I have resolved the concerns here with the substantial re-write. </w:t>
      </w:r>
    </w:p>
  </w:comment>
  <w:comment w:id="155" w:author="John Hartwig" w:date="2026-01-24T18:40:00Z" w:initials="JH">
    <w:p w14:paraId="1A6E004B" w14:textId="77777777" w:rsidR="00565B6E" w:rsidRDefault="00565B6E" w:rsidP="00565B6E">
      <w:r>
        <w:rPr>
          <w:rStyle w:val="CommentReference"/>
        </w:rPr>
        <w:annotationRef/>
      </w:r>
      <w:r>
        <w:rPr>
          <w:sz w:val="20"/>
          <w:szCs w:val="20"/>
        </w:rPr>
        <w:t>illustrated where?</w:t>
      </w:r>
    </w:p>
  </w:comment>
  <w:comment w:id="156" w:author="Thomas Quaid" w:date="2026-01-31T14:55:00Z" w:initials="TQ">
    <w:p w14:paraId="4C77AE0A" w14:textId="33E5F980" w:rsidR="001A156F" w:rsidRDefault="001A156F" w:rsidP="001A156F">
      <w:r>
        <w:rPr>
          <w:rStyle w:val="CommentReference"/>
        </w:rPr>
        <w:annotationRef/>
      </w:r>
      <w:r>
        <w:rPr>
          <w:sz w:val="20"/>
          <w:szCs w:val="20"/>
        </w:rPr>
        <w:t>added "in the manuscript and the supplementary information ".</w:t>
      </w:r>
    </w:p>
  </w:comment>
  <w:comment w:id="164" w:author="John Hartwig" w:date="2026-01-24T18:40:00Z" w:initials="JH">
    <w:p w14:paraId="29859FA1" w14:textId="77777777" w:rsidR="00565B6E" w:rsidRDefault="00565B6E" w:rsidP="00565B6E">
      <w:r>
        <w:rPr>
          <w:rStyle w:val="CommentReference"/>
        </w:rPr>
        <w:annotationRef/>
      </w:r>
      <w:r>
        <w:rPr>
          <w:sz w:val="20"/>
          <w:szCs w:val="20"/>
        </w:rPr>
        <w:t>illustrated where?</w:t>
      </w:r>
    </w:p>
  </w:comment>
  <w:comment w:id="165" w:author="Thomas Quaid" w:date="2026-01-31T14:55:00Z" w:initials="TQ">
    <w:p w14:paraId="6ADDEC94" w14:textId="77777777" w:rsidR="001A156F" w:rsidRDefault="001A156F" w:rsidP="001A156F">
      <w:r>
        <w:rPr>
          <w:rStyle w:val="CommentReference"/>
        </w:rPr>
        <w:annotationRef/>
      </w:r>
      <w:r>
        <w:rPr>
          <w:sz w:val="20"/>
          <w:szCs w:val="20"/>
        </w:rPr>
        <w:t xml:space="preserve">in the manuscript and the supplementary information </w:t>
      </w:r>
    </w:p>
  </w:comment>
  <w:comment w:id="171" w:author="John Hartwig" w:date="2026-01-24T18:43:00Z" w:initials="JH">
    <w:p w14:paraId="4A09DE64" w14:textId="77777777" w:rsidR="00565B6E" w:rsidRDefault="00565B6E" w:rsidP="00565B6E">
      <w:r>
        <w:rPr>
          <w:rStyle w:val="CommentReference"/>
        </w:rPr>
        <w:annotationRef/>
      </w:r>
      <w:r>
        <w:rPr>
          <w:sz w:val="20"/>
          <w:szCs w:val="20"/>
        </w:rPr>
        <w:t>it is not clear to me how you are converting this. What do you mean by kobs vs kint? You are dividing by a concentration of a reagent?</w:t>
      </w:r>
    </w:p>
  </w:comment>
  <w:comment w:id="172" w:author="Thomas Quaid" w:date="2026-01-31T14:56:00Z" w:initials="TQ">
    <w:p w14:paraId="430FC960" w14:textId="77777777" w:rsidR="00386A9A" w:rsidRDefault="001A156F" w:rsidP="00386A9A">
      <w:r>
        <w:rPr>
          <w:rStyle w:val="CommentReference"/>
        </w:rPr>
        <w:annotationRef/>
      </w:r>
      <w:r w:rsidR="00386A9A">
        <w:rPr>
          <w:sz w:val="20"/>
          <w:szCs w:val="20"/>
        </w:rPr>
        <w:t>Added a follow up sentence with explicit description to resolve concern.</w:t>
      </w:r>
    </w:p>
  </w:comment>
  <w:comment w:id="176" w:author="John Hartwig" w:date="2026-01-24T18:43:00Z" w:initials="JH">
    <w:p w14:paraId="5B0C382D" w14:textId="77777777" w:rsidR="00F2298A" w:rsidRDefault="00F2298A" w:rsidP="00565B6E">
      <w:r>
        <w:rPr>
          <w:rStyle w:val="CommentReference"/>
        </w:rPr>
        <w:annotationRef/>
      </w:r>
      <w:r>
        <w:rPr>
          <w:sz w:val="20"/>
          <w:szCs w:val="20"/>
        </w:rPr>
        <w:t>it is not clear to me how you are converting this. What do you mean by kobs vs kint? You are dividing by a concentration of a reagent?</w:t>
      </w:r>
    </w:p>
  </w:comment>
  <w:comment w:id="177" w:author="John Hartwig" w:date="2026-01-24T18:44:00Z" w:initials="JH">
    <w:p w14:paraId="7156705E" w14:textId="77777777" w:rsidR="00565B6E" w:rsidRDefault="00565B6E" w:rsidP="00565B6E">
      <w:r>
        <w:rPr>
          <w:rStyle w:val="CommentReference"/>
        </w:rPr>
        <w:annotationRef/>
      </w:r>
      <w:r>
        <w:rPr>
          <w:sz w:val="20"/>
          <w:szCs w:val="20"/>
        </w:rPr>
        <w:t>inpossible. Do you mean cal/mol or 0.617 kcal/mol?</w:t>
      </w:r>
    </w:p>
  </w:comment>
  <w:comment w:id="178" w:author="Thomas Quaid" w:date="2026-01-28T13:41:00Z" w:initials="TQ">
    <w:p w14:paraId="089C4E10" w14:textId="77777777" w:rsidR="001A156F" w:rsidRDefault="007B0DE6" w:rsidP="001A156F">
      <w:r>
        <w:rPr>
          <w:rStyle w:val="CommentReference"/>
        </w:rPr>
        <w:annotationRef/>
      </w:r>
      <w:r w:rsidR="001A156F">
        <w:rPr>
          <w:sz w:val="20"/>
          <w:szCs w:val="20"/>
        </w:rPr>
        <w:t>Embarrassing mistake, sorry. /Ms (y axis)</w:t>
      </w:r>
    </w:p>
  </w:comment>
  <w:comment w:id="182" w:author="John Hartwig" w:date="2026-01-24T18:44:00Z" w:initials="JH">
    <w:p w14:paraId="2793B63A" w14:textId="1E28256A" w:rsidR="00565B6E" w:rsidRDefault="00565B6E" w:rsidP="00565B6E">
      <w:r>
        <w:rPr>
          <w:rStyle w:val="CommentReference"/>
        </w:rPr>
        <w:annotationRef/>
      </w:r>
      <w:r>
        <w:rPr>
          <w:sz w:val="20"/>
          <w:szCs w:val="20"/>
        </w:rPr>
        <w:t>same here.</w:t>
      </w:r>
    </w:p>
  </w:comment>
  <w:comment w:id="183" w:author="Thomas Quaid" w:date="2026-01-31T14:57:00Z" w:initials="TQ">
    <w:p w14:paraId="61170BE3" w14:textId="775DDDAD" w:rsidR="001A156F" w:rsidRDefault="001A156F" w:rsidP="001A156F">
      <w:r>
        <w:rPr>
          <w:rStyle w:val="CommentReference"/>
        </w:rPr>
        <w:annotationRef/>
      </w:r>
      <w:r>
        <w:rPr>
          <w:sz w:val="20"/>
          <w:szCs w:val="20"/>
        </w:rPr>
        <w:t>Embarrassing mistake, sorry. /Ms (y axis)</w:t>
      </w:r>
    </w:p>
  </w:comment>
  <w:comment w:id="197" w:author="John Hartwig" w:date="2026-01-24T18:55:00Z" w:initials="JH">
    <w:p w14:paraId="1BBCAC36" w14:textId="77777777" w:rsidR="00985585" w:rsidRDefault="00985585" w:rsidP="00985585">
      <w:r>
        <w:rPr>
          <w:rStyle w:val="CommentReference"/>
        </w:rPr>
        <w:annotationRef/>
      </w:r>
      <w:r>
        <w:rPr>
          <w:sz w:val="20"/>
          <w:szCs w:val="20"/>
        </w:rPr>
        <w:t>underpins the framework? Seems like a potential mixed metaphor or cliche. What is a descriptor framework. Isn't it just a set of descriptors. But you haven't calculated any descriptors at this point of the presentation, have you? The only "descriptor" is the carbonate binding energy.</w:t>
      </w:r>
    </w:p>
  </w:comment>
  <w:comment w:id="198" w:author="Thomas Quaid" w:date="2026-01-31T14:57:00Z" w:initials="TQ">
    <w:p w14:paraId="44E0E7F4" w14:textId="77777777" w:rsidR="00386A9A" w:rsidRDefault="00386A9A" w:rsidP="00386A9A">
      <w:r>
        <w:rPr>
          <w:rStyle w:val="CommentReference"/>
        </w:rPr>
        <w:annotationRef/>
      </w:r>
      <w:r>
        <w:rPr>
          <w:sz w:val="20"/>
          <w:szCs w:val="20"/>
        </w:rPr>
        <w:t xml:space="preserve">replaced </w:t>
      </w:r>
      <w:r>
        <w:rPr>
          <w:color w:val="F6F6F6"/>
          <w:sz w:val="20"/>
          <w:szCs w:val="20"/>
        </w:rPr>
        <w:t xml:space="preserve">zinc complexes in CO₂ hydration and, potentially, other systems where product dissociation is rate-limiting </w:t>
      </w:r>
      <w:r>
        <w:rPr>
          <w:sz w:val="20"/>
          <w:szCs w:val="20"/>
        </w:rPr>
        <w:t xml:space="preserve"> with </w:t>
      </w:r>
      <w:r>
        <w:rPr>
          <w:color w:val="F6F6F6"/>
          <w:sz w:val="20"/>
          <w:szCs w:val="20"/>
        </w:rPr>
        <w:t xml:space="preserve">forms the basis for rate prediction in this work. </w:t>
      </w:r>
    </w:p>
  </w:comment>
  <w:comment w:id="202" w:author="John Hartwig" w:date="2026-01-24T18:57:00Z" w:initials="JH">
    <w:p w14:paraId="42B71173" w14:textId="77777777" w:rsidR="00985585" w:rsidRDefault="00985585" w:rsidP="00985585">
      <w:r>
        <w:rPr>
          <w:rStyle w:val="CommentReference"/>
        </w:rPr>
        <w:annotationRef/>
      </w:r>
      <w:r>
        <w:rPr>
          <w:sz w:val="20"/>
          <w:szCs w:val="20"/>
        </w:rPr>
        <w:t xml:space="preserve">wait. Where are the results from these 11 ligands shown? </w:t>
      </w:r>
    </w:p>
  </w:comment>
  <w:comment w:id="203" w:author="Thomas Quaid" w:date="2026-01-31T14:58:00Z" w:initials="TQ">
    <w:p w14:paraId="0049E38C" w14:textId="6BB00E8F" w:rsidR="00386A9A" w:rsidRDefault="00386A9A" w:rsidP="00386A9A">
      <w:r>
        <w:rPr>
          <w:rStyle w:val="CommentReference"/>
        </w:rPr>
        <w:annotationRef/>
      </w:r>
      <w:r>
        <w:rPr>
          <w:sz w:val="20"/>
          <w:szCs w:val="20"/>
        </w:rPr>
        <w:t>added reference to (Table S5), Not ready to show figure 2 so directed to the raw data with citations in SI Table instead.</w:t>
      </w:r>
    </w:p>
  </w:comment>
  <w:comment w:id="207" w:author="John Hartwig" w:date="2026-01-24T18:59:00Z" w:initials="JH">
    <w:p w14:paraId="266FC6C5" w14:textId="77777777" w:rsidR="00985585" w:rsidRDefault="00985585" w:rsidP="00985585">
      <w:r>
        <w:rPr>
          <w:rStyle w:val="CommentReference"/>
        </w:rPr>
        <w:annotationRef/>
      </w:r>
      <w:r>
        <w:rPr>
          <w:sz w:val="20"/>
          <w:szCs w:val="20"/>
        </w:rPr>
        <w:t>I'm confused. Why are you computing steric congestion? This paragraph sounds like something for the SI. where are these values shown?</w:t>
      </w:r>
    </w:p>
  </w:comment>
  <w:comment w:id="208" w:author="Thomas Quaid" w:date="2026-01-31T15:00:00Z" w:initials="TQ">
    <w:p w14:paraId="5BB8E0CF" w14:textId="77777777" w:rsidR="00386A9A" w:rsidRDefault="00386A9A" w:rsidP="00386A9A">
      <w:r>
        <w:rPr>
          <w:rStyle w:val="CommentReference"/>
        </w:rPr>
        <w:annotationRef/>
      </w:r>
      <w:r>
        <w:rPr>
          <w:sz w:val="20"/>
          <w:szCs w:val="20"/>
        </w:rPr>
        <w:t>added reasoning for this "Steric parameters were computed to test whether ground-state congestion contributes to rate prediction beyond ΔG</w:t>
      </w:r>
      <w:r>
        <w:rPr>
          <w:sz w:val="20"/>
          <w:szCs w:val="20"/>
          <w:vertAlign w:val="subscript"/>
        </w:rPr>
        <w:t>bind</w:t>
      </w:r>
      <w:r>
        <w:rPr>
          <w:sz w:val="20"/>
          <w:szCs w:val="20"/>
        </w:rPr>
        <w:t>, as discussed in the Results section. "</w:t>
      </w:r>
    </w:p>
  </w:comment>
  <w:comment w:id="217" w:author="John Hartwig" w:date="2026-01-24T19:01:00Z" w:initials="JH">
    <w:p w14:paraId="047B2AD4" w14:textId="77777777" w:rsidR="000022E6" w:rsidRDefault="000022E6" w:rsidP="000022E6">
      <w:r>
        <w:rPr>
          <w:rStyle w:val="CommentReference"/>
        </w:rPr>
        <w:annotationRef/>
      </w:r>
      <w:r>
        <w:rPr>
          <w:sz w:val="20"/>
          <w:szCs w:val="20"/>
        </w:rPr>
        <w:t>it's strange to have a title so long.</w:t>
      </w:r>
    </w:p>
  </w:comment>
  <w:comment w:id="218" w:author="Thomas Quaid" w:date="2026-01-31T15:00:00Z" w:initials="TQ">
    <w:p w14:paraId="23B9EF8F" w14:textId="77777777" w:rsidR="00386A9A" w:rsidRDefault="00386A9A" w:rsidP="00386A9A">
      <w:r>
        <w:rPr>
          <w:rStyle w:val="CommentReference"/>
        </w:rPr>
        <w:annotationRef/>
      </w:r>
      <w:r>
        <w:rPr>
          <w:sz w:val="20"/>
          <w:szCs w:val="20"/>
        </w:rPr>
        <w:t>significantly shortened title.</w:t>
      </w:r>
    </w:p>
  </w:comment>
  <w:comment w:id="227" w:author="John Hartwig" w:date="2026-01-24T19:07:00Z" w:initials="JH">
    <w:p w14:paraId="3A7D3267" w14:textId="77777777" w:rsidR="000022E6" w:rsidRDefault="000022E6" w:rsidP="000022E6">
      <w:r>
        <w:rPr>
          <w:rStyle w:val="CommentReference"/>
        </w:rPr>
        <w:annotationRef/>
      </w:r>
      <w:r>
        <w:rPr>
          <w:sz w:val="20"/>
          <w:szCs w:val="20"/>
        </w:rPr>
        <w:t>are you assuming people have read the methods section? you should refer to the section above. The data with ligands .... described in the methods section above...</w:t>
      </w:r>
    </w:p>
  </w:comment>
  <w:comment w:id="228" w:author="Thomas Quaid" w:date="2026-01-31T15:01:00Z" w:initials="TQ">
    <w:p w14:paraId="4825A094" w14:textId="77777777" w:rsidR="00386A9A" w:rsidRDefault="00386A9A" w:rsidP="00386A9A">
      <w:r>
        <w:rPr>
          <w:rStyle w:val="CommentReference"/>
        </w:rPr>
        <w:annotationRef/>
      </w:r>
      <w:r>
        <w:rPr>
          <w:sz w:val="20"/>
          <w:szCs w:val="20"/>
        </w:rPr>
        <w:t>revised wording and referenced methods section "computational strategy"</w:t>
      </w:r>
    </w:p>
  </w:comment>
  <w:comment w:id="231" w:author="John Hartwig" w:date="2026-01-24T19:04:00Z" w:initials="JH">
    <w:p w14:paraId="70037654" w14:textId="77777777" w:rsidR="000022E6" w:rsidRDefault="000022E6" w:rsidP="000022E6">
      <w:r>
        <w:rPr>
          <w:rStyle w:val="CommentReference"/>
        </w:rPr>
        <w:annotationRef/>
      </w:r>
      <w:r>
        <w:rPr>
          <w:sz w:val="20"/>
          <w:szCs w:val="20"/>
        </w:rPr>
        <w:t xml:space="preserve">what does that mean? what is a stage? </w:t>
      </w:r>
    </w:p>
  </w:comment>
  <w:comment w:id="232" w:author="Thomas Quaid" w:date="2026-01-31T15:02:00Z" w:initials="TQ">
    <w:p w14:paraId="4413DF20" w14:textId="77777777" w:rsidR="00386A9A" w:rsidRDefault="00386A9A" w:rsidP="00386A9A">
      <w:r>
        <w:rPr>
          <w:rStyle w:val="CommentReference"/>
        </w:rPr>
        <w:annotationRef/>
      </w:r>
      <w:r>
        <w:rPr>
          <w:sz w:val="20"/>
          <w:szCs w:val="20"/>
        </w:rPr>
        <w:t>changed stage to "controlled dataset"</w:t>
      </w:r>
    </w:p>
  </w:comment>
  <w:comment w:id="234" w:author="John Hartwig" w:date="2026-01-24T19:05:00Z" w:initials="JH">
    <w:p w14:paraId="382CA83C" w14:textId="77777777" w:rsidR="000022E6" w:rsidRDefault="000022E6" w:rsidP="000022E6">
      <w:r>
        <w:rPr>
          <w:rStyle w:val="CommentReference"/>
        </w:rPr>
        <w:annotationRef/>
      </w:r>
      <w:r>
        <w:rPr>
          <w:sz w:val="20"/>
          <w:szCs w:val="20"/>
        </w:rPr>
        <w:t xml:space="preserve">range for what range in carbonat binding? or free energies of activation? </w:t>
      </w:r>
    </w:p>
  </w:comment>
  <w:comment w:id="235" w:author="Thomas Quaid" w:date="2026-01-31T15:02:00Z" w:initials="TQ">
    <w:p w14:paraId="29664951" w14:textId="77777777" w:rsidR="00386A9A" w:rsidRDefault="00386A9A" w:rsidP="00386A9A">
      <w:r>
        <w:rPr>
          <w:rStyle w:val="CommentReference"/>
        </w:rPr>
        <w:annotationRef/>
      </w:r>
      <w:r>
        <w:rPr>
          <w:sz w:val="20"/>
          <w:szCs w:val="20"/>
        </w:rPr>
        <w:t>changed sentence to " The computed ΔG</w:t>
      </w:r>
      <w:r>
        <w:rPr>
          <w:sz w:val="20"/>
          <w:szCs w:val="20"/>
          <w:vertAlign w:val="subscript"/>
        </w:rPr>
        <w:t>bind</w:t>
      </w:r>
      <w:r>
        <w:rPr>
          <w:sz w:val="20"/>
          <w:szCs w:val="20"/>
        </w:rPr>
        <w:t xml:space="preserve"> values spanned 12 kcal/mol across the five ligands. "</w:t>
      </w:r>
    </w:p>
  </w:comment>
  <w:comment w:id="237" w:author="John Hartwig" w:date="2026-01-24T19:05:00Z" w:initials="JH">
    <w:p w14:paraId="41C35750" w14:textId="77777777" w:rsidR="000022E6" w:rsidRDefault="000022E6" w:rsidP="000022E6">
      <w:r>
        <w:rPr>
          <w:rStyle w:val="CommentReference"/>
        </w:rPr>
        <w:annotationRef/>
      </w:r>
      <w:r>
        <w:rPr>
          <w:sz w:val="20"/>
          <w:szCs w:val="20"/>
        </w:rPr>
        <w:t>I don't think a modest range means carbonate disssociation is the RDS. Tha tis what this sentence says.</w:t>
      </w:r>
    </w:p>
  </w:comment>
  <w:comment w:id="238" w:author="Thomas Quaid" w:date="2026-01-31T15:03:00Z" w:initials="TQ">
    <w:p w14:paraId="06EF8622" w14:textId="77777777" w:rsidR="00386A9A" w:rsidRDefault="00386A9A" w:rsidP="00386A9A">
      <w:r>
        <w:rPr>
          <w:rStyle w:val="CommentReference"/>
        </w:rPr>
        <w:annotationRef/>
      </w:r>
      <w:r>
        <w:rPr>
          <w:sz w:val="20"/>
          <w:szCs w:val="20"/>
        </w:rPr>
        <w:t>agreed, included "strong correlation to k</w:t>
      </w:r>
      <w:r>
        <w:rPr>
          <w:sz w:val="20"/>
          <w:szCs w:val="20"/>
          <w:vertAlign w:val="subscript"/>
        </w:rPr>
        <w:t>int</w:t>
      </w:r>
      <w:r>
        <w:rPr>
          <w:sz w:val="20"/>
          <w:szCs w:val="20"/>
        </w:rPr>
        <w:t>, "as justification for statement.</w:t>
      </w:r>
    </w:p>
  </w:comment>
  <w:comment w:id="245" w:author="John Hartwig" w:date="2026-01-24T19:07:00Z" w:initials="JH">
    <w:p w14:paraId="4E5A71CF" w14:textId="77777777" w:rsidR="000022E6" w:rsidRDefault="000022E6" w:rsidP="000022E6">
      <w:r>
        <w:rPr>
          <w:rStyle w:val="CommentReference"/>
        </w:rPr>
        <w:annotationRef/>
      </w:r>
      <w:r>
        <w:rPr>
          <w:sz w:val="20"/>
          <w:szCs w:val="20"/>
        </w:rPr>
        <w:t>are you assuming people have read the methods section? you should refer to the section above. The data with ligands .... described in the methods section above...</w:t>
      </w:r>
    </w:p>
  </w:comment>
  <w:comment w:id="246" w:author="John Hartwig" w:date="2026-01-24T19:04:00Z" w:initials="JH">
    <w:p w14:paraId="114C9C2F" w14:textId="77777777" w:rsidR="000022E6" w:rsidRDefault="000022E6" w:rsidP="000022E6">
      <w:r>
        <w:rPr>
          <w:rStyle w:val="CommentReference"/>
        </w:rPr>
        <w:annotationRef/>
      </w:r>
      <w:r>
        <w:rPr>
          <w:sz w:val="20"/>
          <w:szCs w:val="20"/>
        </w:rPr>
        <w:t xml:space="preserve">what does that mean? what is a stage? </w:t>
      </w:r>
    </w:p>
  </w:comment>
  <w:comment w:id="242" w:author="John Hartwig" w:date="2026-01-24T19:06:00Z" w:initials="JH">
    <w:p w14:paraId="750590A4" w14:textId="77777777" w:rsidR="000022E6" w:rsidRDefault="000022E6" w:rsidP="000022E6">
      <w:r>
        <w:rPr>
          <w:rStyle w:val="CommentReference"/>
        </w:rPr>
        <w:annotationRef/>
      </w:r>
      <w:r>
        <w:rPr>
          <w:sz w:val="20"/>
          <w:szCs w:val="20"/>
        </w:rPr>
        <w:t xml:space="preserve">beyond what? </w:t>
      </w:r>
    </w:p>
  </w:comment>
  <w:comment w:id="253" w:author="John Hartwig" w:date="2026-01-24T19:09:00Z" w:initials="JH">
    <w:p w14:paraId="04ACF36F" w14:textId="77777777" w:rsidR="000022E6" w:rsidRDefault="000022E6" w:rsidP="000022E6">
      <w:r>
        <w:rPr>
          <w:rStyle w:val="CommentReference"/>
        </w:rPr>
        <w:annotationRef/>
      </w:r>
      <w:r>
        <w:rPr>
          <w:sz w:val="20"/>
          <w:szCs w:val="20"/>
        </w:rPr>
        <w:t>who measured these? you haven't described where the intrinsic rate constants with these ligands came from, did you? So far, you only described a compuational method and the five lit data points and unreproducible lit on other ligands.</w:t>
      </w:r>
    </w:p>
  </w:comment>
  <w:comment w:id="254" w:author="Thomas Quaid" w:date="2026-01-31T15:04:00Z" w:initials="TQ">
    <w:p w14:paraId="43D4D3BD" w14:textId="77777777" w:rsidR="00386A9A" w:rsidRDefault="00386A9A" w:rsidP="00386A9A">
      <w:r>
        <w:rPr>
          <w:rStyle w:val="CommentReference"/>
        </w:rPr>
        <w:annotationRef/>
      </w:r>
      <w:r>
        <w:rPr>
          <w:sz w:val="20"/>
          <w:szCs w:val="20"/>
        </w:rPr>
        <w:t>added reference to "(Figure 2, Table S5), ".</w:t>
      </w:r>
    </w:p>
  </w:comment>
  <w:comment w:id="255" w:author="John Hartwig" w:date="2026-01-24T19:10:00Z" w:initials="JH">
    <w:p w14:paraId="1CCE28DD" w14:textId="77777777" w:rsidR="007C1773" w:rsidRDefault="007C1773" w:rsidP="007C1773">
      <w:r>
        <w:rPr>
          <w:rStyle w:val="CommentReference"/>
        </w:rPr>
        <w:annotationRef/>
      </w:r>
      <w:r>
        <w:rPr>
          <w:sz w:val="20"/>
          <w:szCs w:val="20"/>
        </w:rPr>
        <w:t>values of what? if this is the rate constants. that information shoudl be given first. And didn't you just say the lit was unreliable? varying by more than 10x?</w:t>
      </w:r>
    </w:p>
  </w:comment>
  <w:comment w:id="256" w:author="Thomas Quaid" w:date="2026-01-31T15:12:00Z" w:initials="TQ">
    <w:p w14:paraId="242C8CA6" w14:textId="77777777" w:rsidR="00386A9A" w:rsidRDefault="00386A9A" w:rsidP="00386A9A">
      <w:r>
        <w:rPr>
          <w:rStyle w:val="CommentReference"/>
        </w:rPr>
        <w:annotationRef/>
      </w:r>
      <w:r>
        <w:rPr>
          <w:sz w:val="20"/>
          <w:szCs w:val="20"/>
        </w:rPr>
        <w:t>clarified the terms. Yes lit is unreliable regarding the loose use of cyclen and cyclam datapoints that have k intrinsic rates of 2.5k /ms which are completely out of bounds of the rest of the literature. I see papers (presumably unknowingly) justifying work or ideas based on the inflated rates from the popular paper out of LLNL. The same lab, using the same procedures and conditions reported the ~470 /Ms intrinsic rate constants and then ~2.5k /Ms one year apart with different postdocs. I am inclined to trust the ~470 /Ms datapoints from the now professor at MIT and leading scientist in the field Heather J. Kulik. Also, these datapoints more closely resemble our own.</w:t>
      </w:r>
    </w:p>
  </w:comment>
  <w:comment w:id="261" w:author="John Hartwig" w:date="2026-01-24T19:16:00Z" w:initials="JH">
    <w:p w14:paraId="003D55CA" w14:textId="77777777" w:rsidR="009C1076" w:rsidRDefault="009C1076" w:rsidP="009C1076">
      <w:r>
        <w:rPr>
          <w:rStyle w:val="CommentReference"/>
        </w:rPr>
        <w:annotationRef/>
      </w:r>
      <w:r>
        <w:rPr>
          <w:sz w:val="20"/>
          <w:szCs w:val="20"/>
        </w:rPr>
        <w:t>how different is a delta G with and with out the WFT? that's pretty strange given the accuracy of DFT and the simplicity of calculations with Zn.</w:t>
      </w:r>
    </w:p>
  </w:comment>
  <w:comment w:id="262" w:author="Thomas Quaid" w:date="2026-01-31T15:14:00Z" w:initials="TQ">
    <w:p w14:paraId="63C8185D" w14:textId="77777777" w:rsidR="00386A9A" w:rsidRDefault="00386A9A" w:rsidP="00386A9A">
      <w:r>
        <w:rPr>
          <w:rStyle w:val="CommentReference"/>
        </w:rPr>
        <w:annotationRef/>
      </w:r>
      <w:r>
        <w:rPr>
          <w:sz w:val="20"/>
          <w:szCs w:val="20"/>
        </w:rPr>
        <w:t>quantified this in line with one example, table S6 does have all of the comparisons.</w:t>
      </w:r>
    </w:p>
  </w:comment>
  <w:comment w:id="266" w:author="John Hartwig" w:date="2026-01-24T19:17:00Z" w:initials="JH">
    <w:p w14:paraId="497525D6" w14:textId="77777777" w:rsidR="009C1076" w:rsidRDefault="009C1076" w:rsidP="009C1076">
      <w:r>
        <w:rPr>
          <w:rStyle w:val="CommentReference"/>
        </w:rPr>
        <w:annotationRef/>
      </w:r>
      <w:r>
        <w:rPr>
          <w:sz w:val="20"/>
          <w:szCs w:val="20"/>
        </w:rPr>
        <w:t>what does that mean?</w:t>
      </w:r>
    </w:p>
  </w:comment>
  <w:comment w:id="267" w:author="Thomas Quaid" w:date="2026-01-31T15:16:00Z" w:initials="TQ">
    <w:p w14:paraId="383FAAE3" w14:textId="77777777" w:rsidR="00386A9A" w:rsidRDefault="00386A9A" w:rsidP="00386A9A">
      <w:r>
        <w:rPr>
          <w:rStyle w:val="CommentReference"/>
        </w:rPr>
        <w:annotationRef/>
      </w:r>
      <w:r>
        <w:rPr>
          <w:sz w:val="20"/>
          <w:szCs w:val="20"/>
        </w:rPr>
        <w:t xml:space="preserve">clarified wording, I found error handling to deviate significantly from best practices in several papers, rendering a direct comparison to be dangerously misleading. I can show you the specifics upon request. </w:t>
      </w:r>
    </w:p>
  </w:comment>
  <w:comment w:id="270" w:author="John Hartwig" w:date="2026-01-24T19:17:00Z" w:initials="JH">
    <w:p w14:paraId="0D77090E" w14:textId="77777777" w:rsidR="009C1076" w:rsidRDefault="009C1076" w:rsidP="009C1076">
      <w:r>
        <w:rPr>
          <w:rStyle w:val="CommentReference"/>
        </w:rPr>
        <w:annotationRef/>
      </w:r>
      <w:r>
        <w:rPr>
          <w:sz w:val="20"/>
          <w:szCs w:val="20"/>
        </w:rPr>
        <w:t>I think you should use a science term. Largest kint for example.</w:t>
      </w:r>
    </w:p>
  </w:comment>
  <w:comment w:id="271" w:author="Thomas Quaid" w:date="2026-01-31T15:17:00Z" w:initials="TQ">
    <w:p w14:paraId="2A8D1C11" w14:textId="77777777" w:rsidR="00386A9A" w:rsidRDefault="00386A9A" w:rsidP="00386A9A">
      <w:r>
        <w:rPr>
          <w:rStyle w:val="CommentReference"/>
        </w:rPr>
        <w:annotationRef/>
      </w:r>
      <w:r>
        <w:rPr>
          <w:sz w:val="20"/>
          <w:szCs w:val="20"/>
        </w:rPr>
        <w:t>used "highest literature k</w:t>
      </w:r>
      <w:r>
        <w:rPr>
          <w:sz w:val="20"/>
          <w:szCs w:val="20"/>
          <w:vertAlign w:val="subscript"/>
        </w:rPr>
        <w:t>int</w:t>
      </w:r>
      <w:r>
        <w:rPr>
          <w:sz w:val="20"/>
          <w:szCs w:val="20"/>
        </w:rPr>
        <w:t xml:space="preserve"> "</w:t>
      </w:r>
    </w:p>
  </w:comment>
  <w:comment w:id="283" w:author="John Hartwig" w:date="2026-01-24T19:18:00Z" w:initials="JH">
    <w:p w14:paraId="37DB44CF" w14:textId="77777777" w:rsidR="009C1076" w:rsidRDefault="009C1076" w:rsidP="009C1076">
      <w:r>
        <w:rPr>
          <w:rStyle w:val="CommentReference"/>
        </w:rPr>
        <w:annotationRef/>
      </w:r>
      <w:r>
        <w:rPr>
          <w:sz w:val="20"/>
          <w:szCs w:val="20"/>
        </w:rPr>
        <w:t>this is a way too general statement.</w:t>
      </w:r>
    </w:p>
  </w:comment>
  <w:comment w:id="284" w:author="John Hartwig" w:date="2026-01-24T19:19:00Z" w:initials="JH">
    <w:p w14:paraId="2CA156AC" w14:textId="77777777" w:rsidR="009C1076" w:rsidRDefault="009C1076" w:rsidP="009C1076">
      <w:r>
        <w:rPr>
          <w:rStyle w:val="CommentReference"/>
        </w:rPr>
        <w:annotationRef/>
      </w:r>
      <w:r>
        <w:rPr>
          <w:sz w:val="20"/>
          <w:szCs w:val="20"/>
        </w:rPr>
        <w:t>using WFT must be much slower, which makes it worse for these purposes.</w:t>
      </w:r>
    </w:p>
  </w:comment>
  <w:comment w:id="285" w:author="Thomas Quaid" w:date="2026-01-31T15:20:00Z" w:initials="TQ">
    <w:p w14:paraId="136B0117" w14:textId="77777777" w:rsidR="00386A9A" w:rsidRDefault="00386A9A" w:rsidP="00386A9A">
      <w:r>
        <w:rPr>
          <w:rStyle w:val="CommentReference"/>
        </w:rPr>
        <w:annotationRef/>
      </w:r>
      <w:r>
        <w:rPr>
          <w:sz w:val="20"/>
          <w:szCs w:val="20"/>
        </w:rPr>
        <w:t xml:space="preserve">shored this up. specifically I am talking about ab initio training data for ML. The previously discussed improvement in RMSE by ~30% between DFT and DFT+WFT means we are eliminating significant noise from the downstream machine learning model on data. The ML model we created in the follow up paper being written is just past the line into "good accuracy" for predicting the descriptors. This means if we relied only on DFT to create a dataset there is a strong chance we would have an unusable algorithm. </w:t>
      </w:r>
    </w:p>
  </w:comment>
  <w:comment w:id="292" w:author="John Hartwig" w:date="2026-01-24T19:20:00Z" w:initials="JH">
    <w:p w14:paraId="6FC05E89" w14:textId="77777777" w:rsidR="00AD4792" w:rsidRDefault="00AD4792" w:rsidP="00AD4792">
      <w:r>
        <w:rPr>
          <w:rStyle w:val="CommentReference"/>
        </w:rPr>
        <w:annotationRef/>
      </w:r>
      <w:r>
        <w:rPr>
          <w:sz w:val="20"/>
          <w:szCs w:val="20"/>
        </w:rPr>
        <w:t xml:space="preserve">I don't understand this phrase. To determine if the correlations would be improved by including inner-sphere descriptors? </w:t>
      </w:r>
    </w:p>
  </w:comment>
  <w:comment w:id="293" w:author="Thomas Quaid" w:date="2026-01-31T15:24:00Z" w:initials="TQ">
    <w:p w14:paraId="196A0823" w14:textId="77777777" w:rsidR="00386A9A" w:rsidRDefault="00386A9A" w:rsidP="00386A9A">
      <w:r>
        <w:rPr>
          <w:rStyle w:val="CommentReference"/>
        </w:rPr>
        <w:annotationRef/>
      </w:r>
      <w:r>
        <w:rPr>
          <w:sz w:val="20"/>
          <w:szCs w:val="20"/>
        </w:rPr>
        <w:t>Reworded for clarity. specified the orthogonality of the descriptors and how they are being used a more sensitive description of the systems. The two electronic terms are captured by dGbind, so we are splitting these common powerful descriptors up to see if we can gain insight into their interplay, also to see if dGbind is indeed the best route for modeling these systems.</w:t>
      </w:r>
    </w:p>
  </w:comment>
  <w:comment w:id="298" w:author="John Hartwig" w:date="2026-01-25T18:45:00Z" w:initials="JH">
    <w:p w14:paraId="523640AA" w14:textId="77777777" w:rsidR="00793C41" w:rsidRDefault="00793C41" w:rsidP="00793C41">
      <w:r>
        <w:rPr>
          <w:rStyle w:val="CommentReference"/>
        </w:rPr>
        <w:annotationRef/>
      </w:r>
      <w:r>
        <w:rPr>
          <w:sz w:val="20"/>
          <w:szCs w:val="20"/>
        </w:rPr>
        <w:t>what is that? what is teh donor and acceptor and what is the second-order energy. I think the reader woud appreciate an explanation.</w:t>
      </w:r>
    </w:p>
  </w:comment>
  <w:comment w:id="299" w:author="Thomas Quaid" w:date="2026-01-31T15:25:00Z" w:initials="TQ">
    <w:p w14:paraId="4A4DBC1D" w14:textId="77777777" w:rsidR="00386A9A" w:rsidRDefault="00386A9A" w:rsidP="00386A9A">
      <w:r>
        <w:rPr>
          <w:rStyle w:val="CommentReference"/>
        </w:rPr>
        <w:annotationRef/>
      </w:r>
      <w:r>
        <w:rPr>
          <w:sz w:val="20"/>
          <w:szCs w:val="20"/>
        </w:rPr>
        <w:t>These are well established descriptors in the computational community, added "For (i) and (ii) see work from Glendening et al.</w:t>
      </w:r>
      <w:r>
        <w:rPr>
          <w:sz w:val="20"/>
          <w:szCs w:val="20"/>
          <w:vertAlign w:val="superscript"/>
        </w:rPr>
        <w:t>24</w:t>
      </w:r>
      <w:r>
        <w:rPr>
          <w:sz w:val="20"/>
          <w:szCs w:val="20"/>
        </w:rPr>
        <w:t xml:space="preserve"> for derivations. " for readers in need of further information.</w:t>
      </w:r>
    </w:p>
  </w:comment>
  <w:comment w:id="304" w:author="John Hartwig" w:date="2026-01-24T19:22:00Z" w:initials="JH">
    <w:p w14:paraId="56EBC412" w14:textId="77777777" w:rsidR="00AD4792" w:rsidRDefault="00AD4792" w:rsidP="00AD4792">
      <w:r>
        <w:rPr>
          <w:rStyle w:val="CommentReference"/>
        </w:rPr>
        <w:annotationRef/>
      </w:r>
      <w:r>
        <w:rPr>
          <w:sz w:val="20"/>
          <w:szCs w:val="20"/>
        </w:rPr>
        <w:t>what are you cross validating? How are you splitting the data?</w:t>
      </w:r>
    </w:p>
  </w:comment>
  <w:comment w:id="305" w:author="Thomas Quaid" w:date="2026-01-31T15:26:00Z" w:initials="TQ">
    <w:p w14:paraId="5AB734A2" w14:textId="77777777" w:rsidR="00386A9A" w:rsidRDefault="00386A9A" w:rsidP="00386A9A">
      <w:r>
        <w:rPr>
          <w:rStyle w:val="CommentReference"/>
        </w:rPr>
        <w:annotationRef/>
      </w:r>
      <w:r>
        <w:rPr>
          <w:sz w:val="20"/>
          <w:szCs w:val="20"/>
        </w:rPr>
        <w:t>added 'leave-one-out " for clarification. It may be seen as redundant but perhaps not.</w:t>
      </w:r>
    </w:p>
  </w:comment>
  <w:comment w:id="307" w:author="John Hartwig" w:date="2026-01-25T16:20:00Z" w:initials="JH">
    <w:p w14:paraId="6C4CA39D" w14:textId="77777777" w:rsidR="00C762F4" w:rsidRDefault="00AB47F7" w:rsidP="00C762F4">
      <w:r>
        <w:rPr>
          <w:rStyle w:val="CommentReference"/>
        </w:rPr>
        <w:annotationRef/>
      </w:r>
      <w:r w:rsidR="00C762F4">
        <w:rPr>
          <w:sz w:val="20"/>
          <w:szCs w:val="20"/>
        </w:rPr>
        <w:t>this doesn't make sense to me. Increased donation and increased steric bulk or decreased donation and decrased steric bulk leads to modest enhancements" This sentence needs to be made more precise.</w:t>
      </w:r>
    </w:p>
  </w:comment>
  <w:comment w:id="308" w:author="Thomas Quaid" w:date="2026-01-31T15:27:00Z" w:initials="TQ">
    <w:p w14:paraId="5A1E04CE" w14:textId="77777777" w:rsidR="00386A9A" w:rsidRDefault="00386A9A" w:rsidP="00386A9A">
      <w:r>
        <w:rPr>
          <w:rStyle w:val="CommentReference"/>
        </w:rPr>
        <w:annotationRef/>
      </w:r>
      <w:r>
        <w:rPr>
          <w:sz w:val="20"/>
          <w:szCs w:val="20"/>
        </w:rPr>
        <w:t>added vector values to accompany terms for clarification.</w:t>
      </w:r>
    </w:p>
  </w:comment>
  <w:comment w:id="310" w:author="John Hartwig" w:date="2026-01-25T18:45:00Z" w:initials="JH">
    <w:p w14:paraId="2DCDDD9A" w14:textId="77777777" w:rsidR="00793C41" w:rsidRDefault="00793C41" w:rsidP="00793C41">
      <w:r>
        <w:rPr>
          <w:rStyle w:val="CommentReference"/>
        </w:rPr>
        <w:annotationRef/>
      </w:r>
      <w:r>
        <w:rPr>
          <w:sz w:val="20"/>
          <w:szCs w:val="20"/>
        </w:rPr>
        <w:t>you mean product not reactant, right?</w:t>
      </w:r>
    </w:p>
  </w:comment>
  <w:comment w:id="311" w:author="Thomas Quaid" w:date="2026-01-31T15:29:00Z" w:initials="TQ">
    <w:p w14:paraId="452A642C" w14:textId="77777777" w:rsidR="00386A9A" w:rsidRDefault="00386A9A" w:rsidP="00386A9A">
      <w:r>
        <w:rPr>
          <w:rStyle w:val="CommentReference"/>
        </w:rPr>
        <w:annotationRef/>
      </w:r>
      <w:r>
        <w:rPr>
          <w:sz w:val="20"/>
          <w:szCs w:val="20"/>
        </w:rPr>
        <w:t>yes, as product inhibition is the bottleneck.</w:t>
      </w:r>
    </w:p>
  </w:comment>
  <w:comment w:id="313" w:author="John Hartwig" w:date="2026-01-25T18:46:00Z" w:initials="JH">
    <w:p w14:paraId="4DBB2879" w14:textId="77777777" w:rsidR="00793C41" w:rsidRDefault="00793C41" w:rsidP="00793C41">
      <w:r>
        <w:rPr>
          <w:rStyle w:val="CommentReference"/>
        </w:rPr>
        <w:annotationRef/>
      </w:r>
      <w:r>
        <w:rPr>
          <w:sz w:val="20"/>
          <w:szCs w:val="20"/>
        </w:rPr>
        <w:t>"zinc catalysis" seems like too general a term. There are a lot of Zn-catalyzed reacations.</w:t>
      </w:r>
    </w:p>
  </w:comment>
  <w:comment w:id="314" w:author="Thomas Quaid" w:date="2026-01-31T15:29:00Z" w:initials="TQ">
    <w:p w14:paraId="7E553F5D" w14:textId="77777777" w:rsidR="00386A9A" w:rsidRDefault="00386A9A" w:rsidP="00386A9A">
      <w:r>
        <w:rPr>
          <w:rStyle w:val="CommentReference"/>
        </w:rPr>
        <w:annotationRef/>
      </w:r>
      <w:r>
        <w:rPr>
          <w:sz w:val="20"/>
          <w:szCs w:val="20"/>
        </w:rPr>
        <w:t>added two citations and specific examples of where this phenomena has been observed.</w:t>
      </w:r>
    </w:p>
  </w:comment>
  <w:comment w:id="319" w:author="John Hartwig" w:date="2026-01-24T19:22:00Z" w:initials="JH">
    <w:p w14:paraId="5FD4A6BA" w14:textId="77777777" w:rsidR="00AD4792" w:rsidRDefault="00AD4792" w:rsidP="00AD4792">
      <w:r>
        <w:rPr>
          <w:rStyle w:val="CommentReference"/>
        </w:rPr>
        <w:annotationRef/>
      </w:r>
      <w:r>
        <w:rPr>
          <w:sz w:val="20"/>
          <w:szCs w:val="20"/>
        </w:rPr>
        <w:t>what are you cross validating? How are you splitting the data?</w:t>
      </w:r>
    </w:p>
  </w:comment>
  <w:comment w:id="320" w:author="John Hartwig" w:date="2026-01-25T18:45:00Z" w:initials="JH">
    <w:p w14:paraId="4AE1DAB0" w14:textId="77777777" w:rsidR="00793C41" w:rsidRDefault="00793C41" w:rsidP="00793C41">
      <w:r>
        <w:rPr>
          <w:rStyle w:val="CommentReference"/>
        </w:rPr>
        <w:annotationRef/>
      </w:r>
      <w:r>
        <w:rPr>
          <w:sz w:val="20"/>
          <w:szCs w:val="20"/>
        </w:rPr>
        <w:t>you mean product not reactant, right?</w:t>
      </w:r>
    </w:p>
  </w:comment>
  <w:comment w:id="321" w:author="John Hartwig" w:date="2026-01-25T18:46:00Z" w:initials="JH">
    <w:p w14:paraId="740FF0A8" w14:textId="77777777" w:rsidR="00793C41" w:rsidRDefault="00793C41" w:rsidP="00793C41">
      <w:r>
        <w:rPr>
          <w:rStyle w:val="CommentReference"/>
        </w:rPr>
        <w:annotationRef/>
      </w:r>
      <w:r>
        <w:rPr>
          <w:sz w:val="20"/>
          <w:szCs w:val="20"/>
        </w:rPr>
        <w:t>"zinc catalysis" seems like too general a term. There are a lot of Zn-catalyzed reacations.</w:t>
      </w:r>
    </w:p>
  </w:comment>
  <w:comment w:id="323" w:author="John Hartwig" w:date="2026-01-25T18:47:00Z" w:initials="JH">
    <w:p w14:paraId="73895F98" w14:textId="77777777" w:rsidR="00793C41" w:rsidRDefault="00793C41" w:rsidP="00793C41">
      <w:r>
        <w:rPr>
          <w:rStyle w:val="CommentReference"/>
        </w:rPr>
        <w:annotationRef/>
      </w:r>
      <w:r>
        <w:rPr>
          <w:sz w:val="20"/>
          <w:szCs w:val="20"/>
        </w:rPr>
        <w:t>I don't understand this sentence. What is a descriptor boundary. I think this needs rewriting.</w:t>
      </w:r>
    </w:p>
  </w:comment>
  <w:comment w:id="324" w:author="Thomas Quaid" w:date="2026-01-31T15:30:00Z" w:initials="TQ">
    <w:p w14:paraId="4EA787C2" w14:textId="77777777" w:rsidR="00386A9A" w:rsidRDefault="00386A9A" w:rsidP="00386A9A">
      <w:r>
        <w:rPr>
          <w:rStyle w:val="CommentReference"/>
        </w:rPr>
        <w:annotationRef/>
      </w:r>
      <w:r>
        <w:rPr>
          <w:sz w:val="20"/>
          <w:szCs w:val="20"/>
        </w:rPr>
        <w:t>reworded for clarity</w:t>
      </w:r>
    </w:p>
  </w:comment>
  <w:comment w:id="339" w:author="John Hartwig" w:date="2026-01-25T18:52:00Z" w:initials="JH">
    <w:p w14:paraId="7B4E045F" w14:textId="77777777" w:rsidR="00831593" w:rsidRDefault="00831593" w:rsidP="00831593">
      <w:r>
        <w:rPr>
          <w:rStyle w:val="CommentReference"/>
        </w:rPr>
        <w:annotationRef/>
      </w:r>
      <w:r>
        <w:rPr>
          <w:sz w:val="20"/>
          <w:szCs w:val="20"/>
        </w:rPr>
        <w:t>what does that mean? I think mapped isn't precise enough.</w:t>
      </w:r>
    </w:p>
  </w:comment>
  <w:comment w:id="340" w:author="Thomas Quaid" w:date="2026-01-31T15:31:00Z" w:initials="TQ">
    <w:p w14:paraId="1CE20F75" w14:textId="77777777" w:rsidR="00386A9A" w:rsidRDefault="00386A9A" w:rsidP="00386A9A">
      <w:r>
        <w:rPr>
          <w:rStyle w:val="CommentReference"/>
        </w:rPr>
        <w:annotationRef/>
      </w:r>
      <w:r>
        <w:rPr>
          <w:sz w:val="20"/>
          <w:szCs w:val="20"/>
        </w:rPr>
        <w:t>added context and changed wording chioce to describe how we achieve a kint from dGbind.</w:t>
      </w:r>
    </w:p>
  </w:comment>
  <w:comment w:id="349" w:author="John Hartwig" w:date="2026-01-25T19:04:00Z" w:initials="JH">
    <w:p w14:paraId="2FA9D982" w14:textId="77777777" w:rsidR="00A20A63" w:rsidRDefault="00A20A63" w:rsidP="00A20A63">
      <w:r>
        <w:rPr>
          <w:rStyle w:val="CommentReference"/>
        </w:rPr>
        <w:annotationRef/>
      </w:r>
      <w:r>
        <w:rPr>
          <w:sz w:val="20"/>
          <w:szCs w:val="20"/>
        </w:rPr>
        <w:t>is this what you mean?</w:t>
      </w:r>
    </w:p>
  </w:comment>
  <w:comment w:id="350" w:author="Thomas Quaid" w:date="2026-01-31T15:32:00Z" w:initials="TQ">
    <w:p w14:paraId="4EF5EFE6" w14:textId="77777777" w:rsidR="00386A9A" w:rsidRDefault="00386A9A" w:rsidP="00386A9A">
      <w:r>
        <w:rPr>
          <w:rStyle w:val="CommentReference"/>
        </w:rPr>
        <w:annotationRef/>
      </w:r>
      <w:r>
        <w:rPr>
          <w:sz w:val="20"/>
          <w:szCs w:val="20"/>
        </w:rPr>
        <w:t>precisely</w:t>
      </w:r>
    </w:p>
  </w:comment>
  <w:comment w:id="356" w:author="John Hartwig" w:date="2026-01-25T19:06:00Z" w:initials="JH">
    <w:p w14:paraId="200C8765" w14:textId="77777777" w:rsidR="00A20A63" w:rsidRDefault="00A20A63" w:rsidP="00A20A63">
      <w:r>
        <w:rPr>
          <w:rStyle w:val="CommentReference"/>
        </w:rPr>
        <w:annotationRef/>
      </w:r>
      <w:r>
        <w:rPr>
          <w:sz w:val="20"/>
          <w:szCs w:val="20"/>
        </w:rPr>
        <w:t>you mean L3ZnOH?</w:t>
      </w:r>
    </w:p>
  </w:comment>
  <w:comment w:id="358" w:author="John Hartwig" w:date="2026-01-25T19:06:00Z" w:initials="JH">
    <w:p w14:paraId="4B2B0355" w14:textId="77777777" w:rsidR="00A20A63" w:rsidRDefault="00A20A63" w:rsidP="00A20A63">
      <w:r>
        <w:rPr>
          <w:rStyle w:val="CommentReference"/>
        </w:rPr>
        <w:annotationRef/>
      </w:r>
      <w:r>
        <w:rPr>
          <w:sz w:val="20"/>
          <w:szCs w:val="20"/>
        </w:rPr>
        <w:t>you mean L3ZnOH?</w:t>
      </w:r>
    </w:p>
  </w:comment>
  <w:comment w:id="359" w:author="Thomas Quaid" w:date="2026-01-31T15:33:00Z" w:initials="TQ">
    <w:p w14:paraId="447C7B5E" w14:textId="77777777" w:rsidR="00386A9A" w:rsidRDefault="00386A9A" w:rsidP="00386A9A">
      <w:r>
        <w:rPr>
          <w:rStyle w:val="CommentReference"/>
        </w:rPr>
        <w:annotationRef/>
      </w:r>
      <w:r>
        <w:rPr>
          <w:sz w:val="20"/>
          <w:szCs w:val="20"/>
        </w:rPr>
        <w:t>no, I mean most of the complexes are aquated, not complexed with an active OH-.</w:t>
      </w:r>
    </w:p>
    <w:p w14:paraId="769599BD" w14:textId="77777777" w:rsidR="00386A9A" w:rsidRDefault="00386A9A" w:rsidP="00386A9A"/>
    <w:p w14:paraId="20EE1775" w14:textId="77777777" w:rsidR="00386A9A" w:rsidRDefault="00386A9A" w:rsidP="00386A9A">
      <w:r>
        <w:rPr>
          <w:sz w:val="20"/>
          <w:szCs w:val="20"/>
        </w:rPr>
        <w:t>Revised the wording to better communicate this.</w:t>
      </w:r>
    </w:p>
  </w:comment>
  <w:comment w:id="353" w:author="John Hartwig" w:date="2026-01-25T19:07:00Z" w:initials="JH">
    <w:p w14:paraId="7D8A3923" w14:textId="77777777" w:rsidR="00A20A63" w:rsidRDefault="00A20A63" w:rsidP="00A20A63">
      <w:r>
        <w:rPr>
          <w:rStyle w:val="CommentReference"/>
        </w:rPr>
        <w:annotationRef/>
      </w:r>
      <w:r>
        <w:rPr>
          <w:sz w:val="20"/>
          <w:szCs w:val="20"/>
        </w:rPr>
        <w:t>I think there is not enough detail here. Did you must model how much L3ZnOH would be in there or somehow model the kinetics for any active cat. I don't know how one would do that.</w:t>
      </w:r>
    </w:p>
  </w:comment>
  <w:comment w:id="354" w:author="Thomas Quaid" w:date="2026-01-30T12:21:00Z" w:initials="TQ">
    <w:p w14:paraId="0A8B2478" w14:textId="77777777" w:rsidR="00131DFB" w:rsidRDefault="003D331D" w:rsidP="00131DFB">
      <w:r>
        <w:rPr>
          <w:rStyle w:val="CommentReference"/>
        </w:rPr>
        <w:annotationRef/>
      </w:r>
      <w:r w:rsidR="00131DFB">
        <w:rPr>
          <w:sz w:val="20"/>
          <w:szCs w:val="20"/>
        </w:rPr>
        <w:t>Both, I changed the wording for clarity and the full method is derived in the SI where the reader is directed after one more sentence.</w:t>
      </w:r>
    </w:p>
  </w:comment>
  <w:comment w:id="361" w:author="John Hartwig" w:date="2026-01-25T19:08:00Z" w:initials="JH">
    <w:p w14:paraId="1C8FD6C3" w14:textId="77777777" w:rsidR="00A20A63" w:rsidRDefault="00A20A63" w:rsidP="00A20A63">
      <w:r>
        <w:rPr>
          <w:rStyle w:val="CommentReference"/>
        </w:rPr>
        <w:annotationRef/>
      </w:r>
      <w:r>
        <w:rPr>
          <w:sz w:val="20"/>
          <w:szCs w:val="20"/>
        </w:rPr>
        <w:t>why is there a minus here? OH is always minus. The complex is a cation, I assume. Same for the other monohydroxo complexes.</w:t>
      </w:r>
    </w:p>
  </w:comment>
  <w:comment w:id="362" w:author="Thomas Quaid" w:date="2026-02-01T16:53:00Z" w:initials="TQ">
    <w:p w14:paraId="106FBE7D" w14:textId="77777777" w:rsidR="00386A9A" w:rsidRDefault="00386A9A" w:rsidP="00386A9A">
      <w:r>
        <w:rPr>
          <w:rStyle w:val="CommentReference"/>
        </w:rPr>
        <w:annotationRef/>
      </w:r>
      <w:r>
        <w:rPr>
          <w:sz w:val="20"/>
          <w:szCs w:val="20"/>
        </w:rPr>
        <w:t>removed. Not sure about convention here, the zinc is 2+.</w:t>
      </w:r>
    </w:p>
  </w:comment>
  <w:comment w:id="368" w:author="John Hartwig" w:date="2026-01-25T19:08:00Z" w:initials="JH">
    <w:p w14:paraId="7786E804" w14:textId="77777777" w:rsidR="00A20A63" w:rsidRDefault="00A20A63" w:rsidP="00A20A63">
      <w:r>
        <w:rPr>
          <w:rStyle w:val="CommentReference"/>
        </w:rPr>
        <w:annotationRef/>
      </w:r>
      <w:r>
        <w:rPr>
          <w:sz w:val="20"/>
          <w:szCs w:val="20"/>
        </w:rPr>
        <w:t>Has anyone characterized such a species?</w:t>
      </w:r>
    </w:p>
  </w:comment>
  <w:comment w:id="369" w:author="Thomas Quaid" w:date="2026-02-01T16:54:00Z" w:initials="TQ">
    <w:p w14:paraId="6B7223F5" w14:textId="77777777" w:rsidR="00386A9A" w:rsidRDefault="00386A9A" w:rsidP="00386A9A">
      <w:r>
        <w:rPr>
          <w:rStyle w:val="CommentReference"/>
        </w:rPr>
        <w:annotationRef/>
      </w:r>
      <w:r>
        <w:rPr>
          <w:sz w:val="20"/>
          <w:szCs w:val="20"/>
        </w:rPr>
        <w:t>Yes, Appleton et al. This is the same coordination exhibited by tetradentate macrocycles.</w:t>
      </w:r>
    </w:p>
  </w:comment>
  <w:comment w:id="374" w:author="John Hartwig" w:date="2026-01-25T19:10:00Z" w:initials="JH">
    <w:p w14:paraId="1BB2F493" w14:textId="77777777" w:rsidR="00A20A63" w:rsidRDefault="00A20A63" w:rsidP="00A20A63">
      <w:r>
        <w:rPr>
          <w:rStyle w:val="CommentReference"/>
        </w:rPr>
        <w:annotationRef/>
      </w:r>
      <w:r>
        <w:rPr>
          <w:sz w:val="20"/>
          <w:szCs w:val="20"/>
        </w:rPr>
        <w:t>that doesn't make chemical sense to me.</w:t>
      </w:r>
    </w:p>
  </w:comment>
  <w:comment w:id="375" w:author="Thomas Quaid" w:date="2026-02-01T16:57:00Z" w:initials="TQ">
    <w:p w14:paraId="0DB0FF48" w14:textId="77777777" w:rsidR="00386A9A" w:rsidRDefault="00386A9A" w:rsidP="00386A9A">
      <w:r>
        <w:rPr>
          <w:rStyle w:val="CommentReference"/>
        </w:rPr>
        <w:annotationRef/>
      </w:r>
      <w:r>
        <w:rPr>
          <w:sz w:val="20"/>
          <w:szCs w:val="20"/>
        </w:rPr>
        <w:t>we now direct both to the way we computed the molar fractions and the original source of stepwie constants for the full picture. "see Appleton et al.</w:t>
      </w:r>
      <w:r>
        <w:rPr>
          <w:sz w:val="20"/>
          <w:szCs w:val="20"/>
          <w:vertAlign w:val="superscript"/>
        </w:rPr>
        <w:t>40</w:t>
      </w:r>
      <w:r>
        <w:rPr>
          <w:sz w:val="20"/>
          <w:szCs w:val="20"/>
        </w:rPr>
        <w:t xml:space="preserve"> for reported experimental species observations). " This with the several other clarifications to this point is expected to provide a better expression of thought.</w:t>
      </w:r>
    </w:p>
  </w:comment>
  <w:comment w:id="372" w:author="John Hartwig" w:date="2026-01-25T19:09:00Z" w:initials="JH">
    <w:p w14:paraId="357039D7" w14:textId="77777777" w:rsidR="00A20A63" w:rsidRDefault="00A20A63" w:rsidP="00A20A63">
      <w:r>
        <w:rPr>
          <w:rStyle w:val="CommentReference"/>
        </w:rPr>
        <w:annotationRef/>
      </w:r>
      <w:r>
        <w:rPr>
          <w:sz w:val="20"/>
          <w:szCs w:val="20"/>
        </w:rPr>
        <w:t xml:space="preserve">again this is a cation. </w:t>
      </w:r>
    </w:p>
  </w:comment>
  <w:comment w:id="378" w:author="John Hartwig" w:date="2026-01-25T19:10:00Z" w:initials="JH">
    <w:p w14:paraId="68678B78" w14:textId="77777777" w:rsidR="00A20A63" w:rsidRDefault="00A20A63" w:rsidP="00A20A63">
      <w:r>
        <w:rPr>
          <w:rStyle w:val="CommentReference"/>
        </w:rPr>
        <w:annotationRef/>
      </w:r>
      <w:r>
        <w:rPr>
          <w:sz w:val="20"/>
          <w:szCs w:val="20"/>
        </w:rPr>
        <w:t>that doesn't make chemical sense to me.</w:t>
      </w:r>
    </w:p>
  </w:comment>
  <w:comment w:id="379" w:author="John Hartwig" w:date="2026-01-25T19:11:00Z" w:initials="JH">
    <w:p w14:paraId="14F99A5B" w14:textId="77777777" w:rsidR="00A20A63" w:rsidRDefault="00A20A63" w:rsidP="00A20A63">
      <w:r>
        <w:rPr>
          <w:rStyle w:val="CommentReference"/>
        </w:rPr>
        <w:annotationRef/>
      </w:r>
      <w:r>
        <w:rPr>
          <w:sz w:val="20"/>
          <w:szCs w:val="20"/>
        </w:rPr>
        <w:t>you need to know the rate constant for reaction of each species and the population of each. That seems like it is underdetermined by the data we have.</w:t>
      </w:r>
    </w:p>
  </w:comment>
  <w:comment w:id="380" w:author="Thomas Quaid" w:date="2026-01-30T12:47:00Z" w:initials="TQ">
    <w:p w14:paraId="0A9B329C" w14:textId="77777777" w:rsidR="00730742" w:rsidRDefault="002603FC" w:rsidP="00730742">
      <w:r>
        <w:rPr>
          <w:rStyle w:val="CommentReference"/>
        </w:rPr>
        <w:annotationRef/>
      </w:r>
      <w:r w:rsidR="00730742">
        <w:rPr>
          <w:sz w:val="20"/>
          <w:szCs w:val="20"/>
        </w:rPr>
        <w:t>I expect the clarifications made to the paragraph provide enough context to naturally resolve this concern. We have experimental speciation fractions we use to shift to our system and we predict the rate constants, then we experimentally validate our predictions in the following paragraphs.</w:t>
      </w:r>
    </w:p>
  </w:comment>
  <w:comment w:id="387" w:author="John Hartwig" w:date="2026-01-25T19:16:00Z" w:initials="JH">
    <w:p w14:paraId="2AF21AC4" w14:textId="77777777" w:rsidR="00437903" w:rsidRDefault="00437903" w:rsidP="00437903">
      <w:r>
        <w:rPr>
          <w:rStyle w:val="CommentReference"/>
        </w:rPr>
        <w:annotationRef/>
      </w:r>
      <w:r>
        <w:rPr>
          <w:sz w:val="20"/>
          <w:szCs w:val="20"/>
        </w:rPr>
        <w:t>predicted by what? By correlating the rate constant with the binding energy of the carbonate? Of some other fit?</w:t>
      </w:r>
    </w:p>
  </w:comment>
  <w:comment w:id="388" w:author="Thomas Quaid" w:date="2026-02-01T16:59:00Z" w:initials="TQ">
    <w:p w14:paraId="3C0F2477" w14:textId="77777777" w:rsidR="00386A9A" w:rsidRDefault="00386A9A" w:rsidP="00386A9A">
      <w:r>
        <w:rPr>
          <w:rStyle w:val="CommentReference"/>
        </w:rPr>
        <w:annotationRef/>
      </w:r>
      <w:r>
        <w:rPr>
          <w:sz w:val="20"/>
          <w:szCs w:val="20"/>
        </w:rPr>
        <w:t>clarified by adding "(from Δ</w:t>
      </w:r>
      <w:r>
        <w:rPr>
          <w:i/>
          <w:iCs/>
          <w:sz w:val="20"/>
          <w:szCs w:val="20"/>
        </w:rPr>
        <w:t>G</w:t>
      </w:r>
      <w:r>
        <w:rPr>
          <w:sz w:val="20"/>
          <w:szCs w:val="20"/>
          <w:vertAlign w:val="subscript"/>
        </w:rPr>
        <w:t>bind</w:t>
      </w:r>
      <w:r>
        <w:rPr>
          <w:sz w:val="20"/>
          <w:szCs w:val="20"/>
        </w:rPr>
        <w:t>). " and "(from equation 2). " and showing the rate constants predicted for each full form followed by the rate constant x fraction so there is explicit understanding of where the values come from and how they relate.</w:t>
      </w:r>
    </w:p>
  </w:comment>
  <w:comment w:id="401" w:author="John Hartwig" w:date="2026-01-25T19:16:00Z" w:initials="JH">
    <w:p w14:paraId="2D0A8493" w14:textId="77777777" w:rsidR="00437903" w:rsidRDefault="00437903" w:rsidP="00437903">
      <w:r>
        <w:rPr>
          <w:rStyle w:val="CommentReference"/>
        </w:rPr>
        <w:annotationRef/>
      </w:r>
      <w:r>
        <w:rPr>
          <w:sz w:val="20"/>
          <w:szCs w:val="20"/>
        </w:rPr>
        <w:t>but you say it is 280. that is less than 832.</w:t>
      </w:r>
    </w:p>
  </w:comment>
  <w:comment w:id="402" w:author="Thomas Quaid" w:date="2026-02-01T17:00:00Z" w:initials="TQ">
    <w:p w14:paraId="4CEC853B" w14:textId="77777777" w:rsidR="00386A9A" w:rsidRDefault="00386A9A" w:rsidP="00386A9A">
      <w:r>
        <w:rPr>
          <w:rStyle w:val="CommentReference"/>
        </w:rPr>
        <w:annotationRef/>
      </w:r>
      <w:r>
        <w:rPr>
          <w:sz w:val="20"/>
          <w:szCs w:val="20"/>
        </w:rPr>
        <w:t>Clarified above by drawing distinction in the same sentence between predicted rate constants for the active species and this value * amount of active species present = 280/Ms.</w:t>
      </w:r>
    </w:p>
  </w:comment>
  <w:comment w:id="406" w:author="John Hartwig" w:date="2026-01-25T19:17:00Z" w:initials="JH">
    <w:p w14:paraId="7609364A" w14:textId="77777777" w:rsidR="00437903" w:rsidRDefault="00437903" w:rsidP="00437903">
      <w:r>
        <w:rPr>
          <w:rStyle w:val="CommentReference"/>
        </w:rPr>
        <w:annotationRef/>
      </w:r>
      <w:r>
        <w:rPr>
          <w:sz w:val="20"/>
          <w:szCs w:val="20"/>
        </w:rPr>
        <w:t>where is this intrinsic rate coming from. I'm totally confused.</w:t>
      </w:r>
    </w:p>
  </w:comment>
  <w:comment w:id="407" w:author="Thomas Quaid" w:date="2026-02-01T17:01:00Z" w:initials="TQ">
    <w:p w14:paraId="3E148F1E" w14:textId="77777777" w:rsidR="00386A9A" w:rsidRDefault="00386A9A" w:rsidP="00386A9A">
      <w:r>
        <w:rPr>
          <w:rStyle w:val="CommentReference"/>
        </w:rPr>
        <w:annotationRef/>
      </w:r>
      <w:r>
        <w:rPr>
          <w:sz w:val="20"/>
          <w:szCs w:val="20"/>
        </w:rPr>
        <w:t>The clarifications in the beginning of the paragraph should make this significantly more clear.</w:t>
      </w:r>
    </w:p>
    <w:p w14:paraId="41A44348" w14:textId="77777777" w:rsidR="00386A9A" w:rsidRDefault="00386A9A" w:rsidP="00386A9A"/>
  </w:comment>
  <w:comment w:id="414" w:author="John Hartwig" w:date="2026-01-25T19:18:00Z" w:initials="JH">
    <w:p w14:paraId="4EA8E5C6" w14:textId="77777777" w:rsidR="00437903" w:rsidRDefault="00437903" w:rsidP="00437903">
      <w:r>
        <w:rPr>
          <w:rStyle w:val="CommentReference"/>
        </w:rPr>
        <w:annotationRef/>
      </w:r>
      <w:r>
        <w:rPr>
          <w:sz w:val="20"/>
          <w:szCs w:val="20"/>
        </w:rPr>
        <w:t>what is that? What descriptor will become larger from conformational effects?</w:t>
      </w:r>
    </w:p>
  </w:comment>
  <w:comment w:id="415" w:author="Thomas Quaid" w:date="2026-02-01T17:01:00Z" w:initials="TQ">
    <w:p w14:paraId="5DB6E61F" w14:textId="77777777" w:rsidR="00386A9A" w:rsidRDefault="00386A9A" w:rsidP="00386A9A">
      <w:r>
        <w:rPr>
          <w:rStyle w:val="CommentReference"/>
        </w:rPr>
        <w:annotationRef/>
      </w:r>
      <w:r>
        <w:rPr>
          <w:sz w:val="20"/>
          <w:szCs w:val="20"/>
        </w:rPr>
        <w:t>removed general "descriptor space" term and explicitly stated what I mean.</w:t>
      </w:r>
    </w:p>
  </w:comment>
  <w:comment w:id="422" w:author="John Hartwig" w:date="2026-01-25T19:20:00Z" w:initials="JH">
    <w:p w14:paraId="49CA199C" w14:textId="77777777" w:rsidR="00437903" w:rsidRDefault="00437903" w:rsidP="00437903">
      <w:r>
        <w:rPr>
          <w:rStyle w:val="CommentReference"/>
        </w:rPr>
        <w:annotationRef/>
      </w:r>
      <w:r>
        <w:rPr>
          <w:sz w:val="20"/>
          <w:szCs w:val="20"/>
        </w:rPr>
        <w:t>I suspect that is not accurate. In all the years of microkinetic modeling of catlytic reactions, it was always used only for something with a macrocyclic ligand? I doubt that.</w:t>
      </w:r>
    </w:p>
  </w:comment>
  <w:comment w:id="423" w:author="Thomas Quaid" w:date="2026-02-01T17:10:00Z" w:initials="TQ">
    <w:p w14:paraId="1B5C1193" w14:textId="77777777" w:rsidR="00386A9A" w:rsidRDefault="00386A9A" w:rsidP="00386A9A">
      <w:r>
        <w:rPr>
          <w:rStyle w:val="CommentReference"/>
        </w:rPr>
        <w:annotationRef/>
      </w:r>
      <w:r>
        <w:rPr>
          <w:sz w:val="20"/>
          <w:szCs w:val="20"/>
        </w:rPr>
        <w:t xml:space="preserve">Fair. Reworked this section to be more precise in my communication. This is for the CA mimic/ CO2 hydration field(s). In this field only one paper considers a pKa correction, and this was an after-the-fact modeling paper attempting to gain insight from experimental results. This pka correction was a necessary correction since the experiments did not match DFT predictions in any sense. </w:t>
      </w:r>
    </w:p>
  </w:comment>
  <w:comment w:id="428" w:author="John Hartwig" w:date="2026-01-25T19:21:00Z" w:initials="JH">
    <w:p w14:paraId="3F448BDF" w14:textId="77777777" w:rsidR="00437903" w:rsidRDefault="00437903" w:rsidP="00437903">
      <w:r>
        <w:rPr>
          <w:rStyle w:val="CommentReference"/>
        </w:rPr>
        <w:annotationRef/>
      </w:r>
      <w:r>
        <w:rPr>
          <w:sz w:val="20"/>
          <w:szCs w:val="20"/>
        </w:rPr>
        <w:t>why would substrate access be limited by free ligand. I think that doesn't make sense.</w:t>
      </w:r>
    </w:p>
  </w:comment>
  <w:comment w:id="429" w:author="Thomas Quaid" w:date="2026-02-01T17:11:00Z" w:initials="TQ">
    <w:p w14:paraId="1729950D" w14:textId="77777777" w:rsidR="00386A9A" w:rsidRDefault="00386A9A" w:rsidP="00386A9A">
      <w:r>
        <w:rPr>
          <w:rStyle w:val="CommentReference"/>
        </w:rPr>
        <w:annotationRef/>
      </w:r>
      <w:r>
        <w:rPr>
          <w:sz w:val="20"/>
          <w:szCs w:val="20"/>
        </w:rPr>
        <w:t>I reworded this, my thought was simple competition for the coordination with zinc.</w:t>
      </w:r>
    </w:p>
  </w:comment>
  <w:comment w:id="437" w:author="John Hartwig" w:date="2026-01-25T19:22:00Z" w:initials="JH">
    <w:p w14:paraId="59732586" w14:textId="77777777" w:rsidR="005775F7" w:rsidRDefault="005775F7" w:rsidP="005775F7">
      <w:r>
        <w:rPr>
          <w:rStyle w:val="CommentReference"/>
        </w:rPr>
        <w:annotationRef/>
      </w:r>
      <w:r>
        <w:rPr>
          <w:sz w:val="20"/>
          <w:szCs w:val="20"/>
        </w:rPr>
        <w:t>is this phrase about the enzyme? The refs don't seem so related to this problem.</w:t>
      </w:r>
    </w:p>
  </w:comment>
  <w:comment w:id="438" w:author="Thomas Quaid" w:date="2026-02-01T17:14:00Z" w:initials="TQ">
    <w:p w14:paraId="1B5FC018" w14:textId="77777777" w:rsidR="00386A9A" w:rsidRDefault="00386A9A" w:rsidP="00386A9A">
      <w:r>
        <w:rPr>
          <w:rStyle w:val="CommentReference"/>
        </w:rPr>
        <w:annotationRef/>
      </w:r>
      <w:r>
        <w:rPr>
          <w:sz w:val="20"/>
          <w:szCs w:val="20"/>
        </w:rPr>
        <w:t>excellent point, removed as deemed unnecessary and added less direct word choice ("likely")</w:t>
      </w:r>
    </w:p>
  </w:comment>
  <w:comment w:id="443" w:author="John Hartwig" w:date="2026-01-25T19:28:00Z" w:initials="JH">
    <w:p w14:paraId="16A641BC" w14:textId="77777777" w:rsidR="005775F7" w:rsidRDefault="005775F7" w:rsidP="005775F7">
      <w:r>
        <w:rPr>
          <w:rStyle w:val="CommentReference"/>
        </w:rPr>
        <w:annotationRef/>
      </w:r>
      <w:r>
        <w:rPr>
          <w:sz w:val="20"/>
          <w:szCs w:val="20"/>
        </w:rPr>
        <w:t>Ugh. We should discuss. I think this is a major problem that the correlation doesn't fit and this is the system on which the modeling is based.</w:t>
      </w:r>
    </w:p>
  </w:comment>
  <w:comment w:id="444" w:author="Thomas Quaid" w:date="2026-01-30T13:11:00Z" w:initials="TQ">
    <w:p w14:paraId="0317BDB8" w14:textId="77777777" w:rsidR="00D8543C" w:rsidRDefault="00B0220C" w:rsidP="00D8543C">
      <w:r>
        <w:rPr>
          <w:rStyle w:val="CommentReference"/>
        </w:rPr>
        <w:annotationRef/>
      </w:r>
      <w:r w:rsidR="00D8543C">
        <w:rPr>
          <w:sz w:val="20"/>
          <w:szCs w:val="20"/>
        </w:rPr>
        <w:t>Perhaps, but not if framed as defining a fundamental physical limitation. This provides a boundary for the application of the model where intra-ligand scaffolds may not be compared when steric impedence is significant. We have proven cross-ligand scaffold ranking is excellent, even non-steric intra-ligand family ranking. I see this as a strength rather than a weakness, though I have asked Cooper to review the paper and the experimental accuracy. Please see following paragraph.</w:t>
      </w:r>
    </w:p>
  </w:comment>
  <w:comment w:id="458" w:author="Douglas Clark" w:date="2025-10-17T10:03:00Z" w:initials="DC">
    <w:p w14:paraId="63BE67B6" w14:textId="7338AEDA" w:rsidR="000113AA" w:rsidRDefault="000113AA" w:rsidP="000113AA">
      <w:r>
        <w:rPr>
          <w:rStyle w:val="CommentReference"/>
        </w:rPr>
        <w:annotationRef/>
      </w:r>
      <w:r>
        <w:rPr>
          <w:sz w:val="20"/>
          <w:szCs w:val="20"/>
        </w:rPr>
        <w:t>John, is this the correct DOE acknowledgement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E860DC" w15:done="0"/>
  <w15:commentEx w15:paraId="6130D959" w15:paraIdParent="15E860DC" w15:done="0"/>
  <w15:commentEx w15:paraId="5FE78FD2" w15:done="0"/>
  <w15:commentEx w15:paraId="429F2AB1" w15:done="0"/>
  <w15:commentEx w15:paraId="209DFE34" w15:paraIdParent="429F2AB1" w15:done="0"/>
  <w15:commentEx w15:paraId="0EBB3C64" w15:done="0"/>
  <w15:commentEx w15:paraId="44181E54" w15:paraIdParent="0EBB3C64" w15:done="0"/>
  <w15:commentEx w15:paraId="27ED6E7E" w15:done="0"/>
  <w15:commentEx w15:paraId="67C87CC0" w15:paraIdParent="27ED6E7E" w15:done="0"/>
  <w15:commentEx w15:paraId="6CF0676A" w15:done="0"/>
  <w15:commentEx w15:paraId="3D2E77CD" w15:paraIdParent="6CF0676A" w15:done="0"/>
  <w15:commentEx w15:paraId="5DBC3821" w15:done="1"/>
  <w15:commentEx w15:paraId="5057180A" w15:paraIdParent="5DBC3821" w15:done="1"/>
  <w15:commentEx w15:paraId="713B8721" w15:done="1"/>
  <w15:commentEx w15:paraId="42341533" w15:paraIdParent="713B8721" w15:done="1"/>
  <w15:commentEx w15:paraId="241783AC" w15:done="0"/>
  <w15:commentEx w15:paraId="55910E14" w15:paraIdParent="241783AC" w15:done="0"/>
  <w15:commentEx w15:paraId="1E22A07E" w15:done="0"/>
  <w15:commentEx w15:paraId="37EC8E07" w15:paraIdParent="1E22A07E" w15:done="0"/>
  <w15:commentEx w15:paraId="188D66DF" w15:done="0"/>
  <w15:commentEx w15:paraId="019BC799" w15:paraIdParent="188D66DF" w15:done="0"/>
  <w15:commentEx w15:paraId="4561D23F" w15:done="0"/>
  <w15:commentEx w15:paraId="0ABCFFE3" w15:paraIdParent="4561D23F" w15:done="0"/>
  <w15:commentEx w15:paraId="0E4EDC07" w15:done="0"/>
  <w15:commentEx w15:paraId="56955D2A" w15:paraIdParent="0E4EDC07" w15:done="0"/>
  <w15:commentEx w15:paraId="5BFFB517" w15:done="0"/>
  <w15:commentEx w15:paraId="3268D335" w15:paraIdParent="5BFFB517" w15:done="0"/>
  <w15:commentEx w15:paraId="3F0C3B49" w15:done="0"/>
  <w15:commentEx w15:paraId="2A9AE257" w15:paraIdParent="3F0C3B49" w15:done="0"/>
  <w15:commentEx w15:paraId="2F117226" w15:paraIdParent="3F0C3B49" w15:done="0"/>
  <w15:commentEx w15:paraId="1A6E004B" w15:done="0"/>
  <w15:commentEx w15:paraId="4C77AE0A" w15:paraIdParent="1A6E004B" w15:done="0"/>
  <w15:commentEx w15:paraId="29859FA1" w15:done="0"/>
  <w15:commentEx w15:paraId="6ADDEC94" w15:paraIdParent="29859FA1" w15:done="0"/>
  <w15:commentEx w15:paraId="4A09DE64" w15:done="0"/>
  <w15:commentEx w15:paraId="430FC960" w15:paraIdParent="4A09DE64" w15:done="0"/>
  <w15:commentEx w15:paraId="5B0C382D" w15:done="1"/>
  <w15:commentEx w15:paraId="7156705E" w15:done="0"/>
  <w15:commentEx w15:paraId="089C4E10" w15:paraIdParent="7156705E" w15:done="0"/>
  <w15:commentEx w15:paraId="2793B63A" w15:done="0"/>
  <w15:commentEx w15:paraId="61170BE3" w15:paraIdParent="2793B63A" w15:done="0"/>
  <w15:commentEx w15:paraId="1BBCAC36" w15:done="0"/>
  <w15:commentEx w15:paraId="44E0E7F4" w15:paraIdParent="1BBCAC36" w15:done="0"/>
  <w15:commentEx w15:paraId="42B71173" w15:done="0"/>
  <w15:commentEx w15:paraId="0049E38C" w15:paraIdParent="42B71173" w15:done="0"/>
  <w15:commentEx w15:paraId="266FC6C5" w15:done="0"/>
  <w15:commentEx w15:paraId="5BB8E0CF" w15:paraIdParent="266FC6C5" w15:done="0"/>
  <w15:commentEx w15:paraId="047B2AD4" w15:done="0"/>
  <w15:commentEx w15:paraId="23B9EF8F" w15:paraIdParent="047B2AD4" w15:done="0"/>
  <w15:commentEx w15:paraId="3A7D3267" w15:done="0"/>
  <w15:commentEx w15:paraId="4825A094" w15:paraIdParent="3A7D3267" w15:done="0"/>
  <w15:commentEx w15:paraId="70037654" w15:done="0"/>
  <w15:commentEx w15:paraId="4413DF20" w15:paraIdParent="70037654" w15:done="0"/>
  <w15:commentEx w15:paraId="382CA83C" w15:done="0"/>
  <w15:commentEx w15:paraId="29664951" w15:paraIdParent="382CA83C" w15:done="0"/>
  <w15:commentEx w15:paraId="41C35750" w15:done="0"/>
  <w15:commentEx w15:paraId="06EF8622" w15:paraIdParent="41C35750" w15:done="0"/>
  <w15:commentEx w15:paraId="4E5A71CF" w15:done="1"/>
  <w15:commentEx w15:paraId="114C9C2F" w15:done="1"/>
  <w15:commentEx w15:paraId="750590A4" w15:done="1"/>
  <w15:commentEx w15:paraId="04ACF36F" w15:done="0"/>
  <w15:commentEx w15:paraId="43D4D3BD" w15:paraIdParent="04ACF36F" w15:done="0"/>
  <w15:commentEx w15:paraId="1CCE28DD" w15:done="0"/>
  <w15:commentEx w15:paraId="242C8CA6" w15:paraIdParent="1CCE28DD" w15:done="0"/>
  <w15:commentEx w15:paraId="003D55CA" w15:done="0"/>
  <w15:commentEx w15:paraId="63C8185D" w15:paraIdParent="003D55CA" w15:done="0"/>
  <w15:commentEx w15:paraId="497525D6" w15:done="0"/>
  <w15:commentEx w15:paraId="383FAAE3" w15:paraIdParent="497525D6" w15:done="0"/>
  <w15:commentEx w15:paraId="0D77090E" w15:done="0"/>
  <w15:commentEx w15:paraId="2A8D1C11" w15:paraIdParent="0D77090E" w15:done="0"/>
  <w15:commentEx w15:paraId="37DB44CF" w15:done="0"/>
  <w15:commentEx w15:paraId="2CA156AC" w15:paraIdParent="37DB44CF" w15:done="0"/>
  <w15:commentEx w15:paraId="136B0117" w15:paraIdParent="37DB44CF" w15:done="0"/>
  <w15:commentEx w15:paraId="6FC05E89" w15:done="0"/>
  <w15:commentEx w15:paraId="196A0823" w15:paraIdParent="6FC05E89" w15:done="0"/>
  <w15:commentEx w15:paraId="523640AA" w15:done="0"/>
  <w15:commentEx w15:paraId="4A4DBC1D" w15:paraIdParent="523640AA" w15:done="0"/>
  <w15:commentEx w15:paraId="56EBC412" w15:done="0"/>
  <w15:commentEx w15:paraId="5AB734A2" w15:paraIdParent="56EBC412" w15:done="0"/>
  <w15:commentEx w15:paraId="6C4CA39D" w15:done="0"/>
  <w15:commentEx w15:paraId="5A1E04CE" w15:paraIdParent="6C4CA39D" w15:done="0"/>
  <w15:commentEx w15:paraId="2DCDDD9A" w15:done="0"/>
  <w15:commentEx w15:paraId="452A642C" w15:paraIdParent="2DCDDD9A" w15:done="0"/>
  <w15:commentEx w15:paraId="4DBB2879" w15:done="0"/>
  <w15:commentEx w15:paraId="7E553F5D" w15:paraIdParent="4DBB2879" w15:done="0"/>
  <w15:commentEx w15:paraId="5FD4A6BA" w15:done="1"/>
  <w15:commentEx w15:paraId="4AE1DAB0" w15:done="1"/>
  <w15:commentEx w15:paraId="740FF0A8" w15:done="1"/>
  <w15:commentEx w15:paraId="73895F98" w15:done="0"/>
  <w15:commentEx w15:paraId="4EA787C2" w15:paraIdParent="73895F98" w15:done="0"/>
  <w15:commentEx w15:paraId="7B4E045F" w15:done="0"/>
  <w15:commentEx w15:paraId="1CE20F75" w15:paraIdParent="7B4E045F" w15:done="0"/>
  <w15:commentEx w15:paraId="2FA9D982" w15:done="0"/>
  <w15:commentEx w15:paraId="4EF5EFE6" w15:paraIdParent="2FA9D982" w15:done="0"/>
  <w15:commentEx w15:paraId="200C8765" w15:done="1"/>
  <w15:commentEx w15:paraId="4B2B0355" w15:done="0"/>
  <w15:commentEx w15:paraId="20EE1775" w15:paraIdParent="4B2B0355" w15:done="0"/>
  <w15:commentEx w15:paraId="7D8A3923" w15:done="0"/>
  <w15:commentEx w15:paraId="0A8B2478" w15:paraIdParent="7D8A3923" w15:done="0"/>
  <w15:commentEx w15:paraId="1C8FD6C3" w15:done="0"/>
  <w15:commentEx w15:paraId="106FBE7D" w15:paraIdParent="1C8FD6C3" w15:done="0"/>
  <w15:commentEx w15:paraId="7786E804" w15:done="0"/>
  <w15:commentEx w15:paraId="6B7223F5" w15:paraIdParent="7786E804" w15:done="0"/>
  <w15:commentEx w15:paraId="1BB2F493" w15:done="0"/>
  <w15:commentEx w15:paraId="0DB0FF48" w15:paraIdParent="1BB2F493" w15:done="0"/>
  <w15:commentEx w15:paraId="357039D7" w15:done="1"/>
  <w15:commentEx w15:paraId="68678B78" w15:done="1"/>
  <w15:commentEx w15:paraId="14F99A5B" w15:done="0"/>
  <w15:commentEx w15:paraId="0A9B329C" w15:paraIdParent="14F99A5B" w15:done="0"/>
  <w15:commentEx w15:paraId="2AF21AC4" w15:done="0"/>
  <w15:commentEx w15:paraId="3C0F2477" w15:paraIdParent="2AF21AC4" w15:done="0"/>
  <w15:commentEx w15:paraId="2D0A8493" w15:done="0"/>
  <w15:commentEx w15:paraId="4CEC853B" w15:paraIdParent="2D0A8493" w15:done="0"/>
  <w15:commentEx w15:paraId="7609364A" w15:done="0"/>
  <w15:commentEx w15:paraId="41A44348" w15:paraIdParent="7609364A" w15:done="0"/>
  <w15:commentEx w15:paraId="4EA8E5C6" w15:done="0"/>
  <w15:commentEx w15:paraId="5DB6E61F" w15:paraIdParent="4EA8E5C6" w15:done="0"/>
  <w15:commentEx w15:paraId="49CA199C" w15:done="0"/>
  <w15:commentEx w15:paraId="1B5C1193" w15:paraIdParent="49CA199C" w15:done="0"/>
  <w15:commentEx w15:paraId="3F448BDF" w15:done="0"/>
  <w15:commentEx w15:paraId="1729950D" w15:paraIdParent="3F448BDF" w15:done="0"/>
  <w15:commentEx w15:paraId="59732586" w15:done="0"/>
  <w15:commentEx w15:paraId="1B5FC018" w15:paraIdParent="59732586" w15:done="0"/>
  <w15:commentEx w15:paraId="16A641BC" w15:done="0"/>
  <w15:commentEx w15:paraId="0317BDB8" w15:paraIdParent="16A641BC" w15:done="0"/>
  <w15:commentEx w15:paraId="63BE67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A4380" w16cex:dateUtc="2026-01-25T01:49:00Z"/>
  <w16cex:commentExtensible w16cex:durableId="5B248A7E" w16cex:dateUtc="2026-01-30T21:40:00Z"/>
  <w16cex:commentExtensible w16cex:durableId="73938662" w16cex:dateUtc="2026-01-31T22:47:00Z"/>
  <w16cex:commentExtensible w16cex:durableId="5CF60768" w16cex:dateUtc="2026-01-25T01:59:00Z"/>
  <w16cex:commentExtensible w16cex:durableId="24F57377" w16cex:dateUtc="2026-01-31T22:45:00Z"/>
  <w16cex:commentExtensible w16cex:durableId="5F716317" w16cex:dateUtc="2026-01-25T02:18:00Z"/>
  <w16cex:commentExtensible w16cex:durableId="4BCB8B66" w16cex:dateUtc="2026-01-31T22:46:00Z"/>
  <w16cex:commentExtensible w16cex:durableId="7DC9CB46" w16cex:dateUtc="2026-01-25T02:19:00Z"/>
  <w16cex:commentExtensible w16cex:durableId="1D2D8666" w16cex:dateUtc="2026-01-29T22:43:00Z"/>
  <w16cex:commentExtensible w16cex:durableId="4EC35582" w16cex:dateUtc="2026-01-25T02:20:00Z"/>
  <w16cex:commentExtensible w16cex:durableId="081BBCD4" w16cex:dateUtc="2026-02-02T01:26:00Z"/>
  <w16cex:commentExtensible w16cex:durableId="73979841" w16cex:dateUtc="2026-01-25T02:22:00Z"/>
  <w16cex:commentExtensible w16cex:durableId="73AC0838" w16cex:dateUtc="2026-02-02T01:26:00Z"/>
  <w16cex:commentExtensible w16cex:durableId="599B48AC" w16cex:dateUtc="2026-01-25T02:20:00Z"/>
  <w16cex:commentExtensible w16cex:durableId="09A1082D" w16cex:dateUtc="2026-01-31T22:48:00Z"/>
  <w16cex:commentExtensible w16cex:durableId="46D2CFCD" w16cex:dateUtc="2026-01-25T02:22:00Z"/>
  <w16cex:commentExtensible w16cex:durableId="6CBBFC8A" w16cex:dateUtc="2026-01-31T22:49:00Z"/>
  <w16cex:commentExtensible w16cex:durableId="40648E59" w16cex:dateUtc="2026-01-25T02:33:00Z"/>
  <w16cex:commentExtensible w16cex:durableId="746F34D0" w16cex:dateUtc="2026-01-31T22:49:00Z"/>
  <w16cex:commentExtensible w16cex:durableId="33762A2F" w16cex:dateUtc="2026-01-25T02:34:00Z"/>
  <w16cex:commentExtensible w16cex:durableId="4E12E67C" w16cex:dateUtc="2026-01-31T22:50:00Z"/>
  <w16cex:commentExtensible w16cex:durableId="2411FA66" w16cex:dateUtc="2026-01-25T02:36:00Z"/>
  <w16cex:commentExtensible w16cex:durableId="3964F396" w16cex:dateUtc="2026-01-31T22:51:00Z"/>
  <w16cex:commentExtensible w16cex:durableId="013919EE" w16cex:dateUtc="2026-01-25T02:38:00Z"/>
  <w16cex:commentExtensible w16cex:durableId="678910FF" w16cex:dateUtc="2026-01-31T22:51:00Z"/>
  <w16cex:commentExtensible w16cex:durableId="7EF2080C" w16cex:dateUtc="2026-01-25T02:37:00Z"/>
  <w16cex:commentExtensible w16cex:durableId="0C890168" w16cex:dateUtc="2026-02-02T01:47:00Z"/>
  <w16cex:commentExtensible w16cex:durableId="4F546794" w16cex:dateUtc="2026-01-25T02:38:00Z"/>
  <w16cex:commentExtensible w16cex:durableId="0A4A7524" w16cex:dateUtc="2026-01-25T02:39:00Z"/>
  <w16cex:commentExtensible w16cex:durableId="4F886209" w16cex:dateUtc="2026-01-31T22:53:00Z"/>
  <w16cex:commentExtensible w16cex:durableId="5CCA2671" w16cex:dateUtc="2026-01-25T02:40:00Z"/>
  <w16cex:commentExtensible w16cex:durableId="635C2FB6" w16cex:dateUtc="2026-01-31T22:55:00Z"/>
  <w16cex:commentExtensible w16cex:durableId="235E3A57" w16cex:dateUtc="2026-01-25T02:40:00Z"/>
  <w16cex:commentExtensible w16cex:durableId="4277CDC1" w16cex:dateUtc="2026-01-31T22:55:00Z"/>
  <w16cex:commentExtensible w16cex:durableId="07FF89CF" w16cex:dateUtc="2026-01-25T02:43:00Z"/>
  <w16cex:commentExtensible w16cex:durableId="7275AACA" w16cex:dateUtc="2026-01-31T22:56:00Z"/>
  <w16cex:commentExtensible w16cex:durableId="47ABBCC1" w16cex:dateUtc="2026-01-25T02:43:00Z"/>
  <w16cex:commentExtensible w16cex:durableId="051E2AE0" w16cex:dateUtc="2026-01-25T02:44:00Z"/>
  <w16cex:commentExtensible w16cex:durableId="3B2CB17B" w16cex:dateUtc="2026-01-28T21:41:00Z"/>
  <w16cex:commentExtensible w16cex:durableId="48979882" w16cex:dateUtc="2026-01-25T02:44:00Z"/>
  <w16cex:commentExtensible w16cex:durableId="75A8FAE4" w16cex:dateUtc="2026-01-31T22:57:00Z"/>
  <w16cex:commentExtensible w16cex:durableId="00F47B61" w16cex:dateUtc="2026-01-25T02:55:00Z"/>
  <w16cex:commentExtensible w16cex:durableId="5707E99D" w16cex:dateUtc="2026-01-31T22:57:00Z"/>
  <w16cex:commentExtensible w16cex:durableId="22308069" w16cex:dateUtc="2026-01-25T02:57:00Z"/>
  <w16cex:commentExtensible w16cex:durableId="4E75B75F" w16cex:dateUtc="2026-01-31T22:58:00Z"/>
  <w16cex:commentExtensible w16cex:durableId="171125B8" w16cex:dateUtc="2026-01-25T02:59:00Z"/>
  <w16cex:commentExtensible w16cex:durableId="294C8B00" w16cex:dateUtc="2026-01-31T23:00:00Z"/>
  <w16cex:commentExtensible w16cex:durableId="14F9B7EF" w16cex:dateUtc="2026-01-25T03:01:00Z"/>
  <w16cex:commentExtensible w16cex:durableId="3EFF4650" w16cex:dateUtc="2026-01-31T23:00:00Z"/>
  <w16cex:commentExtensible w16cex:durableId="1022B695" w16cex:dateUtc="2026-01-25T03:07:00Z"/>
  <w16cex:commentExtensible w16cex:durableId="1E427110" w16cex:dateUtc="2026-01-31T23:01:00Z"/>
  <w16cex:commentExtensible w16cex:durableId="30AA6F95" w16cex:dateUtc="2026-01-25T03:04:00Z"/>
  <w16cex:commentExtensible w16cex:durableId="12DAA9EB" w16cex:dateUtc="2026-01-31T23:02:00Z"/>
  <w16cex:commentExtensible w16cex:durableId="70A9D71A" w16cex:dateUtc="2026-01-25T03:05:00Z"/>
  <w16cex:commentExtensible w16cex:durableId="610C22B6" w16cex:dateUtc="2026-01-31T23:02:00Z"/>
  <w16cex:commentExtensible w16cex:durableId="39FF6285" w16cex:dateUtc="2026-01-25T03:05:00Z"/>
  <w16cex:commentExtensible w16cex:durableId="65D1CF02" w16cex:dateUtc="2026-01-31T23:03:00Z"/>
  <w16cex:commentExtensible w16cex:durableId="0F84F25C" w16cex:dateUtc="2026-01-25T03:07:00Z"/>
  <w16cex:commentExtensible w16cex:durableId="0A382B65" w16cex:dateUtc="2026-01-25T03:04:00Z"/>
  <w16cex:commentExtensible w16cex:durableId="479E5B20" w16cex:dateUtc="2026-01-25T03:06:00Z"/>
  <w16cex:commentExtensible w16cex:durableId="5AB72C58" w16cex:dateUtc="2026-01-25T03:09:00Z"/>
  <w16cex:commentExtensible w16cex:durableId="23A36B54" w16cex:dateUtc="2026-01-31T23:04:00Z"/>
  <w16cex:commentExtensible w16cex:durableId="0C482BF6" w16cex:dateUtc="2026-01-25T03:10:00Z"/>
  <w16cex:commentExtensible w16cex:durableId="59358119" w16cex:dateUtc="2026-01-31T23:12:00Z"/>
  <w16cex:commentExtensible w16cex:durableId="20918B04" w16cex:dateUtc="2026-01-25T03:16:00Z"/>
  <w16cex:commentExtensible w16cex:durableId="190378EB" w16cex:dateUtc="2026-01-31T23:14:00Z"/>
  <w16cex:commentExtensible w16cex:durableId="368F5324" w16cex:dateUtc="2026-01-25T03:17:00Z"/>
  <w16cex:commentExtensible w16cex:durableId="42D589AE" w16cex:dateUtc="2026-01-31T23:16:00Z"/>
  <w16cex:commentExtensible w16cex:durableId="26A2645B" w16cex:dateUtc="2026-01-25T03:17:00Z"/>
  <w16cex:commentExtensible w16cex:durableId="2985E41F" w16cex:dateUtc="2026-01-31T23:17:00Z"/>
  <w16cex:commentExtensible w16cex:durableId="54521C69" w16cex:dateUtc="2026-01-25T03:18:00Z"/>
  <w16cex:commentExtensible w16cex:durableId="2E559B02" w16cex:dateUtc="2026-01-25T03:19:00Z"/>
  <w16cex:commentExtensible w16cex:durableId="7F398482" w16cex:dateUtc="2026-01-31T23:20:00Z"/>
  <w16cex:commentExtensible w16cex:durableId="0F3CAEB4" w16cex:dateUtc="2026-01-25T03:20:00Z"/>
  <w16cex:commentExtensible w16cex:durableId="35584607" w16cex:dateUtc="2026-01-31T23:24:00Z"/>
  <w16cex:commentExtensible w16cex:durableId="5976E865" w16cex:dateUtc="2026-01-26T02:45:00Z"/>
  <w16cex:commentExtensible w16cex:durableId="6F34A11F" w16cex:dateUtc="2026-01-31T23:25:00Z"/>
  <w16cex:commentExtensible w16cex:durableId="14717F9B" w16cex:dateUtc="2026-01-25T03:22:00Z"/>
  <w16cex:commentExtensible w16cex:durableId="1259EE6B" w16cex:dateUtc="2026-01-31T23:26:00Z"/>
  <w16cex:commentExtensible w16cex:durableId="2AB360E3" w16cex:dateUtc="2026-01-26T00:20:00Z"/>
  <w16cex:commentExtensible w16cex:durableId="304DDB75" w16cex:dateUtc="2026-01-31T23:27:00Z"/>
  <w16cex:commentExtensible w16cex:durableId="477126E7" w16cex:dateUtc="2026-01-26T02:45:00Z"/>
  <w16cex:commentExtensible w16cex:durableId="2B5EE551" w16cex:dateUtc="2026-01-31T23:29:00Z"/>
  <w16cex:commentExtensible w16cex:durableId="2A05D4A6" w16cex:dateUtc="2026-01-26T02:46:00Z"/>
  <w16cex:commentExtensible w16cex:durableId="678B27FA" w16cex:dateUtc="2026-01-31T23:29:00Z"/>
  <w16cex:commentExtensible w16cex:durableId="56B24BFE" w16cex:dateUtc="2026-01-25T03:22:00Z"/>
  <w16cex:commentExtensible w16cex:durableId="23D27623" w16cex:dateUtc="2026-01-26T02:45:00Z"/>
  <w16cex:commentExtensible w16cex:durableId="0B1675E8" w16cex:dateUtc="2026-01-26T02:46:00Z"/>
  <w16cex:commentExtensible w16cex:durableId="100C9B9F" w16cex:dateUtc="2026-01-26T02:47:00Z"/>
  <w16cex:commentExtensible w16cex:durableId="7C450062" w16cex:dateUtc="2026-01-31T23:30:00Z"/>
  <w16cex:commentExtensible w16cex:durableId="7F153BAC" w16cex:dateUtc="2026-01-26T02:52:00Z"/>
  <w16cex:commentExtensible w16cex:durableId="7EB9ADF6" w16cex:dateUtc="2026-01-31T23:31:00Z"/>
  <w16cex:commentExtensible w16cex:durableId="6F79C678" w16cex:dateUtc="2026-01-26T03:04:00Z"/>
  <w16cex:commentExtensible w16cex:durableId="145A92DD" w16cex:dateUtc="2026-01-31T23:32:00Z"/>
  <w16cex:commentExtensible w16cex:durableId="551DC364" w16cex:dateUtc="2026-01-26T03:06:00Z"/>
  <w16cex:commentExtensible w16cex:durableId="1B48D10B" w16cex:dateUtc="2026-01-26T03:06:00Z"/>
  <w16cex:commentExtensible w16cex:durableId="4BF8AB77" w16cex:dateUtc="2026-01-31T23:33:00Z"/>
  <w16cex:commentExtensible w16cex:durableId="4BEA0E78" w16cex:dateUtc="2026-01-26T03:07:00Z"/>
  <w16cex:commentExtensible w16cex:durableId="0399CF1F" w16cex:dateUtc="2026-01-30T20:21:00Z"/>
  <w16cex:commentExtensible w16cex:durableId="277B974D" w16cex:dateUtc="2026-01-26T03:08:00Z"/>
  <w16cex:commentExtensible w16cex:durableId="14BF4A48" w16cex:dateUtc="2026-02-02T00:53:00Z"/>
  <w16cex:commentExtensible w16cex:durableId="2DE6B903" w16cex:dateUtc="2026-01-26T03:08:00Z"/>
  <w16cex:commentExtensible w16cex:durableId="5B9BB713" w16cex:dateUtc="2026-02-02T00:54:00Z"/>
  <w16cex:commentExtensible w16cex:durableId="2B164AD7" w16cex:dateUtc="2026-01-26T03:10:00Z"/>
  <w16cex:commentExtensible w16cex:durableId="78F478F9" w16cex:dateUtc="2026-02-02T00:57:00Z"/>
  <w16cex:commentExtensible w16cex:durableId="52EA34B4" w16cex:dateUtc="2026-01-26T03:09:00Z"/>
  <w16cex:commentExtensible w16cex:durableId="661F7E20" w16cex:dateUtc="2026-01-26T03:10:00Z"/>
  <w16cex:commentExtensible w16cex:durableId="4AA43C09" w16cex:dateUtc="2026-01-26T03:11:00Z"/>
  <w16cex:commentExtensible w16cex:durableId="7B9C2967" w16cex:dateUtc="2026-01-30T20:47:00Z"/>
  <w16cex:commentExtensible w16cex:durableId="6BDA7122" w16cex:dateUtc="2026-01-26T03:16:00Z"/>
  <w16cex:commentExtensible w16cex:durableId="13A0120C" w16cex:dateUtc="2026-02-02T00:59:00Z"/>
  <w16cex:commentExtensible w16cex:durableId="39DA8BF1" w16cex:dateUtc="2026-01-26T03:16:00Z"/>
  <w16cex:commentExtensible w16cex:durableId="4C37C53D" w16cex:dateUtc="2026-02-02T01:00:00Z"/>
  <w16cex:commentExtensible w16cex:durableId="2E20EAAF" w16cex:dateUtc="2026-01-26T03:17:00Z"/>
  <w16cex:commentExtensible w16cex:durableId="23AF5DAF" w16cex:dateUtc="2026-02-02T01:01:00Z"/>
  <w16cex:commentExtensible w16cex:durableId="1E508BCC" w16cex:dateUtc="2026-01-26T03:18:00Z"/>
  <w16cex:commentExtensible w16cex:durableId="3DD476C5" w16cex:dateUtc="2026-02-02T01:01:00Z"/>
  <w16cex:commentExtensible w16cex:durableId="019D560E" w16cex:dateUtc="2026-01-26T03:20:00Z"/>
  <w16cex:commentExtensible w16cex:durableId="07C1C0D1" w16cex:dateUtc="2026-02-02T01:10:00Z"/>
  <w16cex:commentExtensible w16cex:durableId="39215924" w16cex:dateUtc="2026-01-26T03:21:00Z"/>
  <w16cex:commentExtensible w16cex:durableId="5AEF7C82" w16cex:dateUtc="2026-02-02T01:11:00Z"/>
  <w16cex:commentExtensible w16cex:durableId="65FC0F16" w16cex:dateUtc="2026-01-26T03:22:00Z"/>
  <w16cex:commentExtensible w16cex:durableId="058DA858" w16cex:dateUtc="2026-02-02T01:14:00Z"/>
  <w16cex:commentExtensible w16cex:durableId="2ECD5CC8" w16cex:dateUtc="2026-01-26T03:28:00Z"/>
  <w16cex:commentExtensible w16cex:durableId="378376ED" w16cex:dateUtc="2026-01-30T21:11:00Z"/>
  <w16cex:commentExtensible w16cex:durableId="1C93CBE6" w16cex:dateUtc="2025-10-17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E860DC" w16cid:durableId="04AA4380"/>
  <w16cid:commentId w16cid:paraId="6130D959" w16cid:durableId="5B248A7E"/>
  <w16cid:commentId w16cid:paraId="5FE78FD2" w16cid:durableId="73938662"/>
  <w16cid:commentId w16cid:paraId="429F2AB1" w16cid:durableId="5CF60768"/>
  <w16cid:commentId w16cid:paraId="209DFE34" w16cid:durableId="24F57377"/>
  <w16cid:commentId w16cid:paraId="0EBB3C64" w16cid:durableId="5F716317"/>
  <w16cid:commentId w16cid:paraId="44181E54" w16cid:durableId="4BCB8B66"/>
  <w16cid:commentId w16cid:paraId="27ED6E7E" w16cid:durableId="7DC9CB46"/>
  <w16cid:commentId w16cid:paraId="67C87CC0" w16cid:durableId="1D2D8666"/>
  <w16cid:commentId w16cid:paraId="6CF0676A" w16cid:durableId="4EC35582"/>
  <w16cid:commentId w16cid:paraId="3D2E77CD" w16cid:durableId="081BBCD4"/>
  <w16cid:commentId w16cid:paraId="5DBC3821" w16cid:durableId="73979841"/>
  <w16cid:commentId w16cid:paraId="5057180A" w16cid:durableId="73AC0838"/>
  <w16cid:commentId w16cid:paraId="713B8721" w16cid:durableId="599B48AC"/>
  <w16cid:commentId w16cid:paraId="42341533" w16cid:durableId="09A1082D"/>
  <w16cid:commentId w16cid:paraId="241783AC" w16cid:durableId="46D2CFCD"/>
  <w16cid:commentId w16cid:paraId="55910E14" w16cid:durableId="6CBBFC8A"/>
  <w16cid:commentId w16cid:paraId="1E22A07E" w16cid:durableId="40648E59"/>
  <w16cid:commentId w16cid:paraId="37EC8E07" w16cid:durableId="746F34D0"/>
  <w16cid:commentId w16cid:paraId="188D66DF" w16cid:durableId="33762A2F"/>
  <w16cid:commentId w16cid:paraId="019BC799" w16cid:durableId="4E12E67C"/>
  <w16cid:commentId w16cid:paraId="4561D23F" w16cid:durableId="2411FA66"/>
  <w16cid:commentId w16cid:paraId="0ABCFFE3" w16cid:durableId="3964F396"/>
  <w16cid:commentId w16cid:paraId="0E4EDC07" w16cid:durableId="013919EE"/>
  <w16cid:commentId w16cid:paraId="56955D2A" w16cid:durableId="678910FF"/>
  <w16cid:commentId w16cid:paraId="5BFFB517" w16cid:durableId="7EF2080C"/>
  <w16cid:commentId w16cid:paraId="3268D335" w16cid:durableId="0C890168"/>
  <w16cid:commentId w16cid:paraId="3F0C3B49" w16cid:durableId="4F546794"/>
  <w16cid:commentId w16cid:paraId="2A9AE257" w16cid:durableId="0A4A7524"/>
  <w16cid:commentId w16cid:paraId="2F117226" w16cid:durableId="4F886209"/>
  <w16cid:commentId w16cid:paraId="1A6E004B" w16cid:durableId="5CCA2671"/>
  <w16cid:commentId w16cid:paraId="4C77AE0A" w16cid:durableId="635C2FB6"/>
  <w16cid:commentId w16cid:paraId="29859FA1" w16cid:durableId="235E3A57"/>
  <w16cid:commentId w16cid:paraId="6ADDEC94" w16cid:durableId="4277CDC1"/>
  <w16cid:commentId w16cid:paraId="4A09DE64" w16cid:durableId="07FF89CF"/>
  <w16cid:commentId w16cid:paraId="430FC960" w16cid:durableId="7275AACA"/>
  <w16cid:commentId w16cid:paraId="5B0C382D" w16cid:durableId="47ABBCC1"/>
  <w16cid:commentId w16cid:paraId="7156705E" w16cid:durableId="051E2AE0"/>
  <w16cid:commentId w16cid:paraId="089C4E10" w16cid:durableId="3B2CB17B"/>
  <w16cid:commentId w16cid:paraId="2793B63A" w16cid:durableId="48979882"/>
  <w16cid:commentId w16cid:paraId="61170BE3" w16cid:durableId="75A8FAE4"/>
  <w16cid:commentId w16cid:paraId="1BBCAC36" w16cid:durableId="00F47B61"/>
  <w16cid:commentId w16cid:paraId="44E0E7F4" w16cid:durableId="5707E99D"/>
  <w16cid:commentId w16cid:paraId="42B71173" w16cid:durableId="22308069"/>
  <w16cid:commentId w16cid:paraId="0049E38C" w16cid:durableId="4E75B75F"/>
  <w16cid:commentId w16cid:paraId="266FC6C5" w16cid:durableId="171125B8"/>
  <w16cid:commentId w16cid:paraId="5BB8E0CF" w16cid:durableId="294C8B00"/>
  <w16cid:commentId w16cid:paraId="047B2AD4" w16cid:durableId="14F9B7EF"/>
  <w16cid:commentId w16cid:paraId="23B9EF8F" w16cid:durableId="3EFF4650"/>
  <w16cid:commentId w16cid:paraId="3A7D3267" w16cid:durableId="1022B695"/>
  <w16cid:commentId w16cid:paraId="4825A094" w16cid:durableId="1E427110"/>
  <w16cid:commentId w16cid:paraId="70037654" w16cid:durableId="30AA6F95"/>
  <w16cid:commentId w16cid:paraId="4413DF20" w16cid:durableId="12DAA9EB"/>
  <w16cid:commentId w16cid:paraId="382CA83C" w16cid:durableId="70A9D71A"/>
  <w16cid:commentId w16cid:paraId="29664951" w16cid:durableId="610C22B6"/>
  <w16cid:commentId w16cid:paraId="41C35750" w16cid:durableId="39FF6285"/>
  <w16cid:commentId w16cid:paraId="06EF8622" w16cid:durableId="65D1CF02"/>
  <w16cid:commentId w16cid:paraId="4E5A71CF" w16cid:durableId="0F84F25C"/>
  <w16cid:commentId w16cid:paraId="114C9C2F" w16cid:durableId="0A382B65"/>
  <w16cid:commentId w16cid:paraId="750590A4" w16cid:durableId="479E5B20"/>
  <w16cid:commentId w16cid:paraId="04ACF36F" w16cid:durableId="5AB72C58"/>
  <w16cid:commentId w16cid:paraId="43D4D3BD" w16cid:durableId="23A36B54"/>
  <w16cid:commentId w16cid:paraId="1CCE28DD" w16cid:durableId="0C482BF6"/>
  <w16cid:commentId w16cid:paraId="242C8CA6" w16cid:durableId="59358119"/>
  <w16cid:commentId w16cid:paraId="003D55CA" w16cid:durableId="20918B04"/>
  <w16cid:commentId w16cid:paraId="63C8185D" w16cid:durableId="190378EB"/>
  <w16cid:commentId w16cid:paraId="497525D6" w16cid:durableId="368F5324"/>
  <w16cid:commentId w16cid:paraId="383FAAE3" w16cid:durableId="42D589AE"/>
  <w16cid:commentId w16cid:paraId="0D77090E" w16cid:durableId="26A2645B"/>
  <w16cid:commentId w16cid:paraId="2A8D1C11" w16cid:durableId="2985E41F"/>
  <w16cid:commentId w16cid:paraId="37DB44CF" w16cid:durableId="54521C69"/>
  <w16cid:commentId w16cid:paraId="2CA156AC" w16cid:durableId="2E559B02"/>
  <w16cid:commentId w16cid:paraId="136B0117" w16cid:durableId="7F398482"/>
  <w16cid:commentId w16cid:paraId="6FC05E89" w16cid:durableId="0F3CAEB4"/>
  <w16cid:commentId w16cid:paraId="196A0823" w16cid:durableId="35584607"/>
  <w16cid:commentId w16cid:paraId="523640AA" w16cid:durableId="5976E865"/>
  <w16cid:commentId w16cid:paraId="4A4DBC1D" w16cid:durableId="6F34A11F"/>
  <w16cid:commentId w16cid:paraId="56EBC412" w16cid:durableId="14717F9B"/>
  <w16cid:commentId w16cid:paraId="5AB734A2" w16cid:durableId="1259EE6B"/>
  <w16cid:commentId w16cid:paraId="6C4CA39D" w16cid:durableId="2AB360E3"/>
  <w16cid:commentId w16cid:paraId="5A1E04CE" w16cid:durableId="304DDB75"/>
  <w16cid:commentId w16cid:paraId="2DCDDD9A" w16cid:durableId="477126E7"/>
  <w16cid:commentId w16cid:paraId="452A642C" w16cid:durableId="2B5EE551"/>
  <w16cid:commentId w16cid:paraId="4DBB2879" w16cid:durableId="2A05D4A6"/>
  <w16cid:commentId w16cid:paraId="7E553F5D" w16cid:durableId="678B27FA"/>
  <w16cid:commentId w16cid:paraId="5FD4A6BA" w16cid:durableId="56B24BFE"/>
  <w16cid:commentId w16cid:paraId="4AE1DAB0" w16cid:durableId="23D27623"/>
  <w16cid:commentId w16cid:paraId="740FF0A8" w16cid:durableId="0B1675E8"/>
  <w16cid:commentId w16cid:paraId="73895F98" w16cid:durableId="100C9B9F"/>
  <w16cid:commentId w16cid:paraId="4EA787C2" w16cid:durableId="7C450062"/>
  <w16cid:commentId w16cid:paraId="7B4E045F" w16cid:durableId="7F153BAC"/>
  <w16cid:commentId w16cid:paraId="1CE20F75" w16cid:durableId="7EB9ADF6"/>
  <w16cid:commentId w16cid:paraId="2FA9D982" w16cid:durableId="6F79C678"/>
  <w16cid:commentId w16cid:paraId="4EF5EFE6" w16cid:durableId="145A92DD"/>
  <w16cid:commentId w16cid:paraId="200C8765" w16cid:durableId="551DC364"/>
  <w16cid:commentId w16cid:paraId="4B2B0355" w16cid:durableId="1B48D10B"/>
  <w16cid:commentId w16cid:paraId="20EE1775" w16cid:durableId="4BF8AB77"/>
  <w16cid:commentId w16cid:paraId="7D8A3923" w16cid:durableId="4BEA0E78"/>
  <w16cid:commentId w16cid:paraId="0A8B2478" w16cid:durableId="0399CF1F"/>
  <w16cid:commentId w16cid:paraId="1C8FD6C3" w16cid:durableId="277B974D"/>
  <w16cid:commentId w16cid:paraId="106FBE7D" w16cid:durableId="14BF4A48"/>
  <w16cid:commentId w16cid:paraId="7786E804" w16cid:durableId="2DE6B903"/>
  <w16cid:commentId w16cid:paraId="6B7223F5" w16cid:durableId="5B9BB713"/>
  <w16cid:commentId w16cid:paraId="1BB2F493" w16cid:durableId="2B164AD7"/>
  <w16cid:commentId w16cid:paraId="0DB0FF48" w16cid:durableId="78F478F9"/>
  <w16cid:commentId w16cid:paraId="357039D7" w16cid:durableId="52EA34B4"/>
  <w16cid:commentId w16cid:paraId="68678B78" w16cid:durableId="661F7E20"/>
  <w16cid:commentId w16cid:paraId="14F99A5B" w16cid:durableId="4AA43C09"/>
  <w16cid:commentId w16cid:paraId="0A9B329C" w16cid:durableId="7B9C2967"/>
  <w16cid:commentId w16cid:paraId="2AF21AC4" w16cid:durableId="6BDA7122"/>
  <w16cid:commentId w16cid:paraId="3C0F2477" w16cid:durableId="13A0120C"/>
  <w16cid:commentId w16cid:paraId="2D0A8493" w16cid:durableId="39DA8BF1"/>
  <w16cid:commentId w16cid:paraId="4CEC853B" w16cid:durableId="4C37C53D"/>
  <w16cid:commentId w16cid:paraId="7609364A" w16cid:durableId="2E20EAAF"/>
  <w16cid:commentId w16cid:paraId="41A44348" w16cid:durableId="23AF5DAF"/>
  <w16cid:commentId w16cid:paraId="4EA8E5C6" w16cid:durableId="1E508BCC"/>
  <w16cid:commentId w16cid:paraId="5DB6E61F" w16cid:durableId="3DD476C5"/>
  <w16cid:commentId w16cid:paraId="49CA199C" w16cid:durableId="019D560E"/>
  <w16cid:commentId w16cid:paraId="1B5C1193" w16cid:durableId="07C1C0D1"/>
  <w16cid:commentId w16cid:paraId="3F448BDF" w16cid:durableId="39215924"/>
  <w16cid:commentId w16cid:paraId="1729950D" w16cid:durableId="5AEF7C82"/>
  <w16cid:commentId w16cid:paraId="59732586" w16cid:durableId="65FC0F16"/>
  <w16cid:commentId w16cid:paraId="1B5FC018" w16cid:durableId="058DA858"/>
  <w16cid:commentId w16cid:paraId="16A641BC" w16cid:durableId="2ECD5CC8"/>
  <w16cid:commentId w16cid:paraId="0317BDB8" w16cid:durableId="378376ED"/>
  <w16cid:commentId w16cid:paraId="63BE67B6" w16cid:durableId="1C93C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F6BB4" w14:textId="77777777" w:rsidR="007B4987" w:rsidRDefault="007B4987" w:rsidP="00146A0E">
      <w:r>
        <w:separator/>
      </w:r>
    </w:p>
  </w:endnote>
  <w:endnote w:type="continuationSeparator" w:id="0">
    <w:p w14:paraId="243EFC25" w14:textId="77777777" w:rsidR="007B4987" w:rsidRDefault="007B4987" w:rsidP="00146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default"/>
    <w:sig w:usb0="00000000" w:usb1="00000000"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21342"/>
      <w:docPartObj>
        <w:docPartGallery w:val="Page Numbers (Bottom of Page)"/>
        <w:docPartUnique/>
      </w:docPartObj>
    </w:sdtPr>
    <w:sdtEndPr>
      <w:rPr>
        <w:rStyle w:val="PageNumber"/>
      </w:rPr>
    </w:sdtEndPr>
    <w:sdtContent>
      <w:p w14:paraId="61C1B57A" w14:textId="12E86043" w:rsidR="00146A0E" w:rsidRDefault="00146A0E" w:rsidP="00CD0A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ACD705" w14:textId="77777777" w:rsidR="00146A0E" w:rsidRDefault="00146A0E" w:rsidP="00FF73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0886250"/>
      <w:docPartObj>
        <w:docPartGallery w:val="Page Numbers (Bottom of Page)"/>
        <w:docPartUnique/>
      </w:docPartObj>
    </w:sdtPr>
    <w:sdtEndPr>
      <w:rPr>
        <w:rStyle w:val="PageNumber"/>
      </w:rPr>
    </w:sdtEndPr>
    <w:sdtContent>
      <w:p w14:paraId="5AAEC2CC" w14:textId="55715065" w:rsidR="00146A0E" w:rsidRDefault="00146A0E" w:rsidP="00CD0A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DC54D1" w14:textId="77777777" w:rsidR="00146A0E" w:rsidRDefault="00146A0E" w:rsidP="00FF73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5D1ED" w14:textId="77777777" w:rsidR="007B4987" w:rsidRDefault="007B4987" w:rsidP="00146A0E">
      <w:r>
        <w:separator/>
      </w:r>
    </w:p>
  </w:footnote>
  <w:footnote w:type="continuationSeparator" w:id="0">
    <w:p w14:paraId="5CD34214" w14:textId="77777777" w:rsidR="007B4987" w:rsidRDefault="007B4987" w:rsidP="00146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5623" w14:textId="77777777" w:rsidR="004A6E9C" w:rsidRDefault="004A6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D231BE5"/>
    <w:multiLevelType w:val="hybridMultilevel"/>
    <w:tmpl w:val="D01E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3300E"/>
    <w:multiLevelType w:val="multilevel"/>
    <w:tmpl w:val="7C38D9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72C23"/>
    <w:multiLevelType w:val="multilevel"/>
    <w:tmpl w:val="9B44F30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F0B245C"/>
    <w:multiLevelType w:val="hybridMultilevel"/>
    <w:tmpl w:val="823E1DDA"/>
    <w:lvl w:ilvl="0" w:tplc="BA40B1A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95AC3"/>
    <w:multiLevelType w:val="multilevel"/>
    <w:tmpl w:val="4C3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44737"/>
    <w:multiLevelType w:val="multilevel"/>
    <w:tmpl w:val="B6962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527D5"/>
    <w:multiLevelType w:val="hybridMultilevel"/>
    <w:tmpl w:val="CA50110C"/>
    <w:lvl w:ilvl="0" w:tplc="4702A340">
      <w:start w:val="1"/>
      <w:numFmt w:val="decimal"/>
      <w:pStyle w:val="Heading3"/>
      <w:lvlText w:val="%1."/>
      <w:lvlJc w:val="left"/>
      <w:pPr>
        <w:ind w:left="720" w:hanging="360"/>
      </w:pPr>
    </w:lvl>
    <w:lvl w:ilvl="1" w:tplc="538A4880" w:tentative="1">
      <w:start w:val="1"/>
      <w:numFmt w:val="lowerLetter"/>
      <w:lvlText w:val="%2."/>
      <w:lvlJc w:val="left"/>
      <w:pPr>
        <w:ind w:left="1440" w:hanging="360"/>
      </w:pPr>
    </w:lvl>
    <w:lvl w:ilvl="2" w:tplc="E670E026" w:tentative="1">
      <w:start w:val="1"/>
      <w:numFmt w:val="lowerRoman"/>
      <w:lvlText w:val="%3."/>
      <w:lvlJc w:val="right"/>
      <w:pPr>
        <w:ind w:left="2160" w:hanging="180"/>
      </w:pPr>
    </w:lvl>
    <w:lvl w:ilvl="3" w:tplc="8C5E848A" w:tentative="1">
      <w:start w:val="1"/>
      <w:numFmt w:val="decimal"/>
      <w:lvlText w:val="%4."/>
      <w:lvlJc w:val="left"/>
      <w:pPr>
        <w:ind w:left="2880" w:hanging="360"/>
      </w:pPr>
    </w:lvl>
    <w:lvl w:ilvl="4" w:tplc="09569DAC" w:tentative="1">
      <w:start w:val="1"/>
      <w:numFmt w:val="lowerLetter"/>
      <w:lvlText w:val="%5."/>
      <w:lvlJc w:val="left"/>
      <w:pPr>
        <w:ind w:left="3600" w:hanging="360"/>
      </w:pPr>
    </w:lvl>
    <w:lvl w:ilvl="5" w:tplc="737E031E" w:tentative="1">
      <w:start w:val="1"/>
      <w:numFmt w:val="lowerRoman"/>
      <w:lvlText w:val="%6."/>
      <w:lvlJc w:val="right"/>
      <w:pPr>
        <w:ind w:left="4320" w:hanging="180"/>
      </w:pPr>
    </w:lvl>
    <w:lvl w:ilvl="6" w:tplc="E86AB390" w:tentative="1">
      <w:start w:val="1"/>
      <w:numFmt w:val="decimal"/>
      <w:lvlText w:val="%7."/>
      <w:lvlJc w:val="left"/>
      <w:pPr>
        <w:ind w:left="5040" w:hanging="360"/>
      </w:pPr>
    </w:lvl>
    <w:lvl w:ilvl="7" w:tplc="1884C49E" w:tentative="1">
      <w:start w:val="1"/>
      <w:numFmt w:val="lowerLetter"/>
      <w:lvlText w:val="%8."/>
      <w:lvlJc w:val="left"/>
      <w:pPr>
        <w:ind w:left="5760" w:hanging="360"/>
      </w:pPr>
    </w:lvl>
    <w:lvl w:ilvl="8" w:tplc="778824C4" w:tentative="1">
      <w:start w:val="1"/>
      <w:numFmt w:val="lowerRoman"/>
      <w:lvlText w:val="%9."/>
      <w:lvlJc w:val="right"/>
      <w:pPr>
        <w:ind w:left="6480" w:hanging="180"/>
      </w:pPr>
    </w:lvl>
  </w:abstractNum>
  <w:abstractNum w:abstractNumId="8" w15:restartNumberingAfterBreak="0">
    <w:nsid w:val="2AF94037"/>
    <w:multiLevelType w:val="multilevel"/>
    <w:tmpl w:val="8D78B26A"/>
    <w:lvl w:ilvl="0">
      <w:start w:val="6"/>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DAB347A"/>
    <w:multiLevelType w:val="hybridMultilevel"/>
    <w:tmpl w:val="CB8A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F412FE"/>
    <w:multiLevelType w:val="hybridMultilevel"/>
    <w:tmpl w:val="937C9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F5000C"/>
    <w:multiLevelType w:val="multilevel"/>
    <w:tmpl w:val="13505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D874296"/>
    <w:multiLevelType w:val="multilevel"/>
    <w:tmpl w:val="56464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158B6"/>
    <w:multiLevelType w:val="hybridMultilevel"/>
    <w:tmpl w:val="404AE38A"/>
    <w:lvl w:ilvl="0" w:tplc="6700C572">
      <w:start w:val="1"/>
      <w:numFmt w:val="decimal"/>
      <w:lvlText w:val="(%1)"/>
      <w:lvlJc w:val="left"/>
      <w:pPr>
        <w:ind w:left="1080" w:hanging="360"/>
      </w:pPr>
      <w:rPr>
        <w:rFonts w:hint="default"/>
      </w:rPr>
    </w:lvl>
    <w:lvl w:ilvl="1" w:tplc="257200F2" w:tentative="1">
      <w:start w:val="1"/>
      <w:numFmt w:val="lowerLetter"/>
      <w:lvlText w:val="%2."/>
      <w:lvlJc w:val="left"/>
      <w:pPr>
        <w:ind w:left="1800" w:hanging="360"/>
      </w:pPr>
    </w:lvl>
    <w:lvl w:ilvl="2" w:tplc="B6044EFE" w:tentative="1">
      <w:start w:val="1"/>
      <w:numFmt w:val="lowerRoman"/>
      <w:lvlText w:val="%3."/>
      <w:lvlJc w:val="right"/>
      <w:pPr>
        <w:ind w:left="2520" w:hanging="180"/>
      </w:pPr>
    </w:lvl>
    <w:lvl w:ilvl="3" w:tplc="BB34446A" w:tentative="1">
      <w:start w:val="1"/>
      <w:numFmt w:val="decimal"/>
      <w:lvlText w:val="%4."/>
      <w:lvlJc w:val="left"/>
      <w:pPr>
        <w:ind w:left="3240" w:hanging="360"/>
      </w:pPr>
    </w:lvl>
    <w:lvl w:ilvl="4" w:tplc="279CDB7E" w:tentative="1">
      <w:start w:val="1"/>
      <w:numFmt w:val="lowerLetter"/>
      <w:lvlText w:val="%5."/>
      <w:lvlJc w:val="left"/>
      <w:pPr>
        <w:ind w:left="3960" w:hanging="360"/>
      </w:pPr>
    </w:lvl>
    <w:lvl w:ilvl="5" w:tplc="24C030D0" w:tentative="1">
      <w:start w:val="1"/>
      <w:numFmt w:val="lowerRoman"/>
      <w:lvlText w:val="%6."/>
      <w:lvlJc w:val="right"/>
      <w:pPr>
        <w:ind w:left="4680" w:hanging="180"/>
      </w:pPr>
    </w:lvl>
    <w:lvl w:ilvl="6" w:tplc="EF3431E6" w:tentative="1">
      <w:start w:val="1"/>
      <w:numFmt w:val="decimal"/>
      <w:lvlText w:val="%7."/>
      <w:lvlJc w:val="left"/>
      <w:pPr>
        <w:ind w:left="5400" w:hanging="360"/>
      </w:pPr>
    </w:lvl>
    <w:lvl w:ilvl="7" w:tplc="98580FBA" w:tentative="1">
      <w:start w:val="1"/>
      <w:numFmt w:val="lowerLetter"/>
      <w:lvlText w:val="%8."/>
      <w:lvlJc w:val="left"/>
      <w:pPr>
        <w:ind w:left="6120" w:hanging="360"/>
      </w:pPr>
    </w:lvl>
    <w:lvl w:ilvl="8" w:tplc="C408197C" w:tentative="1">
      <w:start w:val="1"/>
      <w:numFmt w:val="lowerRoman"/>
      <w:lvlText w:val="%9."/>
      <w:lvlJc w:val="right"/>
      <w:pPr>
        <w:ind w:left="6840" w:hanging="180"/>
      </w:pPr>
    </w:lvl>
  </w:abstractNum>
  <w:abstractNum w:abstractNumId="14" w15:restartNumberingAfterBreak="0">
    <w:nsid w:val="74582D0F"/>
    <w:multiLevelType w:val="multilevel"/>
    <w:tmpl w:val="8F6A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DE0FB4"/>
    <w:multiLevelType w:val="multilevel"/>
    <w:tmpl w:val="505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4419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2E5EFD"/>
    <w:multiLevelType w:val="multilevel"/>
    <w:tmpl w:val="5956A7C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E8493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248077243">
    <w:abstractNumId w:val="13"/>
  </w:num>
  <w:num w:numId="2" w16cid:durableId="1617830235">
    <w:abstractNumId w:val="16"/>
  </w:num>
  <w:num w:numId="3" w16cid:durableId="717045131">
    <w:abstractNumId w:val="18"/>
  </w:num>
  <w:num w:numId="4" w16cid:durableId="1684623610">
    <w:abstractNumId w:val="7"/>
  </w:num>
  <w:num w:numId="5" w16cid:durableId="66999669">
    <w:abstractNumId w:val="12"/>
  </w:num>
  <w:num w:numId="6" w16cid:durableId="1674188666">
    <w:abstractNumId w:val="0"/>
  </w:num>
  <w:num w:numId="7" w16cid:durableId="5703121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2837803">
    <w:abstractNumId w:val="8"/>
  </w:num>
  <w:num w:numId="9" w16cid:durableId="2551339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28383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2781203">
    <w:abstractNumId w:val="11"/>
  </w:num>
  <w:num w:numId="12" w16cid:durableId="184028342">
    <w:abstractNumId w:val="10"/>
  </w:num>
  <w:num w:numId="13" w16cid:durableId="10961577">
    <w:abstractNumId w:val="3"/>
  </w:num>
  <w:num w:numId="14" w16cid:durableId="1608198069">
    <w:abstractNumId w:val="17"/>
  </w:num>
  <w:num w:numId="15" w16cid:durableId="1427769695">
    <w:abstractNumId w:val="3"/>
  </w:num>
  <w:num w:numId="16" w16cid:durableId="428933245">
    <w:abstractNumId w:val="4"/>
  </w:num>
  <w:num w:numId="17" w16cid:durableId="1216432593">
    <w:abstractNumId w:val="2"/>
  </w:num>
  <w:num w:numId="18" w16cid:durableId="979967598">
    <w:abstractNumId w:val="1"/>
  </w:num>
  <w:num w:numId="19" w16cid:durableId="1033459748">
    <w:abstractNumId w:val="9"/>
  </w:num>
  <w:num w:numId="20" w16cid:durableId="2124884613">
    <w:abstractNumId w:val="5"/>
  </w:num>
  <w:num w:numId="21" w16cid:durableId="242686948">
    <w:abstractNumId w:val="15"/>
  </w:num>
  <w:num w:numId="22" w16cid:durableId="2020354496">
    <w:abstractNumId w:val="14"/>
  </w:num>
  <w:num w:numId="23" w16cid:durableId="61875755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Hartwig">
    <w15:presenceInfo w15:providerId="AD" w15:userId="S::jhartwig@BERKELEY.EDU::be05d7d4-532d-4dc1-b2a1-feea8c29eef2"/>
  </w15:person>
  <w15:person w15:author="Thomas Quaid">
    <w15:presenceInfo w15:providerId="Windows Live" w15:userId="e26bd601bb6ac916"/>
  </w15:person>
  <w15:person w15:author="Douglas Clark">
    <w15:presenceInfo w15:providerId="AD" w15:userId="S::clark@BERKELEY.EDU::92ef2ebd-a0da-4565-ad90-49edfa0eb6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04"/>
    <w:rsid w:val="0000017A"/>
    <w:rsid w:val="00000B1A"/>
    <w:rsid w:val="000022E6"/>
    <w:rsid w:val="000044A9"/>
    <w:rsid w:val="000045EB"/>
    <w:rsid w:val="00010213"/>
    <w:rsid w:val="00010ED5"/>
    <w:rsid w:val="000113AA"/>
    <w:rsid w:val="00011DAA"/>
    <w:rsid w:val="00011FA2"/>
    <w:rsid w:val="00014AA8"/>
    <w:rsid w:val="00014B71"/>
    <w:rsid w:val="00015906"/>
    <w:rsid w:val="00015CA7"/>
    <w:rsid w:val="000171A1"/>
    <w:rsid w:val="00017961"/>
    <w:rsid w:val="00021C4A"/>
    <w:rsid w:val="000223F6"/>
    <w:rsid w:val="000224C8"/>
    <w:rsid w:val="00023436"/>
    <w:rsid w:val="000238F2"/>
    <w:rsid w:val="00023970"/>
    <w:rsid w:val="00024541"/>
    <w:rsid w:val="00024BA1"/>
    <w:rsid w:val="00024D4E"/>
    <w:rsid w:val="000252D6"/>
    <w:rsid w:val="000254CE"/>
    <w:rsid w:val="00026016"/>
    <w:rsid w:val="0002668F"/>
    <w:rsid w:val="000270D5"/>
    <w:rsid w:val="000278CA"/>
    <w:rsid w:val="00027A57"/>
    <w:rsid w:val="00030034"/>
    <w:rsid w:val="0003049B"/>
    <w:rsid w:val="00030812"/>
    <w:rsid w:val="00030D96"/>
    <w:rsid w:val="00031913"/>
    <w:rsid w:val="0003319D"/>
    <w:rsid w:val="0003550C"/>
    <w:rsid w:val="00035AA6"/>
    <w:rsid w:val="000360AB"/>
    <w:rsid w:val="00037896"/>
    <w:rsid w:val="00040B0D"/>
    <w:rsid w:val="00041C5F"/>
    <w:rsid w:val="00042E12"/>
    <w:rsid w:val="00044A35"/>
    <w:rsid w:val="000457A5"/>
    <w:rsid w:val="00046CA5"/>
    <w:rsid w:val="00047D71"/>
    <w:rsid w:val="0005026B"/>
    <w:rsid w:val="00051227"/>
    <w:rsid w:val="000518F0"/>
    <w:rsid w:val="00052A15"/>
    <w:rsid w:val="00052D83"/>
    <w:rsid w:val="000532DA"/>
    <w:rsid w:val="000534CD"/>
    <w:rsid w:val="0005407D"/>
    <w:rsid w:val="00054776"/>
    <w:rsid w:val="00055161"/>
    <w:rsid w:val="000554E3"/>
    <w:rsid w:val="00055A86"/>
    <w:rsid w:val="00056533"/>
    <w:rsid w:val="00056660"/>
    <w:rsid w:val="00056A72"/>
    <w:rsid w:val="000572A2"/>
    <w:rsid w:val="00057B81"/>
    <w:rsid w:val="00057BB2"/>
    <w:rsid w:val="00057BEC"/>
    <w:rsid w:val="00060A89"/>
    <w:rsid w:val="000627D3"/>
    <w:rsid w:val="0006295C"/>
    <w:rsid w:val="00062D3E"/>
    <w:rsid w:val="00063878"/>
    <w:rsid w:val="000639E8"/>
    <w:rsid w:val="000645DA"/>
    <w:rsid w:val="00065879"/>
    <w:rsid w:val="000658A6"/>
    <w:rsid w:val="00065B96"/>
    <w:rsid w:val="000664B0"/>
    <w:rsid w:val="0006657B"/>
    <w:rsid w:val="000677F1"/>
    <w:rsid w:val="00067FD3"/>
    <w:rsid w:val="00071C56"/>
    <w:rsid w:val="00072173"/>
    <w:rsid w:val="00072412"/>
    <w:rsid w:val="0007479C"/>
    <w:rsid w:val="00074F0E"/>
    <w:rsid w:val="000767AE"/>
    <w:rsid w:val="00076AED"/>
    <w:rsid w:val="00076ED4"/>
    <w:rsid w:val="00081911"/>
    <w:rsid w:val="0008290A"/>
    <w:rsid w:val="00082C4C"/>
    <w:rsid w:val="00082DAC"/>
    <w:rsid w:val="00083382"/>
    <w:rsid w:val="000835B5"/>
    <w:rsid w:val="00083B8F"/>
    <w:rsid w:val="0008408F"/>
    <w:rsid w:val="00086A17"/>
    <w:rsid w:val="0008714F"/>
    <w:rsid w:val="000872A9"/>
    <w:rsid w:val="000874DB"/>
    <w:rsid w:val="0008787A"/>
    <w:rsid w:val="000908B8"/>
    <w:rsid w:val="000913FD"/>
    <w:rsid w:val="00092260"/>
    <w:rsid w:val="0009295F"/>
    <w:rsid w:val="00092BC8"/>
    <w:rsid w:val="00092D73"/>
    <w:rsid w:val="00092E44"/>
    <w:rsid w:val="0009364D"/>
    <w:rsid w:val="00093839"/>
    <w:rsid w:val="0009433C"/>
    <w:rsid w:val="00094BEC"/>
    <w:rsid w:val="00094D36"/>
    <w:rsid w:val="00095198"/>
    <w:rsid w:val="00095AFE"/>
    <w:rsid w:val="00096D50"/>
    <w:rsid w:val="000971AB"/>
    <w:rsid w:val="00097659"/>
    <w:rsid w:val="000978A9"/>
    <w:rsid w:val="00097B3C"/>
    <w:rsid w:val="00097E0E"/>
    <w:rsid w:val="000A0F85"/>
    <w:rsid w:val="000A13E7"/>
    <w:rsid w:val="000A14CA"/>
    <w:rsid w:val="000A21F9"/>
    <w:rsid w:val="000A245D"/>
    <w:rsid w:val="000A2B4E"/>
    <w:rsid w:val="000A3DD2"/>
    <w:rsid w:val="000A3FAD"/>
    <w:rsid w:val="000A48A0"/>
    <w:rsid w:val="000A5314"/>
    <w:rsid w:val="000A5F25"/>
    <w:rsid w:val="000A6028"/>
    <w:rsid w:val="000A6972"/>
    <w:rsid w:val="000A7421"/>
    <w:rsid w:val="000A77BF"/>
    <w:rsid w:val="000A7CD8"/>
    <w:rsid w:val="000B0F12"/>
    <w:rsid w:val="000B16F9"/>
    <w:rsid w:val="000B1EB5"/>
    <w:rsid w:val="000B2297"/>
    <w:rsid w:val="000B2BF8"/>
    <w:rsid w:val="000B33A3"/>
    <w:rsid w:val="000B35F5"/>
    <w:rsid w:val="000B3CC3"/>
    <w:rsid w:val="000B3D29"/>
    <w:rsid w:val="000B42D3"/>
    <w:rsid w:val="000B440D"/>
    <w:rsid w:val="000B529D"/>
    <w:rsid w:val="000B59EB"/>
    <w:rsid w:val="000B5DE1"/>
    <w:rsid w:val="000B62F7"/>
    <w:rsid w:val="000B6A1F"/>
    <w:rsid w:val="000B7A1F"/>
    <w:rsid w:val="000B7A6E"/>
    <w:rsid w:val="000B7E17"/>
    <w:rsid w:val="000B7E90"/>
    <w:rsid w:val="000C1488"/>
    <w:rsid w:val="000C3357"/>
    <w:rsid w:val="000C3562"/>
    <w:rsid w:val="000C3B47"/>
    <w:rsid w:val="000C3E07"/>
    <w:rsid w:val="000C447A"/>
    <w:rsid w:val="000C5591"/>
    <w:rsid w:val="000C5798"/>
    <w:rsid w:val="000C5C75"/>
    <w:rsid w:val="000C67BA"/>
    <w:rsid w:val="000D085B"/>
    <w:rsid w:val="000D14F7"/>
    <w:rsid w:val="000D2F26"/>
    <w:rsid w:val="000D38A2"/>
    <w:rsid w:val="000D4071"/>
    <w:rsid w:val="000D4FAD"/>
    <w:rsid w:val="000D7910"/>
    <w:rsid w:val="000D7CEB"/>
    <w:rsid w:val="000D7F58"/>
    <w:rsid w:val="000E18AE"/>
    <w:rsid w:val="000E2DBA"/>
    <w:rsid w:val="000E2F45"/>
    <w:rsid w:val="000E34FF"/>
    <w:rsid w:val="000E3751"/>
    <w:rsid w:val="000E3813"/>
    <w:rsid w:val="000E468D"/>
    <w:rsid w:val="000E5291"/>
    <w:rsid w:val="000E5C44"/>
    <w:rsid w:val="000E5E27"/>
    <w:rsid w:val="000E67E1"/>
    <w:rsid w:val="000E7413"/>
    <w:rsid w:val="000F15EF"/>
    <w:rsid w:val="000F17F3"/>
    <w:rsid w:val="000F2BAE"/>
    <w:rsid w:val="000F4059"/>
    <w:rsid w:val="000F44AC"/>
    <w:rsid w:val="000F505D"/>
    <w:rsid w:val="000F546C"/>
    <w:rsid w:val="000F5C75"/>
    <w:rsid w:val="000F5E3C"/>
    <w:rsid w:val="000F5F08"/>
    <w:rsid w:val="000F60C8"/>
    <w:rsid w:val="000F6D7E"/>
    <w:rsid w:val="000F7000"/>
    <w:rsid w:val="000F73F8"/>
    <w:rsid w:val="001006F6"/>
    <w:rsid w:val="00100EB1"/>
    <w:rsid w:val="001012C0"/>
    <w:rsid w:val="001022CD"/>
    <w:rsid w:val="0010388F"/>
    <w:rsid w:val="001061AE"/>
    <w:rsid w:val="00106340"/>
    <w:rsid w:val="001063D1"/>
    <w:rsid w:val="001071D6"/>
    <w:rsid w:val="00112627"/>
    <w:rsid w:val="001144DB"/>
    <w:rsid w:val="001153C9"/>
    <w:rsid w:val="00115698"/>
    <w:rsid w:val="00115C0F"/>
    <w:rsid w:val="0011753E"/>
    <w:rsid w:val="00117819"/>
    <w:rsid w:val="00117F5B"/>
    <w:rsid w:val="00120B04"/>
    <w:rsid w:val="00121EDB"/>
    <w:rsid w:val="00121F72"/>
    <w:rsid w:val="00121FB8"/>
    <w:rsid w:val="001222A3"/>
    <w:rsid w:val="00122596"/>
    <w:rsid w:val="00123A84"/>
    <w:rsid w:val="00123BA4"/>
    <w:rsid w:val="00124249"/>
    <w:rsid w:val="00124392"/>
    <w:rsid w:val="001252EA"/>
    <w:rsid w:val="001259F8"/>
    <w:rsid w:val="00125A2F"/>
    <w:rsid w:val="00126DCC"/>
    <w:rsid w:val="0013069A"/>
    <w:rsid w:val="00130A12"/>
    <w:rsid w:val="0013198D"/>
    <w:rsid w:val="00131DFB"/>
    <w:rsid w:val="00132256"/>
    <w:rsid w:val="001325A0"/>
    <w:rsid w:val="00132B07"/>
    <w:rsid w:val="00132ED9"/>
    <w:rsid w:val="00133396"/>
    <w:rsid w:val="00134DE1"/>
    <w:rsid w:val="00135A0A"/>
    <w:rsid w:val="0013695A"/>
    <w:rsid w:val="00137812"/>
    <w:rsid w:val="00137F02"/>
    <w:rsid w:val="00137F33"/>
    <w:rsid w:val="0014121E"/>
    <w:rsid w:val="00141538"/>
    <w:rsid w:val="001415D4"/>
    <w:rsid w:val="00142295"/>
    <w:rsid w:val="00144558"/>
    <w:rsid w:val="00144D4A"/>
    <w:rsid w:val="00145AD1"/>
    <w:rsid w:val="0014646E"/>
    <w:rsid w:val="00146A0E"/>
    <w:rsid w:val="00150465"/>
    <w:rsid w:val="00151DBF"/>
    <w:rsid w:val="001528CD"/>
    <w:rsid w:val="00153055"/>
    <w:rsid w:val="001555B8"/>
    <w:rsid w:val="00155922"/>
    <w:rsid w:val="001559EC"/>
    <w:rsid w:val="00155BB2"/>
    <w:rsid w:val="001569B1"/>
    <w:rsid w:val="0016100D"/>
    <w:rsid w:val="001613FF"/>
    <w:rsid w:val="00162123"/>
    <w:rsid w:val="00162719"/>
    <w:rsid w:val="00162967"/>
    <w:rsid w:val="00162BF3"/>
    <w:rsid w:val="001630CA"/>
    <w:rsid w:val="0016346F"/>
    <w:rsid w:val="0016431B"/>
    <w:rsid w:val="00165560"/>
    <w:rsid w:val="0016606D"/>
    <w:rsid w:val="00166ABC"/>
    <w:rsid w:val="001705D0"/>
    <w:rsid w:val="00170904"/>
    <w:rsid w:val="00170BA4"/>
    <w:rsid w:val="00170C65"/>
    <w:rsid w:val="0017168B"/>
    <w:rsid w:val="001725E9"/>
    <w:rsid w:val="00172858"/>
    <w:rsid w:val="00173086"/>
    <w:rsid w:val="001748AE"/>
    <w:rsid w:val="00174EA9"/>
    <w:rsid w:val="00175C0F"/>
    <w:rsid w:val="00176091"/>
    <w:rsid w:val="00176ACA"/>
    <w:rsid w:val="00177559"/>
    <w:rsid w:val="00177A35"/>
    <w:rsid w:val="001800E5"/>
    <w:rsid w:val="001808D0"/>
    <w:rsid w:val="00180BFF"/>
    <w:rsid w:val="0018137C"/>
    <w:rsid w:val="00181EBD"/>
    <w:rsid w:val="001822DB"/>
    <w:rsid w:val="0018298A"/>
    <w:rsid w:val="00183A8D"/>
    <w:rsid w:val="00183C79"/>
    <w:rsid w:val="00184275"/>
    <w:rsid w:val="001863E3"/>
    <w:rsid w:val="0018798C"/>
    <w:rsid w:val="001901B3"/>
    <w:rsid w:val="001902CE"/>
    <w:rsid w:val="00190541"/>
    <w:rsid w:val="00190690"/>
    <w:rsid w:val="00190B91"/>
    <w:rsid w:val="00190E45"/>
    <w:rsid w:val="00191663"/>
    <w:rsid w:val="00193431"/>
    <w:rsid w:val="00193478"/>
    <w:rsid w:val="00194652"/>
    <w:rsid w:val="001959F5"/>
    <w:rsid w:val="001961B4"/>
    <w:rsid w:val="0019677C"/>
    <w:rsid w:val="00196B0E"/>
    <w:rsid w:val="00197138"/>
    <w:rsid w:val="001977CF"/>
    <w:rsid w:val="00197954"/>
    <w:rsid w:val="001A0AA5"/>
    <w:rsid w:val="001A156F"/>
    <w:rsid w:val="001A1856"/>
    <w:rsid w:val="001A1FD7"/>
    <w:rsid w:val="001A4A34"/>
    <w:rsid w:val="001A68D7"/>
    <w:rsid w:val="001A6FC1"/>
    <w:rsid w:val="001A73AC"/>
    <w:rsid w:val="001B0118"/>
    <w:rsid w:val="001B10FB"/>
    <w:rsid w:val="001B167C"/>
    <w:rsid w:val="001B16B0"/>
    <w:rsid w:val="001B1771"/>
    <w:rsid w:val="001B1A55"/>
    <w:rsid w:val="001B35FF"/>
    <w:rsid w:val="001B38F8"/>
    <w:rsid w:val="001B3A0E"/>
    <w:rsid w:val="001B3DCA"/>
    <w:rsid w:val="001B5D1D"/>
    <w:rsid w:val="001B7B9E"/>
    <w:rsid w:val="001B7C15"/>
    <w:rsid w:val="001C0573"/>
    <w:rsid w:val="001C08B2"/>
    <w:rsid w:val="001C158D"/>
    <w:rsid w:val="001C18BD"/>
    <w:rsid w:val="001C28CC"/>
    <w:rsid w:val="001C2A8C"/>
    <w:rsid w:val="001C303F"/>
    <w:rsid w:val="001C3A52"/>
    <w:rsid w:val="001C3F25"/>
    <w:rsid w:val="001C57FB"/>
    <w:rsid w:val="001C6009"/>
    <w:rsid w:val="001C69F5"/>
    <w:rsid w:val="001C6D17"/>
    <w:rsid w:val="001C7297"/>
    <w:rsid w:val="001D0D1C"/>
    <w:rsid w:val="001D2247"/>
    <w:rsid w:val="001D225C"/>
    <w:rsid w:val="001D3E1F"/>
    <w:rsid w:val="001D4CC1"/>
    <w:rsid w:val="001D4E19"/>
    <w:rsid w:val="001D5401"/>
    <w:rsid w:val="001D5938"/>
    <w:rsid w:val="001D5CCA"/>
    <w:rsid w:val="001D6184"/>
    <w:rsid w:val="001D7B22"/>
    <w:rsid w:val="001E067F"/>
    <w:rsid w:val="001E1177"/>
    <w:rsid w:val="001E17D3"/>
    <w:rsid w:val="001E2B45"/>
    <w:rsid w:val="001E2BEC"/>
    <w:rsid w:val="001E302D"/>
    <w:rsid w:val="001E331C"/>
    <w:rsid w:val="001E3FDA"/>
    <w:rsid w:val="001E5F44"/>
    <w:rsid w:val="001E74DF"/>
    <w:rsid w:val="001F12FF"/>
    <w:rsid w:val="001F1321"/>
    <w:rsid w:val="001F14A7"/>
    <w:rsid w:val="001F32AF"/>
    <w:rsid w:val="001F34CC"/>
    <w:rsid w:val="001F3868"/>
    <w:rsid w:val="001F3BB4"/>
    <w:rsid w:val="001F5F14"/>
    <w:rsid w:val="001F6348"/>
    <w:rsid w:val="001F67BE"/>
    <w:rsid w:val="001F75B8"/>
    <w:rsid w:val="00202484"/>
    <w:rsid w:val="00202732"/>
    <w:rsid w:val="002028FB"/>
    <w:rsid w:val="00202C04"/>
    <w:rsid w:val="0020411D"/>
    <w:rsid w:val="0020448A"/>
    <w:rsid w:val="00204E67"/>
    <w:rsid w:val="00204EE9"/>
    <w:rsid w:val="002054E3"/>
    <w:rsid w:val="0020608E"/>
    <w:rsid w:val="00206EDD"/>
    <w:rsid w:val="002071F6"/>
    <w:rsid w:val="002103CD"/>
    <w:rsid w:val="002103F4"/>
    <w:rsid w:val="002109C7"/>
    <w:rsid w:val="002130C9"/>
    <w:rsid w:val="00214809"/>
    <w:rsid w:val="00215218"/>
    <w:rsid w:val="00215AF9"/>
    <w:rsid w:val="00215B83"/>
    <w:rsid w:val="00215DAF"/>
    <w:rsid w:val="0021639B"/>
    <w:rsid w:val="002171FD"/>
    <w:rsid w:val="00217289"/>
    <w:rsid w:val="00217CD2"/>
    <w:rsid w:val="00217F76"/>
    <w:rsid w:val="0022172E"/>
    <w:rsid w:val="00225052"/>
    <w:rsid w:val="00225399"/>
    <w:rsid w:val="00225EE0"/>
    <w:rsid w:val="00226B5F"/>
    <w:rsid w:val="00226D3E"/>
    <w:rsid w:val="00226E98"/>
    <w:rsid w:val="0022778B"/>
    <w:rsid w:val="00227FED"/>
    <w:rsid w:val="0023100B"/>
    <w:rsid w:val="00231DDC"/>
    <w:rsid w:val="00232560"/>
    <w:rsid w:val="00232C93"/>
    <w:rsid w:val="0023313B"/>
    <w:rsid w:val="002338AB"/>
    <w:rsid w:val="00237CB1"/>
    <w:rsid w:val="002409F8"/>
    <w:rsid w:val="00240DCB"/>
    <w:rsid w:val="00241766"/>
    <w:rsid w:val="00241B2D"/>
    <w:rsid w:val="00243201"/>
    <w:rsid w:val="00244065"/>
    <w:rsid w:val="0024406E"/>
    <w:rsid w:val="00244377"/>
    <w:rsid w:val="00244C66"/>
    <w:rsid w:val="00244DEC"/>
    <w:rsid w:val="00245529"/>
    <w:rsid w:val="0024598E"/>
    <w:rsid w:val="00246B70"/>
    <w:rsid w:val="002477C0"/>
    <w:rsid w:val="002477E1"/>
    <w:rsid w:val="00247DB5"/>
    <w:rsid w:val="00250F0D"/>
    <w:rsid w:val="002523C5"/>
    <w:rsid w:val="00252F59"/>
    <w:rsid w:val="00253092"/>
    <w:rsid w:val="00254401"/>
    <w:rsid w:val="00255033"/>
    <w:rsid w:val="002554DE"/>
    <w:rsid w:val="002556F8"/>
    <w:rsid w:val="00255C20"/>
    <w:rsid w:val="00256319"/>
    <w:rsid w:val="002563AD"/>
    <w:rsid w:val="00256E9B"/>
    <w:rsid w:val="00257E65"/>
    <w:rsid w:val="002603FC"/>
    <w:rsid w:val="00260741"/>
    <w:rsid w:val="00261A16"/>
    <w:rsid w:val="00262273"/>
    <w:rsid w:val="002623CF"/>
    <w:rsid w:val="00263ADD"/>
    <w:rsid w:val="0026459B"/>
    <w:rsid w:val="00264E33"/>
    <w:rsid w:val="002652E3"/>
    <w:rsid w:val="00265751"/>
    <w:rsid w:val="002674BF"/>
    <w:rsid w:val="0026770C"/>
    <w:rsid w:val="0026782D"/>
    <w:rsid w:val="002679FF"/>
    <w:rsid w:val="00270BFB"/>
    <w:rsid w:val="00270E14"/>
    <w:rsid w:val="002715E3"/>
    <w:rsid w:val="00272C2F"/>
    <w:rsid w:val="00273438"/>
    <w:rsid w:val="00273E39"/>
    <w:rsid w:val="002744CC"/>
    <w:rsid w:val="0027471F"/>
    <w:rsid w:val="002749E9"/>
    <w:rsid w:val="00274C6A"/>
    <w:rsid w:val="002754F8"/>
    <w:rsid w:val="00275DCA"/>
    <w:rsid w:val="00282B82"/>
    <w:rsid w:val="00283355"/>
    <w:rsid w:val="00283584"/>
    <w:rsid w:val="00283724"/>
    <w:rsid w:val="00283E6B"/>
    <w:rsid w:val="00283FE6"/>
    <w:rsid w:val="00284EC2"/>
    <w:rsid w:val="0028597C"/>
    <w:rsid w:val="00286925"/>
    <w:rsid w:val="00290B48"/>
    <w:rsid w:val="00292EBA"/>
    <w:rsid w:val="00292FC3"/>
    <w:rsid w:val="00293197"/>
    <w:rsid w:val="0029382A"/>
    <w:rsid w:val="00293E34"/>
    <w:rsid w:val="00294794"/>
    <w:rsid w:val="00294D71"/>
    <w:rsid w:val="002952D8"/>
    <w:rsid w:val="0029633C"/>
    <w:rsid w:val="002967AE"/>
    <w:rsid w:val="00296800"/>
    <w:rsid w:val="0029715F"/>
    <w:rsid w:val="002972AD"/>
    <w:rsid w:val="002A049B"/>
    <w:rsid w:val="002A0A1D"/>
    <w:rsid w:val="002A0ABE"/>
    <w:rsid w:val="002A0EB5"/>
    <w:rsid w:val="002A1D9C"/>
    <w:rsid w:val="002A27E5"/>
    <w:rsid w:val="002A28D5"/>
    <w:rsid w:val="002A2FFF"/>
    <w:rsid w:val="002A3219"/>
    <w:rsid w:val="002A3450"/>
    <w:rsid w:val="002A3CFA"/>
    <w:rsid w:val="002A4651"/>
    <w:rsid w:val="002A4BC6"/>
    <w:rsid w:val="002A5C4D"/>
    <w:rsid w:val="002A5FD2"/>
    <w:rsid w:val="002A6C18"/>
    <w:rsid w:val="002A71DD"/>
    <w:rsid w:val="002B0E7E"/>
    <w:rsid w:val="002B0EBB"/>
    <w:rsid w:val="002B1560"/>
    <w:rsid w:val="002B315C"/>
    <w:rsid w:val="002B58D0"/>
    <w:rsid w:val="002C11A3"/>
    <w:rsid w:val="002C16AB"/>
    <w:rsid w:val="002C1E81"/>
    <w:rsid w:val="002C2A99"/>
    <w:rsid w:val="002C6EDB"/>
    <w:rsid w:val="002C76E0"/>
    <w:rsid w:val="002C7FD9"/>
    <w:rsid w:val="002D050F"/>
    <w:rsid w:val="002D098D"/>
    <w:rsid w:val="002D0FAA"/>
    <w:rsid w:val="002D294C"/>
    <w:rsid w:val="002D2C89"/>
    <w:rsid w:val="002D358C"/>
    <w:rsid w:val="002D577E"/>
    <w:rsid w:val="002D60FC"/>
    <w:rsid w:val="002D7FB9"/>
    <w:rsid w:val="002E031F"/>
    <w:rsid w:val="002E16DF"/>
    <w:rsid w:val="002E2167"/>
    <w:rsid w:val="002E31B0"/>
    <w:rsid w:val="002E41AD"/>
    <w:rsid w:val="002E4A49"/>
    <w:rsid w:val="002E4C59"/>
    <w:rsid w:val="002E5C68"/>
    <w:rsid w:val="002F0C8E"/>
    <w:rsid w:val="002F2522"/>
    <w:rsid w:val="002F3390"/>
    <w:rsid w:val="002F38A7"/>
    <w:rsid w:val="002F4274"/>
    <w:rsid w:val="002F42F2"/>
    <w:rsid w:val="002F4F03"/>
    <w:rsid w:val="002F532C"/>
    <w:rsid w:val="002F6BB8"/>
    <w:rsid w:val="002F70AE"/>
    <w:rsid w:val="00302E33"/>
    <w:rsid w:val="003032C2"/>
    <w:rsid w:val="00303DCF"/>
    <w:rsid w:val="0030444B"/>
    <w:rsid w:val="00304EDF"/>
    <w:rsid w:val="00305A3B"/>
    <w:rsid w:val="0030609E"/>
    <w:rsid w:val="003064AE"/>
    <w:rsid w:val="00306F27"/>
    <w:rsid w:val="0030703C"/>
    <w:rsid w:val="00307CE2"/>
    <w:rsid w:val="00307D4C"/>
    <w:rsid w:val="0031024A"/>
    <w:rsid w:val="00310B3D"/>
    <w:rsid w:val="00310FA1"/>
    <w:rsid w:val="00311116"/>
    <w:rsid w:val="00311611"/>
    <w:rsid w:val="00312B28"/>
    <w:rsid w:val="00312CC6"/>
    <w:rsid w:val="003135AB"/>
    <w:rsid w:val="003149FB"/>
    <w:rsid w:val="003154E3"/>
    <w:rsid w:val="0031577B"/>
    <w:rsid w:val="00315F0F"/>
    <w:rsid w:val="0031629D"/>
    <w:rsid w:val="00317827"/>
    <w:rsid w:val="00320CA5"/>
    <w:rsid w:val="00320DCD"/>
    <w:rsid w:val="00321F3E"/>
    <w:rsid w:val="00322D12"/>
    <w:rsid w:val="0032488C"/>
    <w:rsid w:val="003254BF"/>
    <w:rsid w:val="00325A72"/>
    <w:rsid w:val="00326236"/>
    <w:rsid w:val="003263D3"/>
    <w:rsid w:val="003267C0"/>
    <w:rsid w:val="003268C0"/>
    <w:rsid w:val="00327689"/>
    <w:rsid w:val="00327F78"/>
    <w:rsid w:val="003318B4"/>
    <w:rsid w:val="00331FB6"/>
    <w:rsid w:val="00332E02"/>
    <w:rsid w:val="00332FC5"/>
    <w:rsid w:val="00333182"/>
    <w:rsid w:val="00333A7A"/>
    <w:rsid w:val="003352D1"/>
    <w:rsid w:val="003354BE"/>
    <w:rsid w:val="00335B57"/>
    <w:rsid w:val="003372FB"/>
    <w:rsid w:val="003406F3"/>
    <w:rsid w:val="00341064"/>
    <w:rsid w:val="00344101"/>
    <w:rsid w:val="00345C3F"/>
    <w:rsid w:val="00346277"/>
    <w:rsid w:val="0034686E"/>
    <w:rsid w:val="00350777"/>
    <w:rsid w:val="003512B9"/>
    <w:rsid w:val="00352002"/>
    <w:rsid w:val="0035272B"/>
    <w:rsid w:val="003528A4"/>
    <w:rsid w:val="00352974"/>
    <w:rsid w:val="00352A0D"/>
    <w:rsid w:val="00353220"/>
    <w:rsid w:val="00353537"/>
    <w:rsid w:val="003538A5"/>
    <w:rsid w:val="00355533"/>
    <w:rsid w:val="00355945"/>
    <w:rsid w:val="0035647A"/>
    <w:rsid w:val="00356AD0"/>
    <w:rsid w:val="00357A43"/>
    <w:rsid w:val="00357E94"/>
    <w:rsid w:val="00357FCC"/>
    <w:rsid w:val="003600C9"/>
    <w:rsid w:val="0036078C"/>
    <w:rsid w:val="0036109A"/>
    <w:rsid w:val="00362203"/>
    <w:rsid w:val="00366A1C"/>
    <w:rsid w:val="0037017D"/>
    <w:rsid w:val="00370222"/>
    <w:rsid w:val="003710BC"/>
    <w:rsid w:val="003712E8"/>
    <w:rsid w:val="0037172F"/>
    <w:rsid w:val="00371858"/>
    <w:rsid w:val="00371A32"/>
    <w:rsid w:val="00371EC2"/>
    <w:rsid w:val="00372BE4"/>
    <w:rsid w:val="0037301A"/>
    <w:rsid w:val="00373B62"/>
    <w:rsid w:val="0037483B"/>
    <w:rsid w:val="00374A15"/>
    <w:rsid w:val="003754AA"/>
    <w:rsid w:val="00375737"/>
    <w:rsid w:val="00375B55"/>
    <w:rsid w:val="00375DD4"/>
    <w:rsid w:val="00375F89"/>
    <w:rsid w:val="00377251"/>
    <w:rsid w:val="0037749A"/>
    <w:rsid w:val="0037774C"/>
    <w:rsid w:val="0037777E"/>
    <w:rsid w:val="00377935"/>
    <w:rsid w:val="00377AED"/>
    <w:rsid w:val="00377DCB"/>
    <w:rsid w:val="003800AB"/>
    <w:rsid w:val="003801BE"/>
    <w:rsid w:val="00381EF9"/>
    <w:rsid w:val="0038233F"/>
    <w:rsid w:val="00382E7D"/>
    <w:rsid w:val="003838C1"/>
    <w:rsid w:val="00384796"/>
    <w:rsid w:val="0038527D"/>
    <w:rsid w:val="003854B5"/>
    <w:rsid w:val="00385FB8"/>
    <w:rsid w:val="00386344"/>
    <w:rsid w:val="00386A9A"/>
    <w:rsid w:val="00386B8B"/>
    <w:rsid w:val="003874A8"/>
    <w:rsid w:val="00391F17"/>
    <w:rsid w:val="00392118"/>
    <w:rsid w:val="00392479"/>
    <w:rsid w:val="00393D98"/>
    <w:rsid w:val="00394C8C"/>
    <w:rsid w:val="00395375"/>
    <w:rsid w:val="00395BE0"/>
    <w:rsid w:val="003964FA"/>
    <w:rsid w:val="003968CC"/>
    <w:rsid w:val="00396B24"/>
    <w:rsid w:val="00396D13"/>
    <w:rsid w:val="003A0169"/>
    <w:rsid w:val="003A018E"/>
    <w:rsid w:val="003A2C3B"/>
    <w:rsid w:val="003A2CBA"/>
    <w:rsid w:val="003A35E1"/>
    <w:rsid w:val="003A5026"/>
    <w:rsid w:val="003A6A7E"/>
    <w:rsid w:val="003A6ACA"/>
    <w:rsid w:val="003A761D"/>
    <w:rsid w:val="003A7A78"/>
    <w:rsid w:val="003A7AEF"/>
    <w:rsid w:val="003B06FC"/>
    <w:rsid w:val="003B0753"/>
    <w:rsid w:val="003B10FD"/>
    <w:rsid w:val="003B1EFA"/>
    <w:rsid w:val="003B4138"/>
    <w:rsid w:val="003B4A0A"/>
    <w:rsid w:val="003B4AE5"/>
    <w:rsid w:val="003B6AF4"/>
    <w:rsid w:val="003B6EA8"/>
    <w:rsid w:val="003B7502"/>
    <w:rsid w:val="003C10F7"/>
    <w:rsid w:val="003C2121"/>
    <w:rsid w:val="003C31CD"/>
    <w:rsid w:val="003C327D"/>
    <w:rsid w:val="003C6552"/>
    <w:rsid w:val="003C6971"/>
    <w:rsid w:val="003C70C9"/>
    <w:rsid w:val="003D0B94"/>
    <w:rsid w:val="003D159D"/>
    <w:rsid w:val="003D1B94"/>
    <w:rsid w:val="003D1E3A"/>
    <w:rsid w:val="003D1E4D"/>
    <w:rsid w:val="003D331D"/>
    <w:rsid w:val="003D43DB"/>
    <w:rsid w:val="003D4508"/>
    <w:rsid w:val="003D54D2"/>
    <w:rsid w:val="003D5C78"/>
    <w:rsid w:val="003D62D9"/>
    <w:rsid w:val="003D63C6"/>
    <w:rsid w:val="003D6CD3"/>
    <w:rsid w:val="003D720F"/>
    <w:rsid w:val="003D7236"/>
    <w:rsid w:val="003E072A"/>
    <w:rsid w:val="003E0A3C"/>
    <w:rsid w:val="003E0E27"/>
    <w:rsid w:val="003E1541"/>
    <w:rsid w:val="003E2342"/>
    <w:rsid w:val="003E3D36"/>
    <w:rsid w:val="003E49A2"/>
    <w:rsid w:val="003E4BDB"/>
    <w:rsid w:val="003E5193"/>
    <w:rsid w:val="003E5504"/>
    <w:rsid w:val="003E57D4"/>
    <w:rsid w:val="003E6718"/>
    <w:rsid w:val="003E6C2C"/>
    <w:rsid w:val="003E7009"/>
    <w:rsid w:val="003E7564"/>
    <w:rsid w:val="003E7793"/>
    <w:rsid w:val="003E7B30"/>
    <w:rsid w:val="003F0177"/>
    <w:rsid w:val="003F1489"/>
    <w:rsid w:val="003F15F1"/>
    <w:rsid w:val="003F2BFE"/>
    <w:rsid w:val="003F2D1A"/>
    <w:rsid w:val="003F5220"/>
    <w:rsid w:val="003F7111"/>
    <w:rsid w:val="003F7822"/>
    <w:rsid w:val="004002FB"/>
    <w:rsid w:val="0040060A"/>
    <w:rsid w:val="004012F3"/>
    <w:rsid w:val="00402607"/>
    <w:rsid w:val="00404088"/>
    <w:rsid w:val="00404726"/>
    <w:rsid w:val="00404C6F"/>
    <w:rsid w:val="00404CF2"/>
    <w:rsid w:val="0040514D"/>
    <w:rsid w:val="004055AC"/>
    <w:rsid w:val="00405F35"/>
    <w:rsid w:val="0040600B"/>
    <w:rsid w:val="0040639C"/>
    <w:rsid w:val="0040699C"/>
    <w:rsid w:val="004069B5"/>
    <w:rsid w:val="00406A9B"/>
    <w:rsid w:val="00407775"/>
    <w:rsid w:val="00407ECE"/>
    <w:rsid w:val="004102C7"/>
    <w:rsid w:val="004106A5"/>
    <w:rsid w:val="00410822"/>
    <w:rsid w:val="004115EB"/>
    <w:rsid w:val="00413844"/>
    <w:rsid w:val="00413BBA"/>
    <w:rsid w:val="004140F1"/>
    <w:rsid w:val="004142AB"/>
    <w:rsid w:val="00414A32"/>
    <w:rsid w:val="00415ADA"/>
    <w:rsid w:val="00415B9C"/>
    <w:rsid w:val="0041664D"/>
    <w:rsid w:val="00417699"/>
    <w:rsid w:val="00417F9F"/>
    <w:rsid w:val="0042079F"/>
    <w:rsid w:val="00420A62"/>
    <w:rsid w:val="00422C2D"/>
    <w:rsid w:val="00422E33"/>
    <w:rsid w:val="00423555"/>
    <w:rsid w:val="00423B27"/>
    <w:rsid w:val="00424D0F"/>
    <w:rsid w:val="00425BFC"/>
    <w:rsid w:val="00426596"/>
    <w:rsid w:val="0042679E"/>
    <w:rsid w:val="004277FA"/>
    <w:rsid w:val="00427E5C"/>
    <w:rsid w:val="00430572"/>
    <w:rsid w:val="00430B74"/>
    <w:rsid w:val="00431739"/>
    <w:rsid w:val="00432219"/>
    <w:rsid w:val="00433840"/>
    <w:rsid w:val="00434852"/>
    <w:rsid w:val="00434EB8"/>
    <w:rsid w:val="004358A5"/>
    <w:rsid w:val="0043637F"/>
    <w:rsid w:val="0043658D"/>
    <w:rsid w:val="00437903"/>
    <w:rsid w:val="00437935"/>
    <w:rsid w:val="00440324"/>
    <w:rsid w:val="00440AF3"/>
    <w:rsid w:val="00441122"/>
    <w:rsid w:val="00441635"/>
    <w:rsid w:val="00443AE7"/>
    <w:rsid w:val="004444F3"/>
    <w:rsid w:val="00446696"/>
    <w:rsid w:val="00446AF3"/>
    <w:rsid w:val="00446F19"/>
    <w:rsid w:val="004479B9"/>
    <w:rsid w:val="00450A84"/>
    <w:rsid w:val="00450B58"/>
    <w:rsid w:val="00451661"/>
    <w:rsid w:val="0045184C"/>
    <w:rsid w:val="00452776"/>
    <w:rsid w:val="00452F61"/>
    <w:rsid w:val="0045329E"/>
    <w:rsid w:val="00455A08"/>
    <w:rsid w:val="00455D6C"/>
    <w:rsid w:val="00456B51"/>
    <w:rsid w:val="00456BE2"/>
    <w:rsid w:val="00456C26"/>
    <w:rsid w:val="004600BE"/>
    <w:rsid w:val="00460CE7"/>
    <w:rsid w:val="004610D4"/>
    <w:rsid w:val="004612C9"/>
    <w:rsid w:val="004612E5"/>
    <w:rsid w:val="00461B65"/>
    <w:rsid w:val="004621C2"/>
    <w:rsid w:val="004622C6"/>
    <w:rsid w:val="00463C43"/>
    <w:rsid w:val="00463C79"/>
    <w:rsid w:val="00465976"/>
    <w:rsid w:val="00465AA5"/>
    <w:rsid w:val="0046603E"/>
    <w:rsid w:val="004679D8"/>
    <w:rsid w:val="00467DF8"/>
    <w:rsid w:val="0047100A"/>
    <w:rsid w:val="0047197F"/>
    <w:rsid w:val="00471FF1"/>
    <w:rsid w:val="00472F6F"/>
    <w:rsid w:val="0047337C"/>
    <w:rsid w:val="0047338B"/>
    <w:rsid w:val="00473BD4"/>
    <w:rsid w:val="004748E1"/>
    <w:rsid w:val="00474E92"/>
    <w:rsid w:val="00474F6D"/>
    <w:rsid w:val="00476539"/>
    <w:rsid w:val="00476AA8"/>
    <w:rsid w:val="00476DDA"/>
    <w:rsid w:val="00477007"/>
    <w:rsid w:val="004772A0"/>
    <w:rsid w:val="0047749F"/>
    <w:rsid w:val="004801AD"/>
    <w:rsid w:val="00480224"/>
    <w:rsid w:val="00480311"/>
    <w:rsid w:val="00480B68"/>
    <w:rsid w:val="00480C93"/>
    <w:rsid w:val="004814C7"/>
    <w:rsid w:val="00482103"/>
    <w:rsid w:val="00482328"/>
    <w:rsid w:val="00482B54"/>
    <w:rsid w:val="004847F3"/>
    <w:rsid w:val="00484D1F"/>
    <w:rsid w:val="0048503D"/>
    <w:rsid w:val="004857FB"/>
    <w:rsid w:val="00486086"/>
    <w:rsid w:val="0048655B"/>
    <w:rsid w:val="00486F17"/>
    <w:rsid w:val="00487B2C"/>
    <w:rsid w:val="00490B9F"/>
    <w:rsid w:val="00490F52"/>
    <w:rsid w:val="004910B9"/>
    <w:rsid w:val="004911DE"/>
    <w:rsid w:val="00491C94"/>
    <w:rsid w:val="0049255E"/>
    <w:rsid w:val="00493884"/>
    <w:rsid w:val="00493EA4"/>
    <w:rsid w:val="004965ED"/>
    <w:rsid w:val="00496C26"/>
    <w:rsid w:val="00497335"/>
    <w:rsid w:val="00497A95"/>
    <w:rsid w:val="00497B41"/>
    <w:rsid w:val="00497E02"/>
    <w:rsid w:val="004A0128"/>
    <w:rsid w:val="004A03CC"/>
    <w:rsid w:val="004A06EF"/>
    <w:rsid w:val="004A08C4"/>
    <w:rsid w:val="004A0AE8"/>
    <w:rsid w:val="004A0EF4"/>
    <w:rsid w:val="004A11FA"/>
    <w:rsid w:val="004A231C"/>
    <w:rsid w:val="004A2695"/>
    <w:rsid w:val="004A2898"/>
    <w:rsid w:val="004A3470"/>
    <w:rsid w:val="004A37EC"/>
    <w:rsid w:val="004A41BD"/>
    <w:rsid w:val="004A4AE3"/>
    <w:rsid w:val="004A526F"/>
    <w:rsid w:val="004A65F8"/>
    <w:rsid w:val="004A6BCA"/>
    <w:rsid w:val="004A6D40"/>
    <w:rsid w:val="004A6E9C"/>
    <w:rsid w:val="004A7BB5"/>
    <w:rsid w:val="004B0DB4"/>
    <w:rsid w:val="004B0E83"/>
    <w:rsid w:val="004B21FA"/>
    <w:rsid w:val="004B30C9"/>
    <w:rsid w:val="004B560A"/>
    <w:rsid w:val="004B56DB"/>
    <w:rsid w:val="004B66CC"/>
    <w:rsid w:val="004B738E"/>
    <w:rsid w:val="004B7588"/>
    <w:rsid w:val="004B76E8"/>
    <w:rsid w:val="004C067A"/>
    <w:rsid w:val="004C17DF"/>
    <w:rsid w:val="004C2506"/>
    <w:rsid w:val="004C3551"/>
    <w:rsid w:val="004C37C1"/>
    <w:rsid w:val="004C3DDC"/>
    <w:rsid w:val="004C40CC"/>
    <w:rsid w:val="004C437F"/>
    <w:rsid w:val="004C49C6"/>
    <w:rsid w:val="004C5104"/>
    <w:rsid w:val="004C5747"/>
    <w:rsid w:val="004C62A4"/>
    <w:rsid w:val="004C64DB"/>
    <w:rsid w:val="004C67E1"/>
    <w:rsid w:val="004C6941"/>
    <w:rsid w:val="004C7313"/>
    <w:rsid w:val="004C7851"/>
    <w:rsid w:val="004C7A4A"/>
    <w:rsid w:val="004D0B07"/>
    <w:rsid w:val="004D0BC9"/>
    <w:rsid w:val="004D1812"/>
    <w:rsid w:val="004D18FF"/>
    <w:rsid w:val="004D3C8E"/>
    <w:rsid w:val="004D4225"/>
    <w:rsid w:val="004D42FD"/>
    <w:rsid w:val="004D4852"/>
    <w:rsid w:val="004D4AF8"/>
    <w:rsid w:val="004D5A1E"/>
    <w:rsid w:val="004D5DBA"/>
    <w:rsid w:val="004D6A92"/>
    <w:rsid w:val="004D6D76"/>
    <w:rsid w:val="004D7057"/>
    <w:rsid w:val="004D75F4"/>
    <w:rsid w:val="004E0C15"/>
    <w:rsid w:val="004E10FE"/>
    <w:rsid w:val="004E20E9"/>
    <w:rsid w:val="004E2AC1"/>
    <w:rsid w:val="004E2F79"/>
    <w:rsid w:val="004E30ED"/>
    <w:rsid w:val="004E3420"/>
    <w:rsid w:val="004F0CDC"/>
    <w:rsid w:val="004F1210"/>
    <w:rsid w:val="004F16D0"/>
    <w:rsid w:val="004F1861"/>
    <w:rsid w:val="004F2F26"/>
    <w:rsid w:val="004F3D89"/>
    <w:rsid w:val="004F4A95"/>
    <w:rsid w:val="004F4ACD"/>
    <w:rsid w:val="004F5F9A"/>
    <w:rsid w:val="00500860"/>
    <w:rsid w:val="00502378"/>
    <w:rsid w:val="00503FBE"/>
    <w:rsid w:val="005040C2"/>
    <w:rsid w:val="005047FD"/>
    <w:rsid w:val="00505046"/>
    <w:rsid w:val="005056AE"/>
    <w:rsid w:val="00507461"/>
    <w:rsid w:val="005116C6"/>
    <w:rsid w:val="00511C48"/>
    <w:rsid w:val="00511F85"/>
    <w:rsid w:val="0051250A"/>
    <w:rsid w:val="005133F0"/>
    <w:rsid w:val="00513C63"/>
    <w:rsid w:val="00513EE7"/>
    <w:rsid w:val="00515893"/>
    <w:rsid w:val="0051688E"/>
    <w:rsid w:val="00517270"/>
    <w:rsid w:val="00517397"/>
    <w:rsid w:val="005175DB"/>
    <w:rsid w:val="0052195F"/>
    <w:rsid w:val="00522237"/>
    <w:rsid w:val="00523057"/>
    <w:rsid w:val="005231F4"/>
    <w:rsid w:val="005236A2"/>
    <w:rsid w:val="00524448"/>
    <w:rsid w:val="00524B59"/>
    <w:rsid w:val="00524C23"/>
    <w:rsid w:val="00525399"/>
    <w:rsid w:val="005254F7"/>
    <w:rsid w:val="005255D0"/>
    <w:rsid w:val="00525B74"/>
    <w:rsid w:val="00526ADA"/>
    <w:rsid w:val="00526C7B"/>
    <w:rsid w:val="00527F49"/>
    <w:rsid w:val="00530260"/>
    <w:rsid w:val="00530702"/>
    <w:rsid w:val="0053243F"/>
    <w:rsid w:val="00533062"/>
    <w:rsid w:val="00533229"/>
    <w:rsid w:val="0053398A"/>
    <w:rsid w:val="00533F07"/>
    <w:rsid w:val="0053549C"/>
    <w:rsid w:val="00535E2B"/>
    <w:rsid w:val="00536306"/>
    <w:rsid w:val="00536627"/>
    <w:rsid w:val="00536966"/>
    <w:rsid w:val="005401B4"/>
    <w:rsid w:val="0054148B"/>
    <w:rsid w:val="005419FC"/>
    <w:rsid w:val="00541B50"/>
    <w:rsid w:val="00542D26"/>
    <w:rsid w:val="005435D2"/>
    <w:rsid w:val="005435F5"/>
    <w:rsid w:val="00543679"/>
    <w:rsid w:val="00545887"/>
    <w:rsid w:val="005461FF"/>
    <w:rsid w:val="0054720D"/>
    <w:rsid w:val="005475F1"/>
    <w:rsid w:val="00550FD3"/>
    <w:rsid w:val="00552139"/>
    <w:rsid w:val="0055222A"/>
    <w:rsid w:val="005526A9"/>
    <w:rsid w:val="0055277D"/>
    <w:rsid w:val="00553537"/>
    <w:rsid w:val="0055410D"/>
    <w:rsid w:val="0055483A"/>
    <w:rsid w:val="00555355"/>
    <w:rsid w:val="00555466"/>
    <w:rsid w:val="005554E9"/>
    <w:rsid w:val="00555DD6"/>
    <w:rsid w:val="005568F2"/>
    <w:rsid w:val="00557AAF"/>
    <w:rsid w:val="0056014C"/>
    <w:rsid w:val="005602AB"/>
    <w:rsid w:val="0056036F"/>
    <w:rsid w:val="0056049B"/>
    <w:rsid w:val="00560A3B"/>
    <w:rsid w:val="00560C67"/>
    <w:rsid w:val="00561AEE"/>
    <w:rsid w:val="00561DB9"/>
    <w:rsid w:val="00561DF6"/>
    <w:rsid w:val="00561FC7"/>
    <w:rsid w:val="0056328B"/>
    <w:rsid w:val="00564034"/>
    <w:rsid w:val="005643EA"/>
    <w:rsid w:val="00564897"/>
    <w:rsid w:val="00565473"/>
    <w:rsid w:val="00565B6E"/>
    <w:rsid w:val="00567922"/>
    <w:rsid w:val="005703F1"/>
    <w:rsid w:val="005706BA"/>
    <w:rsid w:val="00572765"/>
    <w:rsid w:val="00572788"/>
    <w:rsid w:val="00572E0E"/>
    <w:rsid w:val="00573E31"/>
    <w:rsid w:val="005746AB"/>
    <w:rsid w:val="005746AD"/>
    <w:rsid w:val="00575159"/>
    <w:rsid w:val="00575A3B"/>
    <w:rsid w:val="00576CDF"/>
    <w:rsid w:val="0057707E"/>
    <w:rsid w:val="0057728C"/>
    <w:rsid w:val="005775F7"/>
    <w:rsid w:val="00577C75"/>
    <w:rsid w:val="0058080C"/>
    <w:rsid w:val="00580E8E"/>
    <w:rsid w:val="00580EE9"/>
    <w:rsid w:val="00581D99"/>
    <w:rsid w:val="00581EAF"/>
    <w:rsid w:val="005826D8"/>
    <w:rsid w:val="00582E73"/>
    <w:rsid w:val="00582EC1"/>
    <w:rsid w:val="005837D9"/>
    <w:rsid w:val="005850F7"/>
    <w:rsid w:val="005854F1"/>
    <w:rsid w:val="0058650F"/>
    <w:rsid w:val="0058651D"/>
    <w:rsid w:val="00586EC6"/>
    <w:rsid w:val="00590450"/>
    <w:rsid w:val="0059088A"/>
    <w:rsid w:val="00590CA4"/>
    <w:rsid w:val="00591FB9"/>
    <w:rsid w:val="00592092"/>
    <w:rsid w:val="00592CC5"/>
    <w:rsid w:val="00592D2B"/>
    <w:rsid w:val="005931B2"/>
    <w:rsid w:val="005935A9"/>
    <w:rsid w:val="00593E78"/>
    <w:rsid w:val="00594BAC"/>
    <w:rsid w:val="005966AA"/>
    <w:rsid w:val="00596E24"/>
    <w:rsid w:val="0059794B"/>
    <w:rsid w:val="005A02A7"/>
    <w:rsid w:val="005A1105"/>
    <w:rsid w:val="005A1B4D"/>
    <w:rsid w:val="005A1DF0"/>
    <w:rsid w:val="005A1E0F"/>
    <w:rsid w:val="005A384F"/>
    <w:rsid w:val="005A3C1D"/>
    <w:rsid w:val="005A4BC9"/>
    <w:rsid w:val="005A5916"/>
    <w:rsid w:val="005A7843"/>
    <w:rsid w:val="005B0A94"/>
    <w:rsid w:val="005B101A"/>
    <w:rsid w:val="005B10BE"/>
    <w:rsid w:val="005B1481"/>
    <w:rsid w:val="005B18E7"/>
    <w:rsid w:val="005B1A2D"/>
    <w:rsid w:val="005B374F"/>
    <w:rsid w:val="005B46AC"/>
    <w:rsid w:val="005B4C3A"/>
    <w:rsid w:val="005B5863"/>
    <w:rsid w:val="005B5A18"/>
    <w:rsid w:val="005B6A85"/>
    <w:rsid w:val="005B6BC0"/>
    <w:rsid w:val="005B784C"/>
    <w:rsid w:val="005B79C7"/>
    <w:rsid w:val="005C1B75"/>
    <w:rsid w:val="005C268E"/>
    <w:rsid w:val="005C2992"/>
    <w:rsid w:val="005C2BA5"/>
    <w:rsid w:val="005C4C21"/>
    <w:rsid w:val="005C64E9"/>
    <w:rsid w:val="005C6712"/>
    <w:rsid w:val="005C77AA"/>
    <w:rsid w:val="005C786B"/>
    <w:rsid w:val="005C7B8E"/>
    <w:rsid w:val="005D2ED5"/>
    <w:rsid w:val="005D2F79"/>
    <w:rsid w:val="005D40C4"/>
    <w:rsid w:val="005D66CB"/>
    <w:rsid w:val="005D6BDD"/>
    <w:rsid w:val="005D745C"/>
    <w:rsid w:val="005D77F0"/>
    <w:rsid w:val="005E184B"/>
    <w:rsid w:val="005E19DD"/>
    <w:rsid w:val="005E1A06"/>
    <w:rsid w:val="005E20F0"/>
    <w:rsid w:val="005E215C"/>
    <w:rsid w:val="005E21D1"/>
    <w:rsid w:val="005E28FD"/>
    <w:rsid w:val="005E295C"/>
    <w:rsid w:val="005E304D"/>
    <w:rsid w:val="005E3102"/>
    <w:rsid w:val="005E3211"/>
    <w:rsid w:val="005E3D8B"/>
    <w:rsid w:val="005E40BC"/>
    <w:rsid w:val="005E491E"/>
    <w:rsid w:val="005E4D3D"/>
    <w:rsid w:val="005E582C"/>
    <w:rsid w:val="005E5AE1"/>
    <w:rsid w:val="005E78AB"/>
    <w:rsid w:val="005F0927"/>
    <w:rsid w:val="005F1425"/>
    <w:rsid w:val="005F1D0B"/>
    <w:rsid w:val="005F1E7E"/>
    <w:rsid w:val="005F4F77"/>
    <w:rsid w:val="005F545C"/>
    <w:rsid w:val="005F5709"/>
    <w:rsid w:val="005F61EA"/>
    <w:rsid w:val="005F6A42"/>
    <w:rsid w:val="005F6ED1"/>
    <w:rsid w:val="005F77C2"/>
    <w:rsid w:val="005F795E"/>
    <w:rsid w:val="005F7CAC"/>
    <w:rsid w:val="006000F4"/>
    <w:rsid w:val="00601834"/>
    <w:rsid w:val="00601B93"/>
    <w:rsid w:val="00602043"/>
    <w:rsid w:val="00603A7F"/>
    <w:rsid w:val="00605F8A"/>
    <w:rsid w:val="0060715C"/>
    <w:rsid w:val="006103E4"/>
    <w:rsid w:val="0061280F"/>
    <w:rsid w:val="00612D11"/>
    <w:rsid w:val="006160E6"/>
    <w:rsid w:val="006162A1"/>
    <w:rsid w:val="0061655E"/>
    <w:rsid w:val="006166A8"/>
    <w:rsid w:val="00616B73"/>
    <w:rsid w:val="00617EC4"/>
    <w:rsid w:val="0062009F"/>
    <w:rsid w:val="006205C1"/>
    <w:rsid w:val="0062137E"/>
    <w:rsid w:val="006213B2"/>
    <w:rsid w:val="0062227F"/>
    <w:rsid w:val="006223E6"/>
    <w:rsid w:val="00622EA1"/>
    <w:rsid w:val="006245A3"/>
    <w:rsid w:val="00624E74"/>
    <w:rsid w:val="0062516E"/>
    <w:rsid w:val="00625C8C"/>
    <w:rsid w:val="00626050"/>
    <w:rsid w:val="00626E48"/>
    <w:rsid w:val="00627420"/>
    <w:rsid w:val="00627D12"/>
    <w:rsid w:val="00627EC3"/>
    <w:rsid w:val="0063152A"/>
    <w:rsid w:val="00631723"/>
    <w:rsid w:val="0063193B"/>
    <w:rsid w:val="00632308"/>
    <w:rsid w:val="0063263C"/>
    <w:rsid w:val="00632ADA"/>
    <w:rsid w:val="00632FBE"/>
    <w:rsid w:val="00634576"/>
    <w:rsid w:val="006348E2"/>
    <w:rsid w:val="00634989"/>
    <w:rsid w:val="00635081"/>
    <w:rsid w:val="00635680"/>
    <w:rsid w:val="00635C71"/>
    <w:rsid w:val="0063660B"/>
    <w:rsid w:val="0063701F"/>
    <w:rsid w:val="00641A17"/>
    <w:rsid w:val="00641D5B"/>
    <w:rsid w:val="00643E9C"/>
    <w:rsid w:val="00644250"/>
    <w:rsid w:val="0064534D"/>
    <w:rsid w:val="006459D1"/>
    <w:rsid w:val="00645F69"/>
    <w:rsid w:val="006465FA"/>
    <w:rsid w:val="00647158"/>
    <w:rsid w:val="00647BD8"/>
    <w:rsid w:val="00650F19"/>
    <w:rsid w:val="00651224"/>
    <w:rsid w:val="00652F85"/>
    <w:rsid w:val="00653591"/>
    <w:rsid w:val="006537B1"/>
    <w:rsid w:val="006543D8"/>
    <w:rsid w:val="00654461"/>
    <w:rsid w:val="00654E39"/>
    <w:rsid w:val="006552D7"/>
    <w:rsid w:val="00656263"/>
    <w:rsid w:val="00657422"/>
    <w:rsid w:val="00657F55"/>
    <w:rsid w:val="00661614"/>
    <w:rsid w:val="00661F2B"/>
    <w:rsid w:val="00664496"/>
    <w:rsid w:val="00664B61"/>
    <w:rsid w:val="00664D05"/>
    <w:rsid w:val="00664E0B"/>
    <w:rsid w:val="00665A1C"/>
    <w:rsid w:val="00666EEB"/>
    <w:rsid w:val="006671A0"/>
    <w:rsid w:val="0066745A"/>
    <w:rsid w:val="00667A96"/>
    <w:rsid w:val="00670590"/>
    <w:rsid w:val="00671C7C"/>
    <w:rsid w:val="006720BB"/>
    <w:rsid w:val="00673629"/>
    <w:rsid w:val="00673677"/>
    <w:rsid w:val="00673771"/>
    <w:rsid w:val="006740E9"/>
    <w:rsid w:val="006743A4"/>
    <w:rsid w:val="00674CAC"/>
    <w:rsid w:val="00675371"/>
    <w:rsid w:val="00676AC2"/>
    <w:rsid w:val="00677EF4"/>
    <w:rsid w:val="00680935"/>
    <w:rsid w:val="0068157E"/>
    <w:rsid w:val="00681BF4"/>
    <w:rsid w:val="00682683"/>
    <w:rsid w:val="006826F7"/>
    <w:rsid w:val="00682D65"/>
    <w:rsid w:val="006831CD"/>
    <w:rsid w:val="006834CC"/>
    <w:rsid w:val="00683876"/>
    <w:rsid w:val="006838CD"/>
    <w:rsid w:val="00684B2F"/>
    <w:rsid w:val="006851DA"/>
    <w:rsid w:val="00685FF5"/>
    <w:rsid w:val="006861ED"/>
    <w:rsid w:val="006864D7"/>
    <w:rsid w:val="00687127"/>
    <w:rsid w:val="00687E32"/>
    <w:rsid w:val="00691DE7"/>
    <w:rsid w:val="00691E51"/>
    <w:rsid w:val="00691E74"/>
    <w:rsid w:val="00694527"/>
    <w:rsid w:val="006952AA"/>
    <w:rsid w:val="0069535D"/>
    <w:rsid w:val="00695BCB"/>
    <w:rsid w:val="006A06A1"/>
    <w:rsid w:val="006A06EF"/>
    <w:rsid w:val="006A0EEB"/>
    <w:rsid w:val="006A11FC"/>
    <w:rsid w:val="006A1A8E"/>
    <w:rsid w:val="006A2755"/>
    <w:rsid w:val="006A33DB"/>
    <w:rsid w:val="006A3C41"/>
    <w:rsid w:val="006A43EB"/>
    <w:rsid w:val="006A4B4E"/>
    <w:rsid w:val="006A4CEB"/>
    <w:rsid w:val="006A5672"/>
    <w:rsid w:val="006A5892"/>
    <w:rsid w:val="006A6120"/>
    <w:rsid w:val="006A6145"/>
    <w:rsid w:val="006A64F3"/>
    <w:rsid w:val="006A6A60"/>
    <w:rsid w:val="006A6E17"/>
    <w:rsid w:val="006A7BA2"/>
    <w:rsid w:val="006B0C1F"/>
    <w:rsid w:val="006B1AF1"/>
    <w:rsid w:val="006B4D0E"/>
    <w:rsid w:val="006B60E7"/>
    <w:rsid w:val="006B6237"/>
    <w:rsid w:val="006B7906"/>
    <w:rsid w:val="006B79F1"/>
    <w:rsid w:val="006C120E"/>
    <w:rsid w:val="006C20D8"/>
    <w:rsid w:val="006C24AA"/>
    <w:rsid w:val="006C25E1"/>
    <w:rsid w:val="006C5757"/>
    <w:rsid w:val="006D0864"/>
    <w:rsid w:val="006D2597"/>
    <w:rsid w:val="006D2C9A"/>
    <w:rsid w:val="006D3A78"/>
    <w:rsid w:val="006D4623"/>
    <w:rsid w:val="006D5874"/>
    <w:rsid w:val="006D5A27"/>
    <w:rsid w:val="006D5CD3"/>
    <w:rsid w:val="006D67D6"/>
    <w:rsid w:val="006D69AA"/>
    <w:rsid w:val="006D70B3"/>
    <w:rsid w:val="006D74D0"/>
    <w:rsid w:val="006E1241"/>
    <w:rsid w:val="006E167C"/>
    <w:rsid w:val="006E3A27"/>
    <w:rsid w:val="006E4448"/>
    <w:rsid w:val="006E4E3E"/>
    <w:rsid w:val="006E4F95"/>
    <w:rsid w:val="006F03AF"/>
    <w:rsid w:val="006F1101"/>
    <w:rsid w:val="006F1BB8"/>
    <w:rsid w:val="006F1EFA"/>
    <w:rsid w:val="006F2460"/>
    <w:rsid w:val="006F2D1F"/>
    <w:rsid w:val="006F30E3"/>
    <w:rsid w:val="006F3D85"/>
    <w:rsid w:val="006F52B4"/>
    <w:rsid w:val="006F55AD"/>
    <w:rsid w:val="006F5C44"/>
    <w:rsid w:val="006F6E63"/>
    <w:rsid w:val="006F6EA2"/>
    <w:rsid w:val="006F7431"/>
    <w:rsid w:val="006F7CF8"/>
    <w:rsid w:val="006F7D79"/>
    <w:rsid w:val="00700552"/>
    <w:rsid w:val="00700884"/>
    <w:rsid w:val="00700981"/>
    <w:rsid w:val="007009DE"/>
    <w:rsid w:val="00700AFF"/>
    <w:rsid w:val="00700E2F"/>
    <w:rsid w:val="0070153E"/>
    <w:rsid w:val="007017A6"/>
    <w:rsid w:val="00701FE8"/>
    <w:rsid w:val="00702355"/>
    <w:rsid w:val="007023F4"/>
    <w:rsid w:val="00702E06"/>
    <w:rsid w:val="00703777"/>
    <w:rsid w:val="00703BA1"/>
    <w:rsid w:val="00704C7D"/>
    <w:rsid w:val="007052A4"/>
    <w:rsid w:val="007056ED"/>
    <w:rsid w:val="007057B5"/>
    <w:rsid w:val="0070671B"/>
    <w:rsid w:val="00707657"/>
    <w:rsid w:val="007076CB"/>
    <w:rsid w:val="007109EE"/>
    <w:rsid w:val="00710AA4"/>
    <w:rsid w:val="007111EB"/>
    <w:rsid w:val="00711DA3"/>
    <w:rsid w:val="00712052"/>
    <w:rsid w:val="00712596"/>
    <w:rsid w:val="00712C37"/>
    <w:rsid w:val="007145F5"/>
    <w:rsid w:val="0071504C"/>
    <w:rsid w:val="00715BC9"/>
    <w:rsid w:val="00716777"/>
    <w:rsid w:val="00716E12"/>
    <w:rsid w:val="0071772D"/>
    <w:rsid w:val="007201D8"/>
    <w:rsid w:val="0072157D"/>
    <w:rsid w:val="0072169E"/>
    <w:rsid w:val="0072201D"/>
    <w:rsid w:val="00722993"/>
    <w:rsid w:val="00722C15"/>
    <w:rsid w:val="007247A2"/>
    <w:rsid w:val="0072552B"/>
    <w:rsid w:val="00725F57"/>
    <w:rsid w:val="00726892"/>
    <w:rsid w:val="00726A2D"/>
    <w:rsid w:val="00727F99"/>
    <w:rsid w:val="00730742"/>
    <w:rsid w:val="007308E9"/>
    <w:rsid w:val="007309B5"/>
    <w:rsid w:val="00731D00"/>
    <w:rsid w:val="0073202A"/>
    <w:rsid w:val="007324DE"/>
    <w:rsid w:val="00732778"/>
    <w:rsid w:val="007346DA"/>
    <w:rsid w:val="00735C65"/>
    <w:rsid w:val="0073614D"/>
    <w:rsid w:val="00736DE5"/>
    <w:rsid w:val="0073776D"/>
    <w:rsid w:val="0073792F"/>
    <w:rsid w:val="00737D86"/>
    <w:rsid w:val="00741AB6"/>
    <w:rsid w:val="00742393"/>
    <w:rsid w:val="00742451"/>
    <w:rsid w:val="00742CEB"/>
    <w:rsid w:val="00743680"/>
    <w:rsid w:val="00743B45"/>
    <w:rsid w:val="00743D14"/>
    <w:rsid w:val="007448A8"/>
    <w:rsid w:val="007451B1"/>
    <w:rsid w:val="00745705"/>
    <w:rsid w:val="007502DF"/>
    <w:rsid w:val="007504D8"/>
    <w:rsid w:val="00750A24"/>
    <w:rsid w:val="00750CD8"/>
    <w:rsid w:val="0075134F"/>
    <w:rsid w:val="00751636"/>
    <w:rsid w:val="00753E57"/>
    <w:rsid w:val="00753FDE"/>
    <w:rsid w:val="00754603"/>
    <w:rsid w:val="00754F7A"/>
    <w:rsid w:val="007556CC"/>
    <w:rsid w:val="00755722"/>
    <w:rsid w:val="007557B1"/>
    <w:rsid w:val="00756578"/>
    <w:rsid w:val="00756EAC"/>
    <w:rsid w:val="007575E1"/>
    <w:rsid w:val="00757C9F"/>
    <w:rsid w:val="00757D49"/>
    <w:rsid w:val="007606C9"/>
    <w:rsid w:val="00761D8B"/>
    <w:rsid w:val="00762713"/>
    <w:rsid w:val="0076298C"/>
    <w:rsid w:val="00762992"/>
    <w:rsid w:val="00763823"/>
    <w:rsid w:val="00763AF4"/>
    <w:rsid w:val="00763D65"/>
    <w:rsid w:val="00764D74"/>
    <w:rsid w:val="00765E75"/>
    <w:rsid w:val="007663AC"/>
    <w:rsid w:val="00767DE3"/>
    <w:rsid w:val="00770204"/>
    <w:rsid w:val="007703D6"/>
    <w:rsid w:val="0077093A"/>
    <w:rsid w:val="0077132B"/>
    <w:rsid w:val="00771377"/>
    <w:rsid w:val="007713FE"/>
    <w:rsid w:val="0077273D"/>
    <w:rsid w:val="00772B01"/>
    <w:rsid w:val="00774295"/>
    <w:rsid w:val="00774E8D"/>
    <w:rsid w:val="00776601"/>
    <w:rsid w:val="00777C57"/>
    <w:rsid w:val="0078009C"/>
    <w:rsid w:val="00780373"/>
    <w:rsid w:val="0078075E"/>
    <w:rsid w:val="00781413"/>
    <w:rsid w:val="00781FD7"/>
    <w:rsid w:val="00782780"/>
    <w:rsid w:val="00782E6A"/>
    <w:rsid w:val="007832CA"/>
    <w:rsid w:val="0078363A"/>
    <w:rsid w:val="00783735"/>
    <w:rsid w:val="0078440C"/>
    <w:rsid w:val="007846EE"/>
    <w:rsid w:val="007851EE"/>
    <w:rsid w:val="00785482"/>
    <w:rsid w:val="007860A2"/>
    <w:rsid w:val="007870B1"/>
    <w:rsid w:val="00790277"/>
    <w:rsid w:val="00790D02"/>
    <w:rsid w:val="0079267F"/>
    <w:rsid w:val="00793C41"/>
    <w:rsid w:val="007948BB"/>
    <w:rsid w:val="00794A48"/>
    <w:rsid w:val="00795403"/>
    <w:rsid w:val="007955BC"/>
    <w:rsid w:val="00795893"/>
    <w:rsid w:val="00795ADC"/>
    <w:rsid w:val="007977AC"/>
    <w:rsid w:val="007A0132"/>
    <w:rsid w:val="007A3DC0"/>
    <w:rsid w:val="007A3EB8"/>
    <w:rsid w:val="007A4F40"/>
    <w:rsid w:val="007A6D7A"/>
    <w:rsid w:val="007A76F1"/>
    <w:rsid w:val="007A79F7"/>
    <w:rsid w:val="007B0DE6"/>
    <w:rsid w:val="007B1D54"/>
    <w:rsid w:val="007B2F42"/>
    <w:rsid w:val="007B2FC3"/>
    <w:rsid w:val="007B30E5"/>
    <w:rsid w:val="007B319E"/>
    <w:rsid w:val="007B34BA"/>
    <w:rsid w:val="007B406B"/>
    <w:rsid w:val="007B4725"/>
    <w:rsid w:val="007B4987"/>
    <w:rsid w:val="007B4C26"/>
    <w:rsid w:val="007B505C"/>
    <w:rsid w:val="007B5378"/>
    <w:rsid w:val="007B6309"/>
    <w:rsid w:val="007B75E1"/>
    <w:rsid w:val="007B7ECE"/>
    <w:rsid w:val="007C0155"/>
    <w:rsid w:val="007C041C"/>
    <w:rsid w:val="007C054D"/>
    <w:rsid w:val="007C0DCA"/>
    <w:rsid w:val="007C1773"/>
    <w:rsid w:val="007C202F"/>
    <w:rsid w:val="007C2D97"/>
    <w:rsid w:val="007C3349"/>
    <w:rsid w:val="007C4E79"/>
    <w:rsid w:val="007C6842"/>
    <w:rsid w:val="007C6CA3"/>
    <w:rsid w:val="007D0E70"/>
    <w:rsid w:val="007D1AB0"/>
    <w:rsid w:val="007D3CDA"/>
    <w:rsid w:val="007D4576"/>
    <w:rsid w:val="007D63BE"/>
    <w:rsid w:val="007D65EF"/>
    <w:rsid w:val="007D7341"/>
    <w:rsid w:val="007D76E6"/>
    <w:rsid w:val="007D7F7E"/>
    <w:rsid w:val="007E1C44"/>
    <w:rsid w:val="007E28FE"/>
    <w:rsid w:val="007E3043"/>
    <w:rsid w:val="007E374A"/>
    <w:rsid w:val="007E45DE"/>
    <w:rsid w:val="007E5A27"/>
    <w:rsid w:val="007E6084"/>
    <w:rsid w:val="007E6F72"/>
    <w:rsid w:val="007E75CD"/>
    <w:rsid w:val="007F283A"/>
    <w:rsid w:val="007F2ADC"/>
    <w:rsid w:val="007F2B64"/>
    <w:rsid w:val="007F31B6"/>
    <w:rsid w:val="007F345D"/>
    <w:rsid w:val="007F3E0A"/>
    <w:rsid w:val="007F47A0"/>
    <w:rsid w:val="007F5436"/>
    <w:rsid w:val="007F56E0"/>
    <w:rsid w:val="007F5A4F"/>
    <w:rsid w:val="007F5E41"/>
    <w:rsid w:val="007F67A3"/>
    <w:rsid w:val="0080123C"/>
    <w:rsid w:val="00801665"/>
    <w:rsid w:val="00802EE9"/>
    <w:rsid w:val="00804221"/>
    <w:rsid w:val="008043CB"/>
    <w:rsid w:val="00804468"/>
    <w:rsid w:val="00804FAC"/>
    <w:rsid w:val="00805249"/>
    <w:rsid w:val="00806696"/>
    <w:rsid w:val="00806A07"/>
    <w:rsid w:val="00807D4D"/>
    <w:rsid w:val="0081005B"/>
    <w:rsid w:val="00811038"/>
    <w:rsid w:val="0081136D"/>
    <w:rsid w:val="00812471"/>
    <w:rsid w:val="00812481"/>
    <w:rsid w:val="00812652"/>
    <w:rsid w:val="008152A7"/>
    <w:rsid w:val="00815776"/>
    <w:rsid w:val="00815946"/>
    <w:rsid w:val="00815FD4"/>
    <w:rsid w:val="00816250"/>
    <w:rsid w:val="00816A8D"/>
    <w:rsid w:val="00816D25"/>
    <w:rsid w:val="008170D4"/>
    <w:rsid w:val="008173F4"/>
    <w:rsid w:val="0081784C"/>
    <w:rsid w:val="00817E5F"/>
    <w:rsid w:val="008215B4"/>
    <w:rsid w:val="0082179C"/>
    <w:rsid w:val="008217B0"/>
    <w:rsid w:val="00821AFF"/>
    <w:rsid w:val="00822148"/>
    <w:rsid w:val="00823D4F"/>
    <w:rsid w:val="00824A7A"/>
    <w:rsid w:val="008261FE"/>
    <w:rsid w:val="00827614"/>
    <w:rsid w:val="00827FD0"/>
    <w:rsid w:val="00830928"/>
    <w:rsid w:val="00831593"/>
    <w:rsid w:val="00831914"/>
    <w:rsid w:val="008320A7"/>
    <w:rsid w:val="008326A3"/>
    <w:rsid w:val="008335CD"/>
    <w:rsid w:val="00834B04"/>
    <w:rsid w:val="008355B3"/>
    <w:rsid w:val="0083694B"/>
    <w:rsid w:val="00836C5C"/>
    <w:rsid w:val="00840C9C"/>
    <w:rsid w:val="00841241"/>
    <w:rsid w:val="00841255"/>
    <w:rsid w:val="008437CF"/>
    <w:rsid w:val="0084419C"/>
    <w:rsid w:val="008447BD"/>
    <w:rsid w:val="00844CA5"/>
    <w:rsid w:val="00845F84"/>
    <w:rsid w:val="00846C19"/>
    <w:rsid w:val="00846FB9"/>
    <w:rsid w:val="0085006B"/>
    <w:rsid w:val="00850ABC"/>
    <w:rsid w:val="00851401"/>
    <w:rsid w:val="0085210E"/>
    <w:rsid w:val="0085243D"/>
    <w:rsid w:val="00852887"/>
    <w:rsid w:val="008528ED"/>
    <w:rsid w:val="00852935"/>
    <w:rsid w:val="00852ADC"/>
    <w:rsid w:val="0085380A"/>
    <w:rsid w:val="0085391F"/>
    <w:rsid w:val="0085409F"/>
    <w:rsid w:val="00854173"/>
    <w:rsid w:val="008543D7"/>
    <w:rsid w:val="00854EDE"/>
    <w:rsid w:val="00856DAD"/>
    <w:rsid w:val="008576E0"/>
    <w:rsid w:val="008579D5"/>
    <w:rsid w:val="00860094"/>
    <w:rsid w:val="00860E69"/>
    <w:rsid w:val="008625C2"/>
    <w:rsid w:val="0086304C"/>
    <w:rsid w:val="008637DE"/>
    <w:rsid w:val="00863C75"/>
    <w:rsid w:val="00864952"/>
    <w:rsid w:val="008655A5"/>
    <w:rsid w:val="00865834"/>
    <w:rsid w:val="00865B68"/>
    <w:rsid w:val="0086668E"/>
    <w:rsid w:val="00866A18"/>
    <w:rsid w:val="00867166"/>
    <w:rsid w:val="008704B9"/>
    <w:rsid w:val="00872738"/>
    <w:rsid w:val="0087428C"/>
    <w:rsid w:val="008752F3"/>
    <w:rsid w:val="008757E8"/>
    <w:rsid w:val="00876B89"/>
    <w:rsid w:val="00880C39"/>
    <w:rsid w:val="008810D1"/>
    <w:rsid w:val="0088366E"/>
    <w:rsid w:val="0088439C"/>
    <w:rsid w:val="008845E4"/>
    <w:rsid w:val="008863FE"/>
    <w:rsid w:val="00887152"/>
    <w:rsid w:val="00887675"/>
    <w:rsid w:val="008905F4"/>
    <w:rsid w:val="0089193A"/>
    <w:rsid w:val="00892152"/>
    <w:rsid w:val="00892E08"/>
    <w:rsid w:val="00893185"/>
    <w:rsid w:val="00893C4E"/>
    <w:rsid w:val="00894066"/>
    <w:rsid w:val="00895435"/>
    <w:rsid w:val="0089577F"/>
    <w:rsid w:val="00897AA5"/>
    <w:rsid w:val="00897E02"/>
    <w:rsid w:val="008A0654"/>
    <w:rsid w:val="008A0A44"/>
    <w:rsid w:val="008A1352"/>
    <w:rsid w:val="008A1363"/>
    <w:rsid w:val="008A1F4B"/>
    <w:rsid w:val="008A22BE"/>
    <w:rsid w:val="008A3656"/>
    <w:rsid w:val="008A3E07"/>
    <w:rsid w:val="008A4485"/>
    <w:rsid w:val="008A4695"/>
    <w:rsid w:val="008A6640"/>
    <w:rsid w:val="008A6D15"/>
    <w:rsid w:val="008A7AC4"/>
    <w:rsid w:val="008B016D"/>
    <w:rsid w:val="008B10E2"/>
    <w:rsid w:val="008B1A1C"/>
    <w:rsid w:val="008B1BCC"/>
    <w:rsid w:val="008B22EF"/>
    <w:rsid w:val="008B30AA"/>
    <w:rsid w:val="008C0632"/>
    <w:rsid w:val="008C1298"/>
    <w:rsid w:val="008C137F"/>
    <w:rsid w:val="008C13BF"/>
    <w:rsid w:val="008C1542"/>
    <w:rsid w:val="008C5BBA"/>
    <w:rsid w:val="008C7659"/>
    <w:rsid w:val="008C7BCF"/>
    <w:rsid w:val="008D00C2"/>
    <w:rsid w:val="008D1F10"/>
    <w:rsid w:val="008D1F4E"/>
    <w:rsid w:val="008D32A8"/>
    <w:rsid w:val="008D4A51"/>
    <w:rsid w:val="008D70C2"/>
    <w:rsid w:val="008D7B05"/>
    <w:rsid w:val="008E0633"/>
    <w:rsid w:val="008E1283"/>
    <w:rsid w:val="008E13E7"/>
    <w:rsid w:val="008E14B7"/>
    <w:rsid w:val="008E39DE"/>
    <w:rsid w:val="008E5265"/>
    <w:rsid w:val="008E5A0B"/>
    <w:rsid w:val="008E5EDE"/>
    <w:rsid w:val="008E67EE"/>
    <w:rsid w:val="008E67F0"/>
    <w:rsid w:val="008E6B20"/>
    <w:rsid w:val="008E788E"/>
    <w:rsid w:val="008F0B1C"/>
    <w:rsid w:val="008F1ED0"/>
    <w:rsid w:val="008F2064"/>
    <w:rsid w:val="008F2581"/>
    <w:rsid w:val="008F2ECB"/>
    <w:rsid w:val="008F2EE6"/>
    <w:rsid w:val="008F4A1D"/>
    <w:rsid w:val="008F5197"/>
    <w:rsid w:val="008F5822"/>
    <w:rsid w:val="008F585F"/>
    <w:rsid w:val="008F5F04"/>
    <w:rsid w:val="008F6249"/>
    <w:rsid w:val="008F7E16"/>
    <w:rsid w:val="00901119"/>
    <w:rsid w:val="00902A93"/>
    <w:rsid w:val="00903177"/>
    <w:rsid w:val="009039D1"/>
    <w:rsid w:val="00903D6D"/>
    <w:rsid w:val="009046DF"/>
    <w:rsid w:val="009049AD"/>
    <w:rsid w:val="00905D04"/>
    <w:rsid w:val="00906ED1"/>
    <w:rsid w:val="00910DE2"/>
    <w:rsid w:val="0091181C"/>
    <w:rsid w:val="00911B1E"/>
    <w:rsid w:val="009121C6"/>
    <w:rsid w:val="0091375C"/>
    <w:rsid w:val="009137B1"/>
    <w:rsid w:val="00913BD2"/>
    <w:rsid w:val="00913BE0"/>
    <w:rsid w:val="009141D4"/>
    <w:rsid w:val="0091429B"/>
    <w:rsid w:val="009156E0"/>
    <w:rsid w:val="00916375"/>
    <w:rsid w:val="009169A4"/>
    <w:rsid w:val="00917878"/>
    <w:rsid w:val="009179D9"/>
    <w:rsid w:val="00917AFB"/>
    <w:rsid w:val="009203B7"/>
    <w:rsid w:val="009206A8"/>
    <w:rsid w:val="00920924"/>
    <w:rsid w:val="009209F0"/>
    <w:rsid w:val="00922B3E"/>
    <w:rsid w:val="009238F9"/>
    <w:rsid w:val="00923909"/>
    <w:rsid w:val="009244EF"/>
    <w:rsid w:val="009245F2"/>
    <w:rsid w:val="00924D66"/>
    <w:rsid w:val="00924F86"/>
    <w:rsid w:val="009251CF"/>
    <w:rsid w:val="00925AD1"/>
    <w:rsid w:val="00925DC0"/>
    <w:rsid w:val="009267F0"/>
    <w:rsid w:val="00927AE8"/>
    <w:rsid w:val="00930845"/>
    <w:rsid w:val="00930F65"/>
    <w:rsid w:val="00931299"/>
    <w:rsid w:val="00931565"/>
    <w:rsid w:val="009317A3"/>
    <w:rsid w:val="009323F9"/>
    <w:rsid w:val="009357A9"/>
    <w:rsid w:val="00935B7E"/>
    <w:rsid w:val="009367B3"/>
    <w:rsid w:val="00936B10"/>
    <w:rsid w:val="00936BFD"/>
    <w:rsid w:val="0093701C"/>
    <w:rsid w:val="0094044E"/>
    <w:rsid w:val="00940543"/>
    <w:rsid w:val="00940809"/>
    <w:rsid w:val="009424B2"/>
    <w:rsid w:val="00942CAD"/>
    <w:rsid w:val="00944A5D"/>
    <w:rsid w:val="00944DEB"/>
    <w:rsid w:val="0094566C"/>
    <w:rsid w:val="00946D9C"/>
    <w:rsid w:val="00947B48"/>
    <w:rsid w:val="00950947"/>
    <w:rsid w:val="00951EA5"/>
    <w:rsid w:val="009521F3"/>
    <w:rsid w:val="009522FB"/>
    <w:rsid w:val="00953F4E"/>
    <w:rsid w:val="00954ABE"/>
    <w:rsid w:val="00954D52"/>
    <w:rsid w:val="00956C5C"/>
    <w:rsid w:val="0096026F"/>
    <w:rsid w:val="00962E29"/>
    <w:rsid w:val="0096375A"/>
    <w:rsid w:val="0096388B"/>
    <w:rsid w:val="00963FBF"/>
    <w:rsid w:val="00964FF2"/>
    <w:rsid w:val="00965C57"/>
    <w:rsid w:val="009677BB"/>
    <w:rsid w:val="00967F1A"/>
    <w:rsid w:val="00970B15"/>
    <w:rsid w:val="0097194B"/>
    <w:rsid w:val="00972FBA"/>
    <w:rsid w:val="009739C3"/>
    <w:rsid w:val="00973E44"/>
    <w:rsid w:val="00974784"/>
    <w:rsid w:val="00974F3B"/>
    <w:rsid w:val="00975058"/>
    <w:rsid w:val="0097555F"/>
    <w:rsid w:val="00976299"/>
    <w:rsid w:val="009762A0"/>
    <w:rsid w:val="00980062"/>
    <w:rsid w:val="00980CA3"/>
    <w:rsid w:val="00981611"/>
    <w:rsid w:val="009817F6"/>
    <w:rsid w:val="0098299F"/>
    <w:rsid w:val="00983790"/>
    <w:rsid w:val="00984073"/>
    <w:rsid w:val="00984CEB"/>
    <w:rsid w:val="00985585"/>
    <w:rsid w:val="00985819"/>
    <w:rsid w:val="00985B0E"/>
    <w:rsid w:val="00990CAA"/>
    <w:rsid w:val="00992784"/>
    <w:rsid w:val="00992B17"/>
    <w:rsid w:val="00992D12"/>
    <w:rsid w:val="00992E1F"/>
    <w:rsid w:val="009936FF"/>
    <w:rsid w:val="00993C5E"/>
    <w:rsid w:val="00994EAE"/>
    <w:rsid w:val="009957C7"/>
    <w:rsid w:val="00995EB6"/>
    <w:rsid w:val="00995F6D"/>
    <w:rsid w:val="00996324"/>
    <w:rsid w:val="0099707C"/>
    <w:rsid w:val="009976F6"/>
    <w:rsid w:val="009A0A73"/>
    <w:rsid w:val="009A0D6C"/>
    <w:rsid w:val="009A13C5"/>
    <w:rsid w:val="009A1727"/>
    <w:rsid w:val="009A19AE"/>
    <w:rsid w:val="009A2394"/>
    <w:rsid w:val="009A23C3"/>
    <w:rsid w:val="009A2EEC"/>
    <w:rsid w:val="009A3E57"/>
    <w:rsid w:val="009A4E59"/>
    <w:rsid w:val="009A4F5A"/>
    <w:rsid w:val="009A541B"/>
    <w:rsid w:val="009A72A3"/>
    <w:rsid w:val="009A7B60"/>
    <w:rsid w:val="009A7FB0"/>
    <w:rsid w:val="009B02B7"/>
    <w:rsid w:val="009B0938"/>
    <w:rsid w:val="009B0DF6"/>
    <w:rsid w:val="009B1C43"/>
    <w:rsid w:val="009B44D8"/>
    <w:rsid w:val="009B54A0"/>
    <w:rsid w:val="009B6A70"/>
    <w:rsid w:val="009B7126"/>
    <w:rsid w:val="009C04F4"/>
    <w:rsid w:val="009C05C2"/>
    <w:rsid w:val="009C0F75"/>
    <w:rsid w:val="009C1076"/>
    <w:rsid w:val="009C1D28"/>
    <w:rsid w:val="009C1F2E"/>
    <w:rsid w:val="009C21FE"/>
    <w:rsid w:val="009C2261"/>
    <w:rsid w:val="009C24E9"/>
    <w:rsid w:val="009C3C23"/>
    <w:rsid w:val="009C3F22"/>
    <w:rsid w:val="009C4FB3"/>
    <w:rsid w:val="009C5551"/>
    <w:rsid w:val="009C5921"/>
    <w:rsid w:val="009C637C"/>
    <w:rsid w:val="009C6469"/>
    <w:rsid w:val="009C684D"/>
    <w:rsid w:val="009C6D27"/>
    <w:rsid w:val="009C7C12"/>
    <w:rsid w:val="009D09AB"/>
    <w:rsid w:val="009D0CC6"/>
    <w:rsid w:val="009D0EEC"/>
    <w:rsid w:val="009D2A55"/>
    <w:rsid w:val="009D2BF0"/>
    <w:rsid w:val="009D32E2"/>
    <w:rsid w:val="009D33B9"/>
    <w:rsid w:val="009D3889"/>
    <w:rsid w:val="009D3B24"/>
    <w:rsid w:val="009D3E18"/>
    <w:rsid w:val="009D3EC0"/>
    <w:rsid w:val="009D3F3A"/>
    <w:rsid w:val="009D4855"/>
    <w:rsid w:val="009D5798"/>
    <w:rsid w:val="009D5A41"/>
    <w:rsid w:val="009D5E5C"/>
    <w:rsid w:val="009D6E4B"/>
    <w:rsid w:val="009D72BB"/>
    <w:rsid w:val="009D7E20"/>
    <w:rsid w:val="009E05BB"/>
    <w:rsid w:val="009E07C3"/>
    <w:rsid w:val="009E0CFF"/>
    <w:rsid w:val="009E2EF7"/>
    <w:rsid w:val="009E3370"/>
    <w:rsid w:val="009E35EE"/>
    <w:rsid w:val="009E3EA0"/>
    <w:rsid w:val="009E45FD"/>
    <w:rsid w:val="009E4B9D"/>
    <w:rsid w:val="009E4C54"/>
    <w:rsid w:val="009E5538"/>
    <w:rsid w:val="009E5944"/>
    <w:rsid w:val="009E7F20"/>
    <w:rsid w:val="009E7F84"/>
    <w:rsid w:val="009F0A60"/>
    <w:rsid w:val="009F0B63"/>
    <w:rsid w:val="009F0C9A"/>
    <w:rsid w:val="009F1E64"/>
    <w:rsid w:val="009F3315"/>
    <w:rsid w:val="009F40FD"/>
    <w:rsid w:val="009F4F53"/>
    <w:rsid w:val="009F539C"/>
    <w:rsid w:val="009F5D50"/>
    <w:rsid w:val="009F6837"/>
    <w:rsid w:val="009F7108"/>
    <w:rsid w:val="009F79C1"/>
    <w:rsid w:val="00A017BD"/>
    <w:rsid w:val="00A02C38"/>
    <w:rsid w:val="00A02E50"/>
    <w:rsid w:val="00A02EA1"/>
    <w:rsid w:val="00A036B8"/>
    <w:rsid w:val="00A0374B"/>
    <w:rsid w:val="00A04B44"/>
    <w:rsid w:val="00A04E5E"/>
    <w:rsid w:val="00A07475"/>
    <w:rsid w:val="00A076EB"/>
    <w:rsid w:val="00A07E1B"/>
    <w:rsid w:val="00A105AA"/>
    <w:rsid w:val="00A1160C"/>
    <w:rsid w:val="00A11939"/>
    <w:rsid w:val="00A11EB5"/>
    <w:rsid w:val="00A11F4A"/>
    <w:rsid w:val="00A1215D"/>
    <w:rsid w:val="00A12AAB"/>
    <w:rsid w:val="00A139CE"/>
    <w:rsid w:val="00A14C30"/>
    <w:rsid w:val="00A15FFB"/>
    <w:rsid w:val="00A16183"/>
    <w:rsid w:val="00A17996"/>
    <w:rsid w:val="00A20761"/>
    <w:rsid w:val="00A20A63"/>
    <w:rsid w:val="00A21694"/>
    <w:rsid w:val="00A22405"/>
    <w:rsid w:val="00A22B35"/>
    <w:rsid w:val="00A25AED"/>
    <w:rsid w:val="00A27946"/>
    <w:rsid w:val="00A27CFD"/>
    <w:rsid w:val="00A27DFA"/>
    <w:rsid w:val="00A27F23"/>
    <w:rsid w:val="00A30BAD"/>
    <w:rsid w:val="00A318CE"/>
    <w:rsid w:val="00A31FC2"/>
    <w:rsid w:val="00A32A18"/>
    <w:rsid w:val="00A32A5C"/>
    <w:rsid w:val="00A32C37"/>
    <w:rsid w:val="00A3325A"/>
    <w:rsid w:val="00A34E89"/>
    <w:rsid w:val="00A3509C"/>
    <w:rsid w:val="00A37FC7"/>
    <w:rsid w:val="00A4046B"/>
    <w:rsid w:val="00A40A76"/>
    <w:rsid w:val="00A40B8A"/>
    <w:rsid w:val="00A41397"/>
    <w:rsid w:val="00A413FC"/>
    <w:rsid w:val="00A509F6"/>
    <w:rsid w:val="00A50C6C"/>
    <w:rsid w:val="00A5110A"/>
    <w:rsid w:val="00A52F8B"/>
    <w:rsid w:val="00A5319E"/>
    <w:rsid w:val="00A555A2"/>
    <w:rsid w:val="00A565C4"/>
    <w:rsid w:val="00A6017F"/>
    <w:rsid w:val="00A60932"/>
    <w:rsid w:val="00A613AC"/>
    <w:rsid w:val="00A62006"/>
    <w:rsid w:val="00A6561D"/>
    <w:rsid w:val="00A65B80"/>
    <w:rsid w:val="00A65C0E"/>
    <w:rsid w:val="00A65C59"/>
    <w:rsid w:val="00A65E35"/>
    <w:rsid w:val="00A662FF"/>
    <w:rsid w:val="00A6649C"/>
    <w:rsid w:val="00A665B1"/>
    <w:rsid w:val="00A66D4D"/>
    <w:rsid w:val="00A671CB"/>
    <w:rsid w:val="00A67C08"/>
    <w:rsid w:val="00A70042"/>
    <w:rsid w:val="00A71128"/>
    <w:rsid w:val="00A723F2"/>
    <w:rsid w:val="00A76C4E"/>
    <w:rsid w:val="00A803C8"/>
    <w:rsid w:val="00A80618"/>
    <w:rsid w:val="00A81991"/>
    <w:rsid w:val="00A825D2"/>
    <w:rsid w:val="00A82AD6"/>
    <w:rsid w:val="00A85739"/>
    <w:rsid w:val="00A8643B"/>
    <w:rsid w:val="00A86719"/>
    <w:rsid w:val="00A87B45"/>
    <w:rsid w:val="00A87F4E"/>
    <w:rsid w:val="00A90253"/>
    <w:rsid w:val="00A905A0"/>
    <w:rsid w:val="00A91291"/>
    <w:rsid w:val="00A916B8"/>
    <w:rsid w:val="00A9171A"/>
    <w:rsid w:val="00A92495"/>
    <w:rsid w:val="00A9267C"/>
    <w:rsid w:val="00A929DE"/>
    <w:rsid w:val="00A92E32"/>
    <w:rsid w:val="00A92E48"/>
    <w:rsid w:val="00A942C9"/>
    <w:rsid w:val="00A94985"/>
    <w:rsid w:val="00A95031"/>
    <w:rsid w:val="00A954CA"/>
    <w:rsid w:val="00A95E77"/>
    <w:rsid w:val="00A961C9"/>
    <w:rsid w:val="00A97D25"/>
    <w:rsid w:val="00AA0163"/>
    <w:rsid w:val="00AA067F"/>
    <w:rsid w:val="00AA0F71"/>
    <w:rsid w:val="00AA2CD3"/>
    <w:rsid w:val="00AA3D1A"/>
    <w:rsid w:val="00AA6EEA"/>
    <w:rsid w:val="00AA7281"/>
    <w:rsid w:val="00AA789F"/>
    <w:rsid w:val="00AB0AD3"/>
    <w:rsid w:val="00AB1146"/>
    <w:rsid w:val="00AB19E5"/>
    <w:rsid w:val="00AB1AED"/>
    <w:rsid w:val="00AB3BF8"/>
    <w:rsid w:val="00AB46B0"/>
    <w:rsid w:val="00AB47F7"/>
    <w:rsid w:val="00AB593B"/>
    <w:rsid w:val="00AB5D13"/>
    <w:rsid w:val="00AB5DFA"/>
    <w:rsid w:val="00AB63B7"/>
    <w:rsid w:val="00AB6699"/>
    <w:rsid w:val="00AB6FDE"/>
    <w:rsid w:val="00AB7299"/>
    <w:rsid w:val="00AB734C"/>
    <w:rsid w:val="00AB758A"/>
    <w:rsid w:val="00AB7B48"/>
    <w:rsid w:val="00AC18E1"/>
    <w:rsid w:val="00AC1BF1"/>
    <w:rsid w:val="00AC205B"/>
    <w:rsid w:val="00AC28FE"/>
    <w:rsid w:val="00AC35C6"/>
    <w:rsid w:val="00AC516D"/>
    <w:rsid w:val="00AC51BC"/>
    <w:rsid w:val="00AC5314"/>
    <w:rsid w:val="00AC647A"/>
    <w:rsid w:val="00AC72AF"/>
    <w:rsid w:val="00AC7731"/>
    <w:rsid w:val="00AD21EA"/>
    <w:rsid w:val="00AD2487"/>
    <w:rsid w:val="00AD4792"/>
    <w:rsid w:val="00AD47F6"/>
    <w:rsid w:val="00AD4F91"/>
    <w:rsid w:val="00AD58E5"/>
    <w:rsid w:val="00AD6069"/>
    <w:rsid w:val="00AD61CD"/>
    <w:rsid w:val="00AD6869"/>
    <w:rsid w:val="00AD7868"/>
    <w:rsid w:val="00AD78AA"/>
    <w:rsid w:val="00AD7941"/>
    <w:rsid w:val="00AD7A6D"/>
    <w:rsid w:val="00AE0039"/>
    <w:rsid w:val="00AE14D8"/>
    <w:rsid w:val="00AE1FDA"/>
    <w:rsid w:val="00AE2860"/>
    <w:rsid w:val="00AE2C34"/>
    <w:rsid w:val="00AE45CD"/>
    <w:rsid w:val="00AE4D2F"/>
    <w:rsid w:val="00AE7163"/>
    <w:rsid w:val="00AF033F"/>
    <w:rsid w:val="00AF0372"/>
    <w:rsid w:val="00AF159A"/>
    <w:rsid w:val="00AF15A1"/>
    <w:rsid w:val="00AF15E7"/>
    <w:rsid w:val="00AF1845"/>
    <w:rsid w:val="00AF1A9C"/>
    <w:rsid w:val="00AF240F"/>
    <w:rsid w:val="00AF2964"/>
    <w:rsid w:val="00AF39E0"/>
    <w:rsid w:val="00AF45C8"/>
    <w:rsid w:val="00AF4969"/>
    <w:rsid w:val="00AF549D"/>
    <w:rsid w:val="00AF569F"/>
    <w:rsid w:val="00AF5AEA"/>
    <w:rsid w:val="00AF63E8"/>
    <w:rsid w:val="00AF66F7"/>
    <w:rsid w:val="00AF6D3E"/>
    <w:rsid w:val="00B00284"/>
    <w:rsid w:val="00B0040F"/>
    <w:rsid w:val="00B00786"/>
    <w:rsid w:val="00B02050"/>
    <w:rsid w:val="00B0220C"/>
    <w:rsid w:val="00B02305"/>
    <w:rsid w:val="00B0286F"/>
    <w:rsid w:val="00B028D8"/>
    <w:rsid w:val="00B02BA0"/>
    <w:rsid w:val="00B032C9"/>
    <w:rsid w:val="00B0350F"/>
    <w:rsid w:val="00B04240"/>
    <w:rsid w:val="00B0441B"/>
    <w:rsid w:val="00B044E2"/>
    <w:rsid w:val="00B05327"/>
    <w:rsid w:val="00B057F6"/>
    <w:rsid w:val="00B06434"/>
    <w:rsid w:val="00B065AA"/>
    <w:rsid w:val="00B06999"/>
    <w:rsid w:val="00B07402"/>
    <w:rsid w:val="00B10F7A"/>
    <w:rsid w:val="00B112A6"/>
    <w:rsid w:val="00B11BA5"/>
    <w:rsid w:val="00B124DC"/>
    <w:rsid w:val="00B12558"/>
    <w:rsid w:val="00B130E7"/>
    <w:rsid w:val="00B133FB"/>
    <w:rsid w:val="00B147ED"/>
    <w:rsid w:val="00B15C39"/>
    <w:rsid w:val="00B16213"/>
    <w:rsid w:val="00B16CC6"/>
    <w:rsid w:val="00B172F8"/>
    <w:rsid w:val="00B207EE"/>
    <w:rsid w:val="00B216A7"/>
    <w:rsid w:val="00B217C1"/>
    <w:rsid w:val="00B22AA8"/>
    <w:rsid w:val="00B241F1"/>
    <w:rsid w:val="00B24CFE"/>
    <w:rsid w:val="00B26098"/>
    <w:rsid w:val="00B26F27"/>
    <w:rsid w:val="00B2743A"/>
    <w:rsid w:val="00B27F69"/>
    <w:rsid w:val="00B32020"/>
    <w:rsid w:val="00B325DA"/>
    <w:rsid w:val="00B32825"/>
    <w:rsid w:val="00B328BD"/>
    <w:rsid w:val="00B32AFC"/>
    <w:rsid w:val="00B331B1"/>
    <w:rsid w:val="00B34B98"/>
    <w:rsid w:val="00B35268"/>
    <w:rsid w:val="00B35940"/>
    <w:rsid w:val="00B359C6"/>
    <w:rsid w:val="00B35A4B"/>
    <w:rsid w:val="00B3713F"/>
    <w:rsid w:val="00B37154"/>
    <w:rsid w:val="00B37882"/>
    <w:rsid w:val="00B41EFF"/>
    <w:rsid w:val="00B42B8F"/>
    <w:rsid w:val="00B43BD5"/>
    <w:rsid w:val="00B43EA1"/>
    <w:rsid w:val="00B4526B"/>
    <w:rsid w:val="00B4662E"/>
    <w:rsid w:val="00B472A2"/>
    <w:rsid w:val="00B47823"/>
    <w:rsid w:val="00B47F02"/>
    <w:rsid w:val="00B5236D"/>
    <w:rsid w:val="00B52928"/>
    <w:rsid w:val="00B53113"/>
    <w:rsid w:val="00B53E3D"/>
    <w:rsid w:val="00B54469"/>
    <w:rsid w:val="00B5480E"/>
    <w:rsid w:val="00B54A0F"/>
    <w:rsid w:val="00B561B2"/>
    <w:rsid w:val="00B56A9E"/>
    <w:rsid w:val="00B574D3"/>
    <w:rsid w:val="00B605B8"/>
    <w:rsid w:val="00B606FE"/>
    <w:rsid w:val="00B61495"/>
    <w:rsid w:val="00B616B8"/>
    <w:rsid w:val="00B61A13"/>
    <w:rsid w:val="00B61A33"/>
    <w:rsid w:val="00B62158"/>
    <w:rsid w:val="00B6367F"/>
    <w:rsid w:val="00B646C6"/>
    <w:rsid w:val="00B64DB7"/>
    <w:rsid w:val="00B6614C"/>
    <w:rsid w:val="00B662DF"/>
    <w:rsid w:val="00B6690E"/>
    <w:rsid w:val="00B7078C"/>
    <w:rsid w:val="00B70A15"/>
    <w:rsid w:val="00B70F11"/>
    <w:rsid w:val="00B7157C"/>
    <w:rsid w:val="00B7169E"/>
    <w:rsid w:val="00B71AB4"/>
    <w:rsid w:val="00B72502"/>
    <w:rsid w:val="00B72549"/>
    <w:rsid w:val="00B740EE"/>
    <w:rsid w:val="00B74B83"/>
    <w:rsid w:val="00B74B99"/>
    <w:rsid w:val="00B74DD8"/>
    <w:rsid w:val="00B74F30"/>
    <w:rsid w:val="00B75806"/>
    <w:rsid w:val="00B75E35"/>
    <w:rsid w:val="00B773CA"/>
    <w:rsid w:val="00B80305"/>
    <w:rsid w:val="00B808C7"/>
    <w:rsid w:val="00B80F77"/>
    <w:rsid w:val="00B829DA"/>
    <w:rsid w:val="00B83152"/>
    <w:rsid w:val="00B8318C"/>
    <w:rsid w:val="00B8331B"/>
    <w:rsid w:val="00B834A1"/>
    <w:rsid w:val="00B838A4"/>
    <w:rsid w:val="00B83D8D"/>
    <w:rsid w:val="00B844A4"/>
    <w:rsid w:val="00B84BA0"/>
    <w:rsid w:val="00B87129"/>
    <w:rsid w:val="00B874D7"/>
    <w:rsid w:val="00B87C7D"/>
    <w:rsid w:val="00B91785"/>
    <w:rsid w:val="00B92ACE"/>
    <w:rsid w:val="00B92BC0"/>
    <w:rsid w:val="00B9466C"/>
    <w:rsid w:val="00B952DD"/>
    <w:rsid w:val="00B95D7C"/>
    <w:rsid w:val="00B967CE"/>
    <w:rsid w:val="00B9741D"/>
    <w:rsid w:val="00B97D08"/>
    <w:rsid w:val="00BA2465"/>
    <w:rsid w:val="00BA25C1"/>
    <w:rsid w:val="00BA2BFD"/>
    <w:rsid w:val="00BA374F"/>
    <w:rsid w:val="00BA3F89"/>
    <w:rsid w:val="00BA413C"/>
    <w:rsid w:val="00BA5DCA"/>
    <w:rsid w:val="00BA61BE"/>
    <w:rsid w:val="00BA6D7F"/>
    <w:rsid w:val="00BA72FA"/>
    <w:rsid w:val="00BA744F"/>
    <w:rsid w:val="00BA785D"/>
    <w:rsid w:val="00BA7DA2"/>
    <w:rsid w:val="00BA7E59"/>
    <w:rsid w:val="00BB0614"/>
    <w:rsid w:val="00BB0AE7"/>
    <w:rsid w:val="00BB0B08"/>
    <w:rsid w:val="00BB0B0B"/>
    <w:rsid w:val="00BB181C"/>
    <w:rsid w:val="00BB32AD"/>
    <w:rsid w:val="00BB38E6"/>
    <w:rsid w:val="00BB3B9A"/>
    <w:rsid w:val="00BB521C"/>
    <w:rsid w:val="00BB532E"/>
    <w:rsid w:val="00BB675A"/>
    <w:rsid w:val="00BB725C"/>
    <w:rsid w:val="00BC1616"/>
    <w:rsid w:val="00BC3177"/>
    <w:rsid w:val="00BC3A6E"/>
    <w:rsid w:val="00BC505C"/>
    <w:rsid w:val="00BC5D36"/>
    <w:rsid w:val="00BC6379"/>
    <w:rsid w:val="00BC63E0"/>
    <w:rsid w:val="00BC668D"/>
    <w:rsid w:val="00BC6FDE"/>
    <w:rsid w:val="00BC70EF"/>
    <w:rsid w:val="00BC733A"/>
    <w:rsid w:val="00BC7CC0"/>
    <w:rsid w:val="00BC7DBF"/>
    <w:rsid w:val="00BC7F2C"/>
    <w:rsid w:val="00BC7F84"/>
    <w:rsid w:val="00BD0CE2"/>
    <w:rsid w:val="00BD242A"/>
    <w:rsid w:val="00BD2B53"/>
    <w:rsid w:val="00BD331B"/>
    <w:rsid w:val="00BD4733"/>
    <w:rsid w:val="00BD722F"/>
    <w:rsid w:val="00BD7933"/>
    <w:rsid w:val="00BE13D5"/>
    <w:rsid w:val="00BE14BE"/>
    <w:rsid w:val="00BE19D9"/>
    <w:rsid w:val="00BE1E0F"/>
    <w:rsid w:val="00BE3854"/>
    <w:rsid w:val="00BE4384"/>
    <w:rsid w:val="00BE4DB0"/>
    <w:rsid w:val="00BE66A7"/>
    <w:rsid w:val="00BE719E"/>
    <w:rsid w:val="00BF00FC"/>
    <w:rsid w:val="00BF15D9"/>
    <w:rsid w:val="00BF1C0B"/>
    <w:rsid w:val="00BF1C54"/>
    <w:rsid w:val="00BF22E6"/>
    <w:rsid w:val="00BF23BC"/>
    <w:rsid w:val="00BF27C3"/>
    <w:rsid w:val="00BF5ED0"/>
    <w:rsid w:val="00BF658C"/>
    <w:rsid w:val="00BF6606"/>
    <w:rsid w:val="00BF7B17"/>
    <w:rsid w:val="00C00464"/>
    <w:rsid w:val="00C00B92"/>
    <w:rsid w:val="00C00ECA"/>
    <w:rsid w:val="00C01195"/>
    <w:rsid w:val="00C01976"/>
    <w:rsid w:val="00C02986"/>
    <w:rsid w:val="00C038E4"/>
    <w:rsid w:val="00C04DC9"/>
    <w:rsid w:val="00C0529B"/>
    <w:rsid w:val="00C058A4"/>
    <w:rsid w:val="00C05FED"/>
    <w:rsid w:val="00C06EB3"/>
    <w:rsid w:val="00C07619"/>
    <w:rsid w:val="00C07667"/>
    <w:rsid w:val="00C07E96"/>
    <w:rsid w:val="00C132F7"/>
    <w:rsid w:val="00C15DE2"/>
    <w:rsid w:val="00C16398"/>
    <w:rsid w:val="00C20074"/>
    <w:rsid w:val="00C2105A"/>
    <w:rsid w:val="00C217E1"/>
    <w:rsid w:val="00C21CEC"/>
    <w:rsid w:val="00C22068"/>
    <w:rsid w:val="00C235F1"/>
    <w:rsid w:val="00C26A2F"/>
    <w:rsid w:val="00C26D68"/>
    <w:rsid w:val="00C2771E"/>
    <w:rsid w:val="00C278DC"/>
    <w:rsid w:val="00C302F9"/>
    <w:rsid w:val="00C30517"/>
    <w:rsid w:val="00C30584"/>
    <w:rsid w:val="00C30BCB"/>
    <w:rsid w:val="00C30C0D"/>
    <w:rsid w:val="00C311CC"/>
    <w:rsid w:val="00C321A6"/>
    <w:rsid w:val="00C324B6"/>
    <w:rsid w:val="00C33428"/>
    <w:rsid w:val="00C346C9"/>
    <w:rsid w:val="00C348D2"/>
    <w:rsid w:val="00C34AFC"/>
    <w:rsid w:val="00C34B2E"/>
    <w:rsid w:val="00C351AD"/>
    <w:rsid w:val="00C3567E"/>
    <w:rsid w:val="00C35EB8"/>
    <w:rsid w:val="00C35F28"/>
    <w:rsid w:val="00C37093"/>
    <w:rsid w:val="00C37F78"/>
    <w:rsid w:val="00C403B9"/>
    <w:rsid w:val="00C408FD"/>
    <w:rsid w:val="00C41D4A"/>
    <w:rsid w:val="00C4336E"/>
    <w:rsid w:val="00C446D2"/>
    <w:rsid w:val="00C44CD8"/>
    <w:rsid w:val="00C451C3"/>
    <w:rsid w:val="00C458E3"/>
    <w:rsid w:val="00C46D7C"/>
    <w:rsid w:val="00C471A9"/>
    <w:rsid w:val="00C473C5"/>
    <w:rsid w:val="00C50781"/>
    <w:rsid w:val="00C50AE5"/>
    <w:rsid w:val="00C50CC6"/>
    <w:rsid w:val="00C51D2C"/>
    <w:rsid w:val="00C529F7"/>
    <w:rsid w:val="00C53086"/>
    <w:rsid w:val="00C543E1"/>
    <w:rsid w:val="00C549BE"/>
    <w:rsid w:val="00C55A79"/>
    <w:rsid w:val="00C55ED2"/>
    <w:rsid w:val="00C5678D"/>
    <w:rsid w:val="00C57671"/>
    <w:rsid w:val="00C6158D"/>
    <w:rsid w:val="00C61C5A"/>
    <w:rsid w:val="00C62EB5"/>
    <w:rsid w:val="00C62F59"/>
    <w:rsid w:val="00C638B8"/>
    <w:rsid w:val="00C63D47"/>
    <w:rsid w:val="00C63DC8"/>
    <w:rsid w:val="00C65180"/>
    <w:rsid w:val="00C65E1E"/>
    <w:rsid w:val="00C66000"/>
    <w:rsid w:val="00C66E07"/>
    <w:rsid w:val="00C66F0D"/>
    <w:rsid w:val="00C67E65"/>
    <w:rsid w:val="00C70FF7"/>
    <w:rsid w:val="00C71673"/>
    <w:rsid w:val="00C71D66"/>
    <w:rsid w:val="00C72923"/>
    <w:rsid w:val="00C730CD"/>
    <w:rsid w:val="00C73186"/>
    <w:rsid w:val="00C733FC"/>
    <w:rsid w:val="00C7380A"/>
    <w:rsid w:val="00C7415A"/>
    <w:rsid w:val="00C744B3"/>
    <w:rsid w:val="00C74CFD"/>
    <w:rsid w:val="00C754C5"/>
    <w:rsid w:val="00C754CF"/>
    <w:rsid w:val="00C75968"/>
    <w:rsid w:val="00C75AA6"/>
    <w:rsid w:val="00C762F4"/>
    <w:rsid w:val="00C7774D"/>
    <w:rsid w:val="00C77B73"/>
    <w:rsid w:val="00C80706"/>
    <w:rsid w:val="00C80981"/>
    <w:rsid w:val="00C8177C"/>
    <w:rsid w:val="00C8389E"/>
    <w:rsid w:val="00C83A23"/>
    <w:rsid w:val="00C85213"/>
    <w:rsid w:val="00C8555F"/>
    <w:rsid w:val="00C85985"/>
    <w:rsid w:val="00C85C4C"/>
    <w:rsid w:val="00C85F1B"/>
    <w:rsid w:val="00C864DE"/>
    <w:rsid w:val="00C903D4"/>
    <w:rsid w:val="00C90B9F"/>
    <w:rsid w:val="00C912DD"/>
    <w:rsid w:val="00C91DD6"/>
    <w:rsid w:val="00C91DF2"/>
    <w:rsid w:val="00C92E9B"/>
    <w:rsid w:val="00C93A8E"/>
    <w:rsid w:val="00C95895"/>
    <w:rsid w:val="00C95EE1"/>
    <w:rsid w:val="00C961B3"/>
    <w:rsid w:val="00C96281"/>
    <w:rsid w:val="00C96498"/>
    <w:rsid w:val="00C97B58"/>
    <w:rsid w:val="00CA0E58"/>
    <w:rsid w:val="00CA121F"/>
    <w:rsid w:val="00CA2D85"/>
    <w:rsid w:val="00CA3CEF"/>
    <w:rsid w:val="00CA3E99"/>
    <w:rsid w:val="00CA587B"/>
    <w:rsid w:val="00CA5D8F"/>
    <w:rsid w:val="00CA6844"/>
    <w:rsid w:val="00CA6A8F"/>
    <w:rsid w:val="00CA72A1"/>
    <w:rsid w:val="00CA7E85"/>
    <w:rsid w:val="00CB0AFD"/>
    <w:rsid w:val="00CB0DB4"/>
    <w:rsid w:val="00CB12C5"/>
    <w:rsid w:val="00CB14A0"/>
    <w:rsid w:val="00CB1529"/>
    <w:rsid w:val="00CB28A8"/>
    <w:rsid w:val="00CB2C94"/>
    <w:rsid w:val="00CB3447"/>
    <w:rsid w:val="00CB393B"/>
    <w:rsid w:val="00CB3B6D"/>
    <w:rsid w:val="00CB3EE4"/>
    <w:rsid w:val="00CB4D9C"/>
    <w:rsid w:val="00CB4ECE"/>
    <w:rsid w:val="00CB5284"/>
    <w:rsid w:val="00CB5497"/>
    <w:rsid w:val="00CB5C0C"/>
    <w:rsid w:val="00CB6259"/>
    <w:rsid w:val="00CB640A"/>
    <w:rsid w:val="00CB6448"/>
    <w:rsid w:val="00CB691A"/>
    <w:rsid w:val="00CC0333"/>
    <w:rsid w:val="00CC07FA"/>
    <w:rsid w:val="00CC1344"/>
    <w:rsid w:val="00CC1858"/>
    <w:rsid w:val="00CC2EB8"/>
    <w:rsid w:val="00CC3026"/>
    <w:rsid w:val="00CC3653"/>
    <w:rsid w:val="00CC481D"/>
    <w:rsid w:val="00CC4962"/>
    <w:rsid w:val="00CC4E77"/>
    <w:rsid w:val="00CC6B16"/>
    <w:rsid w:val="00CC79D8"/>
    <w:rsid w:val="00CC7BAB"/>
    <w:rsid w:val="00CD018C"/>
    <w:rsid w:val="00CD0374"/>
    <w:rsid w:val="00CD2EAA"/>
    <w:rsid w:val="00CD3219"/>
    <w:rsid w:val="00CD44C0"/>
    <w:rsid w:val="00CD45E3"/>
    <w:rsid w:val="00CD4649"/>
    <w:rsid w:val="00CD4A00"/>
    <w:rsid w:val="00CD53F8"/>
    <w:rsid w:val="00CD5460"/>
    <w:rsid w:val="00CD5E8E"/>
    <w:rsid w:val="00CD67D1"/>
    <w:rsid w:val="00CD6F57"/>
    <w:rsid w:val="00CE02E0"/>
    <w:rsid w:val="00CE05AE"/>
    <w:rsid w:val="00CE12F7"/>
    <w:rsid w:val="00CE24B7"/>
    <w:rsid w:val="00CE43A3"/>
    <w:rsid w:val="00CE4C52"/>
    <w:rsid w:val="00CE7720"/>
    <w:rsid w:val="00CE79BB"/>
    <w:rsid w:val="00CF1955"/>
    <w:rsid w:val="00CF1B92"/>
    <w:rsid w:val="00CF1CC5"/>
    <w:rsid w:val="00CF2C8E"/>
    <w:rsid w:val="00CF382C"/>
    <w:rsid w:val="00CF38B6"/>
    <w:rsid w:val="00CF4214"/>
    <w:rsid w:val="00CF5147"/>
    <w:rsid w:val="00CF57A1"/>
    <w:rsid w:val="00CF5EE7"/>
    <w:rsid w:val="00CF655C"/>
    <w:rsid w:val="00CF6B87"/>
    <w:rsid w:val="00CF7971"/>
    <w:rsid w:val="00D00B1D"/>
    <w:rsid w:val="00D00D52"/>
    <w:rsid w:val="00D01434"/>
    <w:rsid w:val="00D01B01"/>
    <w:rsid w:val="00D01E56"/>
    <w:rsid w:val="00D01E61"/>
    <w:rsid w:val="00D030CE"/>
    <w:rsid w:val="00D036F6"/>
    <w:rsid w:val="00D037EB"/>
    <w:rsid w:val="00D03B0D"/>
    <w:rsid w:val="00D0779B"/>
    <w:rsid w:val="00D07C4E"/>
    <w:rsid w:val="00D07EC7"/>
    <w:rsid w:val="00D1097B"/>
    <w:rsid w:val="00D10B26"/>
    <w:rsid w:val="00D12B4C"/>
    <w:rsid w:val="00D12CCB"/>
    <w:rsid w:val="00D12D7C"/>
    <w:rsid w:val="00D12DAC"/>
    <w:rsid w:val="00D1311F"/>
    <w:rsid w:val="00D1342F"/>
    <w:rsid w:val="00D14D62"/>
    <w:rsid w:val="00D15152"/>
    <w:rsid w:val="00D15B6A"/>
    <w:rsid w:val="00D16A57"/>
    <w:rsid w:val="00D16ACE"/>
    <w:rsid w:val="00D16F9E"/>
    <w:rsid w:val="00D17096"/>
    <w:rsid w:val="00D17156"/>
    <w:rsid w:val="00D17271"/>
    <w:rsid w:val="00D17517"/>
    <w:rsid w:val="00D20106"/>
    <w:rsid w:val="00D20FD0"/>
    <w:rsid w:val="00D2247D"/>
    <w:rsid w:val="00D2255C"/>
    <w:rsid w:val="00D228DE"/>
    <w:rsid w:val="00D22F65"/>
    <w:rsid w:val="00D24088"/>
    <w:rsid w:val="00D24DDB"/>
    <w:rsid w:val="00D26A4D"/>
    <w:rsid w:val="00D278C0"/>
    <w:rsid w:val="00D30CD6"/>
    <w:rsid w:val="00D31265"/>
    <w:rsid w:val="00D333FD"/>
    <w:rsid w:val="00D34448"/>
    <w:rsid w:val="00D34539"/>
    <w:rsid w:val="00D34E10"/>
    <w:rsid w:val="00D35E42"/>
    <w:rsid w:val="00D37929"/>
    <w:rsid w:val="00D40198"/>
    <w:rsid w:val="00D422E1"/>
    <w:rsid w:val="00D42A7C"/>
    <w:rsid w:val="00D42EEC"/>
    <w:rsid w:val="00D43A70"/>
    <w:rsid w:val="00D448A4"/>
    <w:rsid w:val="00D449E5"/>
    <w:rsid w:val="00D45320"/>
    <w:rsid w:val="00D45B54"/>
    <w:rsid w:val="00D45C9C"/>
    <w:rsid w:val="00D45F35"/>
    <w:rsid w:val="00D45F8F"/>
    <w:rsid w:val="00D46976"/>
    <w:rsid w:val="00D4699D"/>
    <w:rsid w:val="00D46CAC"/>
    <w:rsid w:val="00D46FC3"/>
    <w:rsid w:val="00D474C7"/>
    <w:rsid w:val="00D4752D"/>
    <w:rsid w:val="00D50120"/>
    <w:rsid w:val="00D51DCF"/>
    <w:rsid w:val="00D5280F"/>
    <w:rsid w:val="00D52BAE"/>
    <w:rsid w:val="00D53216"/>
    <w:rsid w:val="00D55F3F"/>
    <w:rsid w:val="00D57800"/>
    <w:rsid w:val="00D61180"/>
    <w:rsid w:val="00D625F3"/>
    <w:rsid w:val="00D62F06"/>
    <w:rsid w:val="00D6343B"/>
    <w:rsid w:val="00D64423"/>
    <w:rsid w:val="00D64698"/>
    <w:rsid w:val="00D65B34"/>
    <w:rsid w:val="00D65E8F"/>
    <w:rsid w:val="00D669C9"/>
    <w:rsid w:val="00D66F4B"/>
    <w:rsid w:val="00D66F7F"/>
    <w:rsid w:val="00D67675"/>
    <w:rsid w:val="00D678DD"/>
    <w:rsid w:val="00D733AC"/>
    <w:rsid w:val="00D739B2"/>
    <w:rsid w:val="00D73BDA"/>
    <w:rsid w:val="00D73E88"/>
    <w:rsid w:val="00D7513A"/>
    <w:rsid w:val="00D75522"/>
    <w:rsid w:val="00D75984"/>
    <w:rsid w:val="00D761BD"/>
    <w:rsid w:val="00D767B3"/>
    <w:rsid w:val="00D77BCE"/>
    <w:rsid w:val="00D80C95"/>
    <w:rsid w:val="00D80E11"/>
    <w:rsid w:val="00D80E6E"/>
    <w:rsid w:val="00D81EE9"/>
    <w:rsid w:val="00D81F00"/>
    <w:rsid w:val="00D82374"/>
    <w:rsid w:val="00D82C41"/>
    <w:rsid w:val="00D83A59"/>
    <w:rsid w:val="00D850AD"/>
    <w:rsid w:val="00D853E2"/>
    <w:rsid w:val="00D8543C"/>
    <w:rsid w:val="00D857F6"/>
    <w:rsid w:val="00D85F43"/>
    <w:rsid w:val="00D86BFA"/>
    <w:rsid w:val="00D86D87"/>
    <w:rsid w:val="00D86FA6"/>
    <w:rsid w:val="00D8749D"/>
    <w:rsid w:val="00D87C8E"/>
    <w:rsid w:val="00D917BA"/>
    <w:rsid w:val="00D92B9D"/>
    <w:rsid w:val="00D936CA"/>
    <w:rsid w:val="00D93A65"/>
    <w:rsid w:val="00D9635B"/>
    <w:rsid w:val="00D96A02"/>
    <w:rsid w:val="00D96B12"/>
    <w:rsid w:val="00D96C0C"/>
    <w:rsid w:val="00D96FA7"/>
    <w:rsid w:val="00D973B3"/>
    <w:rsid w:val="00D975DF"/>
    <w:rsid w:val="00DA27D8"/>
    <w:rsid w:val="00DA2D50"/>
    <w:rsid w:val="00DA2EBE"/>
    <w:rsid w:val="00DA349F"/>
    <w:rsid w:val="00DA3A85"/>
    <w:rsid w:val="00DA4110"/>
    <w:rsid w:val="00DA484A"/>
    <w:rsid w:val="00DA512F"/>
    <w:rsid w:val="00DA554B"/>
    <w:rsid w:val="00DA599A"/>
    <w:rsid w:val="00DA5D56"/>
    <w:rsid w:val="00DA61FA"/>
    <w:rsid w:val="00DA6574"/>
    <w:rsid w:val="00DA7726"/>
    <w:rsid w:val="00DA7C51"/>
    <w:rsid w:val="00DA7D89"/>
    <w:rsid w:val="00DB061F"/>
    <w:rsid w:val="00DB1D87"/>
    <w:rsid w:val="00DB20C5"/>
    <w:rsid w:val="00DB37FA"/>
    <w:rsid w:val="00DB53A5"/>
    <w:rsid w:val="00DB6693"/>
    <w:rsid w:val="00DB6D84"/>
    <w:rsid w:val="00DB77D6"/>
    <w:rsid w:val="00DB7958"/>
    <w:rsid w:val="00DB7DBB"/>
    <w:rsid w:val="00DC36B6"/>
    <w:rsid w:val="00DC3A59"/>
    <w:rsid w:val="00DC3AB9"/>
    <w:rsid w:val="00DC4A7B"/>
    <w:rsid w:val="00DC5385"/>
    <w:rsid w:val="00DC6710"/>
    <w:rsid w:val="00DC6A81"/>
    <w:rsid w:val="00DC70B7"/>
    <w:rsid w:val="00DC7557"/>
    <w:rsid w:val="00DC78F2"/>
    <w:rsid w:val="00DC7A9A"/>
    <w:rsid w:val="00DC7D86"/>
    <w:rsid w:val="00DD0A8D"/>
    <w:rsid w:val="00DD2C4E"/>
    <w:rsid w:val="00DD2DAB"/>
    <w:rsid w:val="00DD336F"/>
    <w:rsid w:val="00DD36E7"/>
    <w:rsid w:val="00DD3903"/>
    <w:rsid w:val="00DD39E2"/>
    <w:rsid w:val="00DD401B"/>
    <w:rsid w:val="00DD48B8"/>
    <w:rsid w:val="00DD4AFB"/>
    <w:rsid w:val="00DD4EEB"/>
    <w:rsid w:val="00DD5354"/>
    <w:rsid w:val="00DD64D2"/>
    <w:rsid w:val="00DD7235"/>
    <w:rsid w:val="00DD7323"/>
    <w:rsid w:val="00DE09A6"/>
    <w:rsid w:val="00DE09F7"/>
    <w:rsid w:val="00DE0BA0"/>
    <w:rsid w:val="00DE22EC"/>
    <w:rsid w:val="00DE2622"/>
    <w:rsid w:val="00DE3996"/>
    <w:rsid w:val="00DE3A17"/>
    <w:rsid w:val="00DE4209"/>
    <w:rsid w:val="00DE42B6"/>
    <w:rsid w:val="00DE45A9"/>
    <w:rsid w:val="00DE4C6B"/>
    <w:rsid w:val="00DE71CF"/>
    <w:rsid w:val="00DF0527"/>
    <w:rsid w:val="00DF1E51"/>
    <w:rsid w:val="00DF21C4"/>
    <w:rsid w:val="00DF23D0"/>
    <w:rsid w:val="00DF35BE"/>
    <w:rsid w:val="00DF45CF"/>
    <w:rsid w:val="00DF518A"/>
    <w:rsid w:val="00DF7B3C"/>
    <w:rsid w:val="00E0012E"/>
    <w:rsid w:val="00E001F1"/>
    <w:rsid w:val="00E01C43"/>
    <w:rsid w:val="00E028CE"/>
    <w:rsid w:val="00E039BB"/>
    <w:rsid w:val="00E057E4"/>
    <w:rsid w:val="00E06AE6"/>
    <w:rsid w:val="00E06E45"/>
    <w:rsid w:val="00E074B5"/>
    <w:rsid w:val="00E07FE7"/>
    <w:rsid w:val="00E10800"/>
    <w:rsid w:val="00E132B9"/>
    <w:rsid w:val="00E136FD"/>
    <w:rsid w:val="00E13D35"/>
    <w:rsid w:val="00E15450"/>
    <w:rsid w:val="00E15D09"/>
    <w:rsid w:val="00E165AF"/>
    <w:rsid w:val="00E17FF1"/>
    <w:rsid w:val="00E2141A"/>
    <w:rsid w:val="00E21C22"/>
    <w:rsid w:val="00E21EEC"/>
    <w:rsid w:val="00E232D2"/>
    <w:rsid w:val="00E24962"/>
    <w:rsid w:val="00E2596E"/>
    <w:rsid w:val="00E265AE"/>
    <w:rsid w:val="00E2782A"/>
    <w:rsid w:val="00E27934"/>
    <w:rsid w:val="00E27F53"/>
    <w:rsid w:val="00E30548"/>
    <w:rsid w:val="00E30C31"/>
    <w:rsid w:val="00E30EB8"/>
    <w:rsid w:val="00E312A8"/>
    <w:rsid w:val="00E325CD"/>
    <w:rsid w:val="00E33304"/>
    <w:rsid w:val="00E35071"/>
    <w:rsid w:val="00E36CBE"/>
    <w:rsid w:val="00E36EF7"/>
    <w:rsid w:val="00E37437"/>
    <w:rsid w:val="00E37944"/>
    <w:rsid w:val="00E37FEA"/>
    <w:rsid w:val="00E42D37"/>
    <w:rsid w:val="00E42DD9"/>
    <w:rsid w:val="00E43A5D"/>
    <w:rsid w:val="00E43ABA"/>
    <w:rsid w:val="00E43CB3"/>
    <w:rsid w:val="00E43FEA"/>
    <w:rsid w:val="00E441C5"/>
    <w:rsid w:val="00E44309"/>
    <w:rsid w:val="00E444A2"/>
    <w:rsid w:val="00E44AE3"/>
    <w:rsid w:val="00E455D5"/>
    <w:rsid w:val="00E474D9"/>
    <w:rsid w:val="00E477A1"/>
    <w:rsid w:val="00E507B7"/>
    <w:rsid w:val="00E509FB"/>
    <w:rsid w:val="00E50B5B"/>
    <w:rsid w:val="00E50D11"/>
    <w:rsid w:val="00E5159B"/>
    <w:rsid w:val="00E5202D"/>
    <w:rsid w:val="00E52CD4"/>
    <w:rsid w:val="00E530B6"/>
    <w:rsid w:val="00E53924"/>
    <w:rsid w:val="00E53E38"/>
    <w:rsid w:val="00E54049"/>
    <w:rsid w:val="00E55973"/>
    <w:rsid w:val="00E560D2"/>
    <w:rsid w:val="00E560F0"/>
    <w:rsid w:val="00E5615A"/>
    <w:rsid w:val="00E5685C"/>
    <w:rsid w:val="00E570A8"/>
    <w:rsid w:val="00E577B7"/>
    <w:rsid w:val="00E57E2D"/>
    <w:rsid w:val="00E60100"/>
    <w:rsid w:val="00E60EDB"/>
    <w:rsid w:val="00E6149C"/>
    <w:rsid w:val="00E61807"/>
    <w:rsid w:val="00E61BD7"/>
    <w:rsid w:val="00E6255E"/>
    <w:rsid w:val="00E65969"/>
    <w:rsid w:val="00E65B4F"/>
    <w:rsid w:val="00E66463"/>
    <w:rsid w:val="00E665D7"/>
    <w:rsid w:val="00E666D5"/>
    <w:rsid w:val="00E666F2"/>
    <w:rsid w:val="00E667E3"/>
    <w:rsid w:val="00E6696D"/>
    <w:rsid w:val="00E67620"/>
    <w:rsid w:val="00E67719"/>
    <w:rsid w:val="00E67E6F"/>
    <w:rsid w:val="00E70C2E"/>
    <w:rsid w:val="00E71377"/>
    <w:rsid w:val="00E72171"/>
    <w:rsid w:val="00E7220B"/>
    <w:rsid w:val="00E72C2F"/>
    <w:rsid w:val="00E73310"/>
    <w:rsid w:val="00E733BA"/>
    <w:rsid w:val="00E7344C"/>
    <w:rsid w:val="00E7360E"/>
    <w:rsid w:val="00E73E86"/>
    <w:rsid w:val="00E74CFD"/>
    <w:rsid w:val="00E754DF"/>
    <w:rsid w:val="00E75830"/>
    <w:rsid w:val="00E7770D"/>
    <w:rsid w:val="00E77C0F"/>
    <w:rsid w:val="00E80229"/>
    <w:rsid w:val="00E8048F"/>
    <w:rsid w:val="00E8085A"/>
    <w:rsid w:val="00E82997"/>
    <w:rsid w:val="00E82DE4"/>
    <w:rsid w:val="00E82F7C"/>
    <w:rsid w:val="00E838EF"/>
    <w:rsid w:val="00E83B7A"/>
    <w:rsid w:val="00E842D4"/>
    <w:rsid w:val="00E84D80"/>
    <w:rsid w:val="00E85116"/>
    <w:rsid w:val="00E85635"/>
    <w:rsid w:val="00E85C63"/>
    <w:rsid w:val="00E86303"/>
    <w:rsid w:val="00E87293"/>
    <w:rsid w:val="00E87D0D"/>
    <w:rsid w:val="00E87FE0"/>
    <w:rsid w:val="00E91240"/>
    <w:rsid w:val="00E924B4"/>
    <w:rsid w:val="00E92500"/>
    <w:rsid w:val="00E930F0"/>
    <w:rsid w:val="00E9355B"/>
    <w:rsid w:val="00E93D02"/>
    <w:rsid w:val="00E94087"/>
    <w:rsid w:val="00E94BC2"/>
    <w:rsid w:val="00E94E79"/>
    <w:rsid w:val="00E959B4"/>
    <w:rsid w:val="00E9612F"/>
    <w:rsid w:val="00E961F1"/>
    <w:rsid w:val="00E970A1"/>
    <w:rsid w:val="00EA0050"/>
    <w:rsid w:val="00EA0634"/>
    <w:rsid w:val="00EA07D8"/>
    <w:rsid w:val="00EA1094"/>
    <w:rsid w:val="00EA2834"/>
    <w:rsid w:val="00EA32A8"/>
    <w:rsid w:val="00EA3341"/>
    <w:rsid w:val="00EA3C76"/>
    <w:rsid w:val="00EA3D38"/>
    <w:rsid w:val="00EA3E20"/>
    <w:rsid w:val="00EA3EF5"/>
    <w:rsid w:val="00EA4994"/>
    <w:rsid w:val="00EA4C73"/>
    <w:rsid w:val="00EA4F29"/>
    <w:rsid w:val="00EA56F3"/>
    <w:rsid w:val="00EA6251"/>
    <w:rsid w:val="00EA64B5"/>
    <w:rsid w:val="00EB02A1"/>
    <w:rsid w:val="00EB0358"/>
    <w:rsid w:val="00EB082E"/>
    <w:rsid w:val="00EB0875"/>
    <w:rsid w:val="00EB2581"/>
    <w:rsid w:val="00EB3ED3"/>
    <w:rsid w:val="00EB4FE2"/>
    <w:rsid w:val="00EB5B79"/>
    <w:rsid w:val="00EB5E66"/>
    <w:rsid w:val="00EB7AB3"/>
    <w:rsid w:val="00EC02DB"/>
    <w:rsid w:val="00EC0724"/>
    <w:rsid w:val="00EC0F46"/>
    <w:rsid w:val="00EC20A9"/>
    <w:rsid w:val="00EC314F"/>
    <w:rsid w:val="00EC352D"/>
    <w:rsid w:val="00EC3543"/>
    <w:rsid w:val="00EC3CDE"/>
    <w:rsid w:val="00EC42F1"/>
    <w:rsid w:val="00EC5477"/>
    <w:rsid w:val="00EC547D"/>
    <w:rsid w:val="00EC5534"/>
    <w:rsid w:val="00EC66DF"/>
    <w:rsid w:val="00EC7104"/>
    <w:rsid w:val="00EC7574"/>
    <w:rsid w:val="00ED03D4"/>
    <w:rsid w:val="00ED1A1D"/>
    <w:rsid w:val="00ED326C"/>
    <w:rsid w:val="00ED4569"/>
    <w:rsid w:val="00ED4ED4"/>
    <w:rsid w:val="00ED4F52"/>
    <w:rsid w:val="00ED4FE7"/>
    <w:rsid w:val="00ED66AB"/>
    <w:rsid w:val="00ED6881"/>
    <w:rsid w:val="00ED7FDF"/>
    <w:rsid w:val="00EE1E72"/>
    <w:rsid w:val="00EE1F6D"/>
    <w:rsid w:val="00EE2898"/>
    <w:rsid w:val="00EE4C2F"/>
    <w:rsid w:val="00EE4F5F"/>
    <w:rsid w:val="00EE62C7"/>
    <w:rsid w:val="00EE633B"/>
    <w:rsid w:val="00EE6816"/>
    <w:rsid w:val="00EE6E78"/>
    <w:rsid w:val="00EE7109"/>
    <w:rsid w:val="00EE7516"/>
    <w:rsid w:val="00EF00A8"/>
    <w:rsid w:val="00EF0EC9"/>
    <w:rsid w:val="00EF23D0"/>
    <w:rsid w:val="00EF30D9"/>
    <w:rsid w:val="00EF40E8"/>
    <w:rsid w:val="00EF5EC0"/>
    <w:rsid w:val="00EF6955"/>
    <w:rsid w:val="00EF69F2"/>
    <w:rsid w:val="00EF7E55"/>
    <w:rsid w:val="00EF7FFD"/>
    <w:rsid w:val="00F003D8"/>
    <w:rsid w:val="00F00908"/>
    <w:rsid w:val="00F00ECE"/>
    <w:rsid w:val="00F01181"/>
    <w:rsid w:val="00F021E4"/>
    <w:rsid w:val="00F027B5"/>
    <w:rsid w:val="00F02876"/>
    <w:rsid w:val="00F03457"/>
    <w:rsid w:val="00F043B4"/>
    <w:rsid w:val="00F044DB"/>
    <w:rsid w:val="00F04DD5"/>
    <w:rsid w:val="00F07255"/>
    <w:rsid w:val="00F1166B"/>
    <w:rsid w:val="00F11817"/>
    <w:rsid w:val="00F11B0F"/>
    <w:rsid w:val="00F12B84"/>
    <w:rsid w:val="00F13044"/>
    <w:rsid w:val="00F13E3C"/>
    <w:rsid w:val="00F1429A"/>
    <w:rsid w:val="00F15D22"/>
    <w:rsid w:val="00F15EDE"/>
    <w:rsid w:val="00F16FC2"/>
    <w:rsid w:val="00F17137"/>
    <w:rsid w:val="00F17618"/>
    <w:rsid w:val="00F17C6D"/>
    <w:rsid w:val="00F17CB4"/>
    <w:rsid w:val="00F20468"/>
    <w:rsid w:val="00F2160B"/>
    <w:rsid w:val="00F2274A"/>
    <w:rsid w:val="00F2298A"/>
    <w:rsid w:val="00F22A2B"/>
    <w:rsid w:val="00F23256"/>
    <w:rsid w:val="00F238CB"/>
    <w:rsid w:val="00F23E4C"/>
    <w:rsid w:val="00F24D6E"/>
    <w:rsid w:val="00F24EA6"/>
    <w:rsid w:val="00F25006"/>
    <w:rsid w:val="00F2631C"/>
    <w:rsid w:val="00F27161"/>
    <w:rsid w:val="00F271CE"/>
    <w:rsid w:val="00F279AA"/>
    <w:rsid w:val="00F325AB"/>
    <w:rsid w:val="00F341CE"/>
    <w:rsid w:val="00F350FF"/>
    <w:rsid w:val="00F35576"/>
    <w:rsid w:val="00F35AC3"/>
    <w:rsid w:val="00F37A63"/>
    <w:rsid w:val="00F37DF3"/>
    <w:rsid w:val="00F4228F"/>
    <w:rsid w:val="00F42ED9"/>
    <w:rsid w:val="00F42F31"/>
    <w:rsid w:val="00F431F6"/>
    <w:rsid w:val="00F43583"/>
    <w:rsid w:val="00F43DF7"/>
    <w:rsid w:val="00F44316"/>
    <w:rsid w:val="00F45875"/>
    <w:rsid w:val="00F45E6C"/>
    <w:rsid w:val="00F46A63"/>
    <w:rsid w:val="00F46DF8"/>
    <w:rsid w:val="00F47425"/>
    <w:rsid w:val="00F518C3"/>
    <w:rsid w:val="00F519C7"/>
    <w:rsid w:val="00F519EA"/>
    <w:rsid w:val="00F528D7"/>
    <w:rsid w:val="00F52B93"/>
    <w:rsid w:val="00F5307C"/>
    <w:rsid w:val="00F536AD"/>
    <w:rsid w:val="00F55512"/>
    <w:rsid w:val="00F55A4F"/>
    <w:rsid w:val="00F563A7"/>
    <w:rsid w:val="00F56C45"/>
    <w:rsid w:val="00F5773B"/>
    <w:rsid w:val="00F57B2C"/>
    <w:rsid w:val="00F61622"/>
    <w:rsid w:val="00F6229A"/>
    <w:rsid w:val="00F62378"/>
    <w:rsid w:val="00F63001"/>
    <w:rsid w:val="00F6334E"/>
    <w:rsid w:val="00F633E8"/>
    <w:rsid w:val="00F6397A"/>
    <w:rsid w:val="00F63C7B"/>
    <w:rsid w:val="00F64247"/>
    <w:rsid w:val="00F64A3E"/>
    <w:rsid w:val="00F66ED8"/>
    <w:rsid w:val="00F67A1C"/>
    <w:rsid w:val="00F70A09"/>
    <w:rsid w:val="00F71211"/>
    <w:rsid w:val="00F71976"/>
    <w:rsid w:val="00F72099"/>
    <w:rsid w:val="00F72B8D"/>
    <w:rsid w:val="00F73B9D"/>
    <w:rsid w:val="00F75733"/>
    <w:rsid w:val="00F778A6"/>
    <w:rsid w:val="00F7795A"/>
    <w:rsid w:val="00F813F1"/>
    <w:rsid w:val="00F83906"/>
    <w:rsid w:val="00F83C8E"/>
    <w:rsid w:val="00F851FD"/>
    <w:rsid w:val="00F85D85"/>
    <w:rsid w:val="00F85DA6"/>
    <w:rsid w:val="00F868F5"/>
    <w:rsid w:val="00F904D3"/>
    <w:rsid w:val="00F929BC"/>
    <w:rsid w:val="00F93F8A"/>
    <w:rsid w:val="00F9564C"/>
    <w:rsid w:val="00F96CE9"/>
    <w:rsid w:val="00FA0795"/>
    <w:rsid w:val="00FA16F0"/>
    <w:rsid w:val="00FA17CD"/>
    <w:rsid w:val="00FA272B"/>
    <w:rsid w:val="00FA28CD"/>
    <w:rsid w:val="00FA349A"/>
    <w:rsid w:val="00FA3FF2"/>
    <w:rsid w:val="00FA473F"/>
    <w:rsid w:val="00FA4CCD"/>
    <w:rsid w:val="00FA63BB"/>
    <w:rsid w:val="00FA7F62"/>
    <w:rsid w:val="00FB0D0F"/>
    <w:rsid w:val="00FB22E4"/>
    <w:rsid w:val="00FB2C9E"/>
    <w:rsid w:val="00FB66E2"/>
    <w:rsid w:val="00FB75BB"/>
    <w:rsid w:val="00FC0F4C"/>
    <w:rsid w:val="00FC21DB"/>
    <w:rsid w:val="00FC3905"/>
    <w:rsid w:val="00FC451E"/>
    <w:rsid w:val="00FC4567"/>
    <w:rsid w:val="00FC49E3"/>
    <w:rsid w:val="00FC4A2C"/>
    <w:rsid w:val="00FC52B7"/>
    <w:rsid w:val="00FC6DB3"/>
    <w:rsid w:val="00FC7B5B"/>
    <w:rsid w:val="00FC7C68"/>
    <w:rsid w:val="00FC7DAF"/>
    <w:rsid w:val="00FD0FA1"/>
    <w:rsid w:val="00FD178A"/>
    <w:rsid w:val="00FD3EA9"/>
    <w:rsid w:val="00FD417C"/>
    <w:rsid w:val="00FD67C4"/>
    <w:rsid w:val="00FD6ACD"/>
    <w:rsid w:val="00FD6F91"/>
    <w:rsid w:val="00FE022E"/>
    <w:rsid w:val="00FE07D9"/>
    <w:rsid w:val="00FE16A5"/>
    <w:rsid w:val="00FE171E"/>
    <w:rsid w:val="00FE2099"/>
    <w:rsid w:val="00FE2E0C"/>
    <w:rsid w:val="00FE3E26"/>
    <w:rsid w:val="00FE3F10"/>
    <w:rsid w:val="00FE4AF3"/>
    <w:rsid w:val="00FE4B5D"/>
    <w:rsid w:val="00FE545A"/>
    <w:rsid w:val="00FE6526"/>
    <w:rsid w:val="00FF07E0"/>
    <w:rsid w:val="00FF243A"/>
    <w:rsid w:val="00FF2AAD"/>
    <w:rsid w:val="00FF2CE4"/>
    <w:rsid w:val="00FF4114"/>
    <w:rsid w:val="00FF516E"/>
    <w:rsid w:val="00FF5C32"/>
    <w:rsid w:val="00FF60A6"/>
    <w:rsid w:val="00FF6966"/>
    <w:rsid w:val="00FF6A02"/>
    <w:rsid w:val="00FF73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FE9C"/>
  <w15:chartTrackingRefBased/>
  <w15:docId w15:val="{EE5B9D24-E3D8-4330-9638-C8FC1CDC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6C6"/>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53243F"/>
    <w:pPr>
      <w:keepNext/>
      <w:keepLines/>
      <w:spacing w:before="240" w:line="360" w:lineRule="auto"/>
      <w:ind w:left="360" w:hanging="360"/>
      <w:outlineLvl w:val="0"/>
    </w:pPr>
    <w:rPr>
      <w:rFonts w:eastAsiaTheme="majorEastAsia" w:cstheme="majorBidi"/>
      <w:color w:val="000000" w:themeColor="text1"/>
      <w:szCs w:val="44"/>
    </w:rPr>
  </w:style>
  <w:style w:type="paragraph" w:styleId="Heading2">
    <w:name w:val="heading 2"/>
    <w:basedOn w:val="Normal"/>
    <w:next w:val="Normal"/>
    <w:link w:val="Heading2Char"/>
    <w:uiPriority w:val="9"/>
    <w:unhideWhenUsed/>
    <w:qFormat/>
    <w:rsid w:val="004612E5"/>
    <w:pPr>
      <w:keepNext/>
      <w:keepLines/>
      <w:numPr>
        <w:ilvl w:val="1"/>
        <w:numId w:val="14"/>
      </w:numPr>
      <w:spacing w:before="160" w:after="80"/>
      <w:ind w:left="432"/>
      <w:outlineLvl w:val="1"/>
    </w:pPr>
    <w:rPr>
      <w:rFonts w:eastAsiaTheme="majorEastAsia" w:cstheme="majorBidi"/>
      <w:i/>
      <w:color w:val="000000" w:themeColor="text1"/>
      <w:szCs w:val="32"/>
    </w:rPr>
  </w:style>
  <w:style w:type="paragraph" w:styleId="Heading3">
    <w:name w:val="heading 3"/>
    <w:basedOn w:val="Normal"/>
    <w:next w:val="Normal"/>
    <w:link w:val="Heading3Char"/>
    <w:autoRedefine/>
    <w:uiPriority w:val="9"/>
    <w:unhideWhenUsed/>
    <w:qFormat/>
    <w:rsid w:val="00DC6A81"/>
    <w:pPr>
      <w:keepNext/>
      <w:keepLines/>
      <w:numPr>
        <w:numId w:val="4"/>
      </w:numPr>
      <w:spacing w:before="160" w:after="80"/>
      <w:jc w:val="center"/>
      <w:outlineLvl w:val="2"/>
    </w:pPr>
    <w:rPr>
      <w:rFonts w:ascii="Cambria Math" w:eastAsiaTheme="majorEastAsia" w:hAnsi="Cambria Math" w:cstheme="majorBidi"/>
      <w:i/>
      <w:color w:val="000000" w:themeColor="text1"/>
      <w:szCs w:val="28"/>
    </w:rPr>
  </w:style>
  <w:style w:type="paragraph" w:styleId="Heading4">
    <w:name w:val="heading 4"/>
    <w:basedOn w:val="Normal"/>
    <w:next w:val="Normal"/>
    <w:link w:val="Heading4Char"/>
    <w:uiPriority w:val="9"/>
    <w:semiHidden/>
    <w:unhideWhenUsed/>
    <w:qFormat/>
    <w:rsid w:val="00EC7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1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1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1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1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43F"/>
    <w:rPr>
      <w:rFonts w:ascii="Times New Roman" w:eastAsiaTheme="majorEastAsia" w:hAnsi="Times New Roman" w:cstheme="majorBidi"/>
      <w:color w:val="000000" w:themeColor="text1"/>
      <w:szCs w:val="44"/>
    </w:rPr>
  </w:style>
  <w:style w:type="character" w:customStyle="1" w:styleId="Heading2Char">
    <w:name w:val="Heading 2 Char"/>
    <w:basedOn w:val="DefaultParagraphFont"/>
    <w:link w:val="Heading2"/>
    <w:uiPriority w:val="9"/>
    <w:rsid w:val="004612E5"/>
    <w:rPr>
      <w:rFonts w:ascii="Times New Roman" w:eastAsiaTheme="majorEastAsia" w:hAnsi="Times New Roman" w:cstheme="majorBidi"/>
      <w:i/>
      <w:color w:val="000000" w:themeColor="text1"/>
      <w:szCs w:val="32"/>
    </w:rPr>
  </w:style>
  <w:style w:type="character" w:customStyle="1" w:styleId="Heading3Char">
    <w:name w:val="Heading 3 Char"/>
    <w:basedOn w:val="DefaultParagraphFont"/>
    <w:link w:val="Heading3"/>
    <w:uiPriority w:val="9"/>
    <w:rsid w:val="00DC6A81"/>
    <w:rPr>
      <w:rFonts w:ascii="Cambria Math" w:eastAsiaTheme="majorEastAsia" w:hAnsi="Cambria Math" w:cstheme="majorBidi"/>
      <w:i/>
      <w:color w:val="000000" w:themeColor="text1"/>
      <w:szCs w:val="28"/>
    </w:rPr>
  </w:style>
  <w:style w:type="character" w:customStyle="1" w:styleId="Heading4Char">
    <w:name w:val="Heading 4 Char"/>
    <w:basedOn w:val="DefaultParagraphFont"/>
    <w:link w:val="Heading4"/>
    <w:uiPriority w:val="9"/>
    <w:semiHidden/>
    <w:rsid w:val="00EC7104"/>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EC7104"/>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EC7104"/>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EC7104"/>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EC7104"/>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EC7104"/>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EC71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1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1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7104"/>
    <w:rPr>
      <w:i/>
      <w:iCs/>
      <w:color w:val="404040" w:themeColor="text1" w:themeTint="BF"/>
      <w:sz w:val="20"/>
    </w:rPr>
  </w:style>
  <w:style w:type="paragraph" w:styleId="ListParagraph">
    <w:name w:val="List Paragraph"/>
    <w:basedOn w:val="Normal"/>
    <w:uiPriority w:val="34"/>
    <w:qFormat/>
    <w:rsid w:val="00EC7104"/>
    <w:pPr>
      <w:ind w:left="720"/>
      <w:contextualSpacing/>
    </w:pPr>
  </w:style>
  <w:style w:type="character" w:styleId="IntenseEmphasis">
    <w:name w:val="Intense Emphasis"/>
    <w:basedOn w:val="DefaultParagraphFont"/>
    <w:uiPriority w:val="21"/>
    <w:qFormat/>
    <w:rsid w:val="00EC7104"/>
    <w:rPr>
      <w:i/>
      <w:iCs/>
      <w:color w:val="0F4761" w:themeColor="accent1" w:themeShade="BF"/>
    </w:rPr>
  </w:style>
  <w:style w:type="paragraph" w:styleId="IntenseQuote">
    <w:name w:val="Intense Quote"/>
    <w:basedOn w:val="Normal"/>
    <w:next w:val="Normal"/>
    <w:link w:val="IntenseQuoteChar"/>
    <w:uiPriority w:val="30"/>
    <w:qFormat/>
    <w:rsid w:val="00EC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104"/>
    <w:rPr>
      <w:i/>
      <w:iCs/>
      <w:color w:val="0F4761" w:themeColor="accent1" w:themeShade="BF"/>
      <w:sz w:val="20"/>
    </w:rPr>
  </w:style>
  <w:style w:type="character" w:styleId="IntenseReference">
    <w:name w:val="Intense Reference"/>
    <w:basedOn w:val="DefaultParagraphFont"/>
    <w:uiPriority w:val="32"/>
    <w:qFormat/>
    <w:rsid w:val="00EC7104"/>
    <w:rPr>
      <w:b/>
      <w:bCs/>
      <w:smallCaps/>
      <w:color w:val="0F4761" w:themeColor="accent1" w:themeShade="BF"/>
      <w:spacing w:val="5"/>
    </w:rPr>
  </w:style>
  <w:style w:type="paragraph" w:customStyle="1" w:styleId="TAMainText">
    <w:name w:val="TA_Main_Text"/>
    <w:basedOn w:val="Normal"/>
    <w:rsid w:val="00EC7104"/>
    <w:pPr>
      <w:spacing w:line="480" w:lineRule="auto"/>
      <w:ind w:firstLine="202"/>
      <w:jc w:val="both"/>
    </w:pPr>
    <w:rPr>
      <w:rFonts w:ascii="Times" w:hAnsi="Times"/>
      <w:szCs w:val="20"/>
    </w:rPr>
  </w:style>
  <w:style w:type="paragraph" w:styleId="Caption">
    <w:name w:val="caption"/>
    <w:basedOn w:val="Normal"/>
    <w:next w:val="Normal"/>
    <w:uiPriority w:val="35"/>
    <w:unhideWhenUsed/>
    <w:qFormat/>
    <w:rsid w:val="004A0128"/>
    <w:pPr>
      <w:spacing w:after="200"/>
    </w:pPr>
    <w:rPr>
      <w:i/>
      <w:iCs/>
      <w:color w:val="0E2841" w:themeColor="text2"/>
      <w:sz w:val="18"/>
      <w:szCs w:val="18"/>
    </w:rPr>
  </w:style>
  <w:style w:type="character" w:styleId="PlaceholderText">
    <w:name w:val="Placeholder Text"/>
    <w:basedOn w:val="DefaultParagraphFont"/>
    <w:uiPriority w:val="99"/>
    <w:semiHidden/>
    <w:rsid w:val="00700884"/>
    <w:rPr>
      <w:color w:val="666666"/>
    </w:rPr>
  </w:style>
  <w:style w:type="character" w:styleId="Hyperlink">
    <w:name w:val="Hyperlink"/>
    <w:basedOn w:val="DefaultParagraphFont"/>
    <w:uiPriority w:val="99"/>
    <w:unhideWhenUsed/>
    <w:rsid w:val="001F14A7"/>
    <w:rPr>
      <w:color w:val="467886" w:themeColor="hyperlink"/>
      <w:u w:val="single"/>
    </w:rPr>
  </w:style>
  <w:style w:type="character" w:styleId="UnresolvedMention">
    <w:name w:val="Unresolved Mention"/>
    <w:basedOn w:val="DefaultParagraphFont"/>
    <w:uiPriority w:val="99"/>
    <w:semiHidden/>
    <w:unhideWhenUsed/>
    <w:rsid w:val="001F14A7"/>
    <w:rPr>
      <w:color w:val="605E5C"/>
      <w:shd w:val="clear" w:color="auto" w:fill="E1DFDD"/>
    </w:rPr>
  </w:style>
  <w:style w:type="table" w:styleId="TableGrid">
    <w:name w:val="Table Grid"/>
    <w:basedOn w:val="TableNormal"/>
    <w:uiPriority w:val="59"/>
    <w:rsid w:val="002A2F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B834A1"/>
    <w:pPr>
      <w:spacing w:before="100" w:beforeAutospacing="1" w:after="100" w:afterAutospacing="1"/>
    </w:pPr>
  </w:style>
  <w:style w:type="paragraph" w:customStyle="1" w:styleId="p3">
    <w:name w:val="p3"/>
    <w:basedOn w:val="Normal"/>
    <w:rsid w:val="00B834A1"/>
    <w:pPr>
      <w:spacing w:before="100" w:beforeAutospacing="1" w:after="100" w:afterAutospacing="1"/>
    </w:pPr>
  </w:style>
  <w:style w:type="character" w:customStyle="1" w:styleId="s3">
    <w:name w:val="s3"/>
    <w:basedOn w:val="DefaultParagraphFont"/>
    <w:rsid w:val="00B834A1"/>
  </w:style>
  <w:style w:type="paragraph" w:styleId="Bibliography">
    <w:name w:val="Bibliography"/>
    <w:basedOn w:val="Normal"/>
    <w:next w:val="Normal"/>
    <w:uiPriority w:val="37"/>
    <w:unhideWhenUsed/>
    <w:rsid w:val="007D76E6"/>
    <w:pPr>
      <w:tabs>
        <w:tab w:val="left" w:pos="500"/>
      </w:tabs>
      <w:ind w:left="504" w:hanging="504"/>
    </w:pPr>
  </w:style>
  <w:style w:type="character" w:customStyle="1" w:styleId="hlfld-title">
    <w:name w:val="hlfld-title"/>
    <w:basedOn w:val="DefaultParagraphFont"/>
    <w:rsid w:val="00315F0F"/>
  </w:style>
  <w:style w:type="paragraph" w:styleId="Revision">
    <w:name w:val="Revision"/>
    <w:hidden/>
    <w:uiPriority w:val="99"/>
    <w:semiHidden/>
    <w:rsid w:val="00422E33"/>
    <w:rPr>
      <w:rFonts w:ascii="Calibri Light" w:hAnsi="Calibri Light"/>
    </w:rPr>
  </w:style>
  <w:style w:type="paragraph" w:customStyle="1" w:styleId="p1">
    <w:name w:val="p1"/>
    <w:basedOn w:val="Normal"/>
    <w:rsid w:val="00C46D7C"/>
    <w:pPr>
      <w:spacing w:before="100" w:beforeAutospacing="1" w:after="100" w:afterAutospacing="1"/>
    </w:pPr>
  </w:style>
  <w:style w:type="character" w:customStyle="1" w:styleId="s1">
    <w:name w:val="s1"/>
    <w:basedOn w:val="DefaultParagraphFont"/>
    <w:rsid w:val="00C46D7C"/>
  </w:style>
  <w:style w:type="character" w:customStyle="1" w:styleId="apple-converted-space">
    <w:name w:val="apple-converted-space"/>
    <w:basedOn w:val="DefaultParagraphFont"/>
    <w:rsid w:val="00C46D7C"/>
  </w:style>
  <w:style w:type="character" w:customStyle="1" w:styleId="s2">
    <w:name w:val="s2"/>
    <w:basedOn w:val="DefaultParagraphFont"/>
    <w:rsid w:val="00C46D7C"/>
  </w:style>
  <w:style w:type="table" w:styleId="PlainTable1">
    <w:name w:val="Plain Table 1"/>
    <w:basedOn w:val="TableNormal"/>
    <w:uiPriority w:val="41"/>
    <w:rsid w:val="003A7AE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3">
    <w:name w:val="List Bullet 3"/>
    <w:basedOn w:val="Normal"/>
    <w:uiPriority w:val="99"/>
    <w:unhideWhenUsed/>
    <w:rsid w:val="00BA7E59"/>
    <w:pPr>
      <w:numPr>
        <w:numId w:val="6"/>
      </w:numPr>
      <w:tabs>
        <w:tab w:val="clear" w:pos="1080"/>
      </w:tabs>
      <w:spacing w:after="200" w:line="276" w:lineRule="auto"/>
      <w:ind w:left="0" w:firstLine="0"/>
      <w:contextualSpacing/>
    </w:pPr>
    <w:rPr>
      <w:rFonts w:eastAsia="Calibri Light"/>
      <w:sz w:val="22"/>
      <w:szCs w:val="22"/>
    </w:rPr>
  </w:style>
  <w:style w:type="paragraph" w:styleId="NoSpacing">
    <w:name w:val="No Spacing"/>
    <w:uiPriority w:val="1"/>
    <w:qFormat/>
    <w:rsid w:val="00162123"/>
    <w:rPr>
      <w:rFonts w:ascii="Calibri Light" w:hAnsi="Calibri Light"/>
    </w:rPr>
  </w:style>
  <w:style w:type="character" w:styleId="CommentReference">
    <w:name w:val="annotation reference"/>
    <w:basedOn w:val="DefaultParagraphFont"/>
    <w:uiPriority w:val="99"/>
    <w:rsid w:val="000F3DF7"/>
    <w:rPr>
      <w:sz w:val="16"/>
      <w:szCs w:val="16"/>
    </w:r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 w:type="paragraph" w:styleId="CommentText">
    <w:name w:val="annotation text"/>
    <w:basedOn w:val="Normal"/>
    <w:link w:val="CommentTextChar"/>
    <w:uiPriority w:val="99"/>
    <w:rsid w:val="000F3DF7"/>
    <w:rPr>
      <w:sz w:val="20"/>
      <w:szCs w:val="20"/>
    </w:rPr>
  </w:style>
  <w:style w:type="character" w:customStyle="1" w:styleId="CommentTextChar">
    <w:name w:val="Comment Text Char"/>
    <w:basedOn w:val="DefaultParagraphFont"/>
    <w:link w:val="CommentText"/>
    <w:uiPriority w:val="99"/>
    <w:rsid w:val="000F3DF7"/>
    <w:rPr>
      <w:sz w:val="20"/>
      <w:szCs w:val="20"/>
    </w:rPr>
  </w:style>
  <w:style w:type="paragraph" w:styleId="Footer">
    <w:name w:val="footer"/>
    <w:basedOn w:val="Normal"/>
    <w:link w:val="FooterChar"/>
    <w:uiPriority w:val="99"/>
    <w:unhideWhenUsed/>
    <w:rsid w:val="00146A0E"/>
    <w:pPr>
      <w:tabs>
        <w:tab w:val="center" w:pos="4680"/>
        <w:tab w:val="right" w:pos="9360"/>
      </w:tabs>
    </w:pPr>
  </w:style>
  <w:style w:type="character" w:customStyle="1" w:styleId="FooterChar">
    <w:name w:val="Footer Char"/>
    <w:basedOn w:val="DefaultParagraphFont"/>
    <w:link w:val="Footer"/>
    <w:uiPriority w:val="99"/>
    <w:rsid w:val="00146A0E"/>
    <w:rPr>
      <w:rFonts w:ascii="Calibri Light" w:hAnsi="Calibri Light"/>
    </w:rPr>
  </w:style>
  <w:style w:type="character" w:styleId="PageNumber">
    <w:name w:val="page number"/>
    <w:basedOn w:val="DefaultParagraphFont"/>
    <w:uiPriority w:val="99"/>
    <w:semiHidden/>
    <w:unhideWhenUsed/>
    <w:rsid w:val="00146A0E"/>
  </w:style>
  <w:style w:type="paragraph" w:styleId="CommentSubject">
    <w:name w:val="annotation subject"/>
    <w:basedOn w:val="CommentText"/>
    <w:next w:val="CommentText"/>
    <w:link w:val="CommentSubjectChar"/>
    <w:uiPriority w:val="99"/>
    <w:semiHidden/>
    <w:unhideWhenUsed/>
    <w:rsid w:val="00146A0E"/>
    <w:rPr>
      <w:b/>
      <w:bCs/>
    </w:rPr>
  </w:style>
  <w:style w:type="character" w:customStyle="1" w:styleId="CommentSubjectChar">
    <w:name w:val="Comment Subject Char"/>
    <w:basedOn w:val="CommentTextChar"/>
    <w:link w:val="CommentSubject"/>
    <w:uiPriority w:val="99"/>
    <w:semiHidden/>
    <w:rsid w:val="00146A0E"/>
    <w:rPr>
      <w:rFonts w:ascii="Calibri Light" w:hAnsi="Calibri Light"/>
      <w:b/>
      <w:bCs/>
      <w:sz w:val="20"/>
      <w:szCs w:val="20"/>
    </w:rPr>
  </w:style>
  <w:style w:type="paragraph" w:customStyle="1" w:styleId="Compact">
    <w:name w:val="Compact"/>
    <w:basedOn w:val="BodyText"/>
    <w:qFormat/>
    <w:rsid w:val="00572765"/>
    <w:pPr>
      <w:spacing w:before="36" w:after="36"/>
    </w:pPr>
    <w:rPr>
      <w:rFonts w:asciiTheme="minorHAnsi" w:hAnsiTheme="minorHAnsi"/>
    </w:rPr>
  </w:style>
  <w:style w:type="table" w:customStyle="1" w:styleId="Table">
    <w:name w:val="Table"/>
    <w:semiHidden/>
    <w:unhideWhenUsed/>
    <w:qFormat/>
    <w:rsid w:val="00572765"/>
    <w:pPr>
      <w:spacing w:after="200"/>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72765"/>
    <w:pPr>
      <w:spacing w:after="120"/>
    </w:pPr>
  </w:style>
  <w:style w:type="character" w:customStyle="1" w:styleId="BodyTextChar">
    <w:name w:val="Body Text Char"/>
    <w:basedOn w:val="DefaultParagraphFont"/>
    <w:link w:val="BodyText"/>
    <w:uiPriority w:val="99"/>
    <w:semiHidden/>
    <w:rsid w:val="00572765"/>
    <w:rPr>
      <w:rFonts w:ascii="Times New Roman" w:hAnsi="Times New Roman"/>
    </w:rPr>
  </w:style>
  <w:style w:type="paragraph" w:styleId="Header">
    <w:name w:val="header"/>
    <w:basedOn w:val="Normal"/>
    <w:link w:val="HeaderChar"/>
    <w:uiPriority w:val="99"/>
    <w:unhideWhenUsed/>
    <w:rsid w:val="004A6E9C"/>
    <w:pPr>
      <w:tabs>
        <w:tab w:val="center" w:pos="4680"/>
        <w:tab w:val="right" w:pos="9360"/>
      </w:tabs>
    </w:pPr>
  </w:style>
  <w:style w:type="character" w:customStyle="1" w:styleId="HeaderChar">
    <w:name w:val="Header Char"/>
    <w:basedOn w:val="DefaultParagraphFont"/>
    <w:link w:val="Header"/>
    <w:uiPriority w:val="99"/>
    <w:rsid w:val="004A6E9C"/>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754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chart" Target="charts/chart3.xml"/><Relationship Id="rId25"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6.png"/><Relationship Id="rId28"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chart" Target="charts/chart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chart" Target="charts/chart1.xml"/><Relationship Id="rId22" Type="http://schemas.openxmlformats.org/officeDocument/2006/relationships/chart" Target="charts/chart6.xml"/><Relationship Id="rId27" Type="http://schemas.openxmlformats.org/officeDocument/2006/relationships/footer" Target="footer1.xml"/><Relationship Id="rId30"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26bd601bb6ac916/Documents/Lit%20Rev%20Berkeley%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e26bd601bb6ac916/Documents/Lit%20Rev%20Berkeley%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26bd601bb6ac916/Documents/Projects/Paper_1/Lit%20Rev%20Berkeley%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e26bd601bb6ac916/Documents/Lit%20Rev%20Berkeley%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e26bd601bb6ac916/Documents/Projects/Paper_1/Lit%20Rev%20Berkele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e26bd601bb6ac916/Documents/Projects/Paper_1/Lit%20Rev%20Berkeley.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e26bd601bb6ac916/Documents/Projects/Paper_1/Lit%20Rev%20Berkeley.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04855230545665"/>
          <c:y val="8.7048764469597362E-2"/>
          <c:w val="0.81607225567392316"/>
          <c:h val="0.70741845860344865"/>
        </c:manualLayout>
      </c:layout>
      <c:scatterChart>
        <c:scatterStyle val="lineMarker"/>
        <c:varyColors val="0"/>
        <c:ser>
          <c:idx val="0"/>
          <c:order val="0"/>
          <c:spPr>
            <a:ln w="19050" cap="rnd">
              <a:noFill/>
              <a:round/>
            </a:ln>
            <a:effectLst/>
          </c:spPr>
          <c:marker>
            <c:symbol val="circle"/>
            <c:size val="9"/>
            <c:spPr>
              <a:solidFill>
                <a:schemeClr val="tx1"/>
              </a:solidFill>
              <a:ln w="44450">
                <a:noFill/>
              </a:ln>
              <a:effectLst/>
            </c:spPr>
          </c:marker>
          <c:dLbls>
            <c:dLbl>
              <c:idx val="0"/>
              <c:tx>
                <c:rich>
                  <a:bodyPr/>
                  <a:lstStyle/>
                  <a:p>
                    <a:r>
                      <a:rPr lang="en-US"/>
                      <a:t>M1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12C-F748-90E8-30D682F9880F}"/>
                </c:ext>
              </c:extLst>
            </c:dLbl>
            <c:dLbl>
              <c:idx val="1"/>
              <c:tx>
                <c:rich>
                  <a:bodyPr/>
                  <a:lstStyle/>
                  <a:p>
                    <a:r>
                      <a:rPr lang="en-US"/>
                      <a:t>M2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12C-F748-90E8-30D682F9880F}"/>
                </c:ext>
              </c:extLst>
            </c:dLbl>
            <c:dLbl>
              <c:idx val="2"/>
              <c:tx>
                <c:rich>
                  <a:bodyPr/>
                  <a:lstStyle/>
                  <a:p>
                    <a:r>
                      <a:rPr lang="en-US"/>
                      <a:t>M3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12C-F748-90E8-30D682F9880F}"/>
                </c:ext>
              </c:extLst>
            </c:dLbl>
            <c:dLbl>
              <c:idx val="3"/>
              <c:layout>
                <c:manualLayout>
                  <c:x val="8.2319886158191291E-17"/>
                  <c:y val="-1.4105982019315755E-2"/>
                </c:manualLayout>
              </c:layout>
              <c:tx>
                <c:rich>
                  <a:bodyPr/>
                  <a:lstStyle/>
                  <a:p>
                    <a:r>
                      <a:rPr lang="en-US"/>
                      <a:t>M4</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12C-F748-90E8-30D682F9880F}"/>
                </c:ext>
              </c:extLst>
            </c:dLbl>
            <c:dLbl>
              <c:idx val="4"/>
              <c:tx>
                <c:rich>
                  <a:bodyPr/>
                  <a:lstStyle/>
                  <a:p>
                    <a:r>
                      <a:rPr lang="en-US"/>
                      <a:t>M5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12C-F748-90E8-30D682F9880F}"/>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spPr>
              <a:ln w="19050" cap="rnd">
                <a:solidFill>
                  <a:schemeClr val="tx1"/>
                </a:solidFill>
                <a:prstDash val="sysDot"/>
              </a:ln>
              <a:effectLst/>
            </c:spPr>
            <c:trendlineType val="linear"/>
            <c:dispRSqr val="1"/>
            <c:dispEq val="0"/>
            <c:trendlineLbl>
              <c:layout>
                <c:manualLayout>
                  <c:x val="-0.53037824975515235"/>
                  <c:y val="-0.14100222571808219"/>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Benchmarking!$I$64:$I$68</c:f>
              <c:numCache>
                <c:formatCode>0.000</c:formatCode>
                <c:ptCount val="5"/>
                <c:pt idx="0">
                  <c:v>13.05199999957722</c:v>
                </c:pt>
                <c:pt idx="1">
                  <c:v>16.816999999773543</c:v>
                </c:pt>
                <c:pt idx="2">
                  <c:v>19.45249999996804</c:v>
                </c:pt>
                <c:pt idx="3">
                  <c:v>21.774249999813264</c:v>
                </c:pt>
                <c:pt idx="4">
                  <c:v>24.723499999500973</c:v>
                </c:pt>
              </c:numCache>
            </c:numRef>
          </c:xVal>
          <c:yVal>
            <c:numRef>
              <c:f>Benchmarking!$J$64:$J$68</c:f>
              <c:numCache>
                <c:formatCode>General</c:formatCode>
                <c:ptCount val="5"/>
                <c:pt idx="0">
                  <c:v>5039.7</c:v>
                </c:pt>
                <c:pt idx="1">
                  <c:v>2278.8000000000002</c:v>
                </c:pt>
                <c:pt idx="2">
                  <c:v>2691.5</c:v>
                </c:pt>
                <c:pt idx="3">
                  <c:v>1104.2</c:v>
                </c:pt>
                <c:pt idx="4">
                  <c:v>88.3</c:v>
                </c:pt>
              </c:numCache>
            </c:numRef>
          </c:yVal>
          <c:smooth val="0"/>
          <c:extLst>
            <c:ext xmlns:c16="http://schemas.microsoft.com/office/drawing/2014/chart" uri="{C3380CC4-5D6E-409C-BE32-E72D297353CC}">
              <c16:uniqueId val="{00000006-112C-F748-90E8-30D682F9880F}"/>
            </c:ext>
          </c:extLst>
        </c:ser>
        <c:dLbls>
          <c:showLegendKey val="0"/>
          <c:showVal val="0"/>
          <c:showCatName val="0"/>
          <c:showSerName val="0"/>
          <c:showPercent val="0"/>
          <c:showBubbleSize val="0"/>
        </c:dLbls>
        <c:axId val="6960863"/>
        <c:axId val="1419934255"/>
      </c:scatterChart>
      <c:valAx>
        <c:axId val="6960863"/>
        <c:scaling>
          <c:orientation val="minMax"/>
          <c:min val="12"/>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Calculated Zn-HCO</a:t>
                </a:r>
                <a:r>
                  <a:rPr lang="en-US" sz="1200" b="0" i="0" u="none" strike="noStrike" kern="1200" baseline="-25000">
                    <a:solidFill>
                      <a:sysClr val="windowText" lastClr="000000">
                        <a:lumMod val="65000"/>
                        <a:lumOff val="35000"/>
                      </a:sysClr>
                    </a:solidFill>
                    <a:latin typeface="Times New Roman" panose="02020603050405020304" pitchFamily="18" charset="0"/>
                    <a:cs typeface="Times New Roman" panose="02020603050405020304" pitchFamily="18" charset="0"/>
                  </a:rPr>
                  <a:t>3</a:t>
                </a:r>
                <a:r>
                  <a:rPr lang="en-US" sz="12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 Binding Energy (kcal/mol)</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out"/>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19934255"/>
        <c:crosses val="autoZero"/>
        <c:crossBetween val="midCat"/>
      </c:valAx>
      <c:valAx>
        <c:axId val="1419934255"/>
        <c:scaling>
          <c:orientation val="minMax"/>
        </c:scaling>
        <c:delete val="0"/>
        <c:axPos val="l"/>
        <c:title>
          <c:tx>
            <c:rich>
              <a:bodyPr rot="-5400000" spcFirstLastPara="1" vertOverflow="ellipsis" vert="horz" wrap="square" anchor="ctr" anchorCtr="1"/>
              <a:lstStyle/>
              <a:p>
                <a:pPr algn="ctr" rtl="0">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i="1"/>
                  <a:t>k</a:t>
                </a:r>
                <a:r>
                  <a:rPr lang="en-US" baseline="-25000"/>
                  <a:t>int</a:t>
                </a:r>
                <a:r>
                  <a:rPr lang="en-US"/>
                  <a:t> M</a:t>
                </a:r>
                <a:r>
                  <a:rPr lang="en-US" baseline="30000"/>
                  <a:t>-1</a:t>
                </a:r>
                <a:r>
                  <a:rPr lang="en-US"/>
                  <a:t>s</a:t>
                </a:r>
                <a:r>
                  <a:rPr lang="en-US" baseline="30000"/>
                  <a:t>-1</a:t>
                </a:r>
                <a:r>
                  <a:rPr lang="en-US" baseline="0"/>
                  <a:t> </a:t>
                </a:r>
                <a:r>
                  <a:rPr lang="en-US"/>
                  <a:t> [12]</a:t>
                </a:r>
              </a:p>
            </c:rich>
          </c:tx>
          <c:layout>
            <c:manualLayout>
              <c:xMode val="edge"/>
              <c:yMode val="edge"/>
              <c:x val="1.4294679824204732E-2"/>
              <c:y val="0.32083996906487905"/>
            </c:manualLayout>
          </c:layout>
          <c:overlay val="0"/>
          <c:spPr>
            <a:noFill/>
            <a:ln>
              <a:noFill/>
            </a:ln>
            <a:effectLst/>
          </c:spPr>
          <c:txPr>
            <a:bodyPr rot="-5400000" spcFirstLastPara="1" vertOverflow="ellipsis" vert="horz" wrap="square" anchor="ctr" anchorCtr="1"/>
            <a:lstStyle/>
            <a:p>
              <a:pPr algn="ctr" rtl="0">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96086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no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04855230545665"/>
          <c:y val="8.7048764469597362E-2"/>
          <c:w val="0.81607225567392316"/>
          <c:h val="0.70741845860344865"/>
        </c:manualLayout>
      </c:layout>
      <c:scatterChart>
        <c:scatterStyle val="lineMarker"/>
        <c:varyColors val="0"/>
        <c:ser>
          <c:idx val="0"/>
          <c:order val="0"/>
          <c:spPr>
            <a:ln w="19050" cap="rnd">
              <a:noFill/>
              <a:round/>
            </a:ln>
            <a:effectLst/>
          </c:spPr>
          <c:marker>
            <c:symbol val="circle"/>
            <c:size val="9"/>
            <c:spPr>
              <a:solidFill>
                <a:schemeClr val="tx1"/>
              </a:solidFill>
              <a:ln w="44450">
                <a:noFill/>
              </a:ln>
              <a:effectLst/>
            </c:spPr>
          </c:marker>
          <c:dLbls>
            <c:dLbl>
              <c:idx val="0"/>
              <c:tx>
                <c:rich>
                  <a:bodyPr/>
                  <a:lstStyle/>
                  <a:p>
                    <a:r>
                      <a:rPr lang="en-US"/>
                      <a:t>M1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12C-F748-90E8-30D682F9880F}"/>
                </c:ext>
              </c:extLst>
            </c:dLbl>
            <c:dLbl>
              <c:idx val="1"/>
              <c:tx>
                <c:rich>
                  <a:bodyPr/>
                  <a:lstStyle/>
                  <a:p>
                    <a:r>
                      <a:rPr lang="en-US"/>
                      <a:t>M2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12C-F748-90E8-30D682F9880F}"/>
                </c:ext>
              </c:extLst>
            </c:dLbl>
            <c:dLbl>
              <c:idx val="2"/>
              <c:tx>
                <c:rich>
                  <a:bodyPr/>
                  <a:lstStyle/>
                  <a:p>
                    <a:r>
                      <a:rPr lang="en-US"/>
                      <a:t>M3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12C-F748-90E8-30D682F9880F}"/>
                </c:ext>
              </c:extLst>
            </c:dLbl>
            <c:dLbl>
              <c:idx val="3"/>
              <c:layout>
                <c:manualLayout>
                  <c:x val="8.2319886158191291E-17"/>
                  <c:y val="-1.4105982019315755E-2"/>
                </c:manualLayout>
              </c:layout>
              <c:tx>
                <c:rich>
                  <a:bodyPr/>
                  <a:lstStyle/>
                  <a:p>
                    <a:r>
                      <a:rPr lang="en-US"/>
                      <a:t>M4</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12C-F748-90E8-30D682F9880F}"/>
                </c:ext>
              </c:extLst>
            </c:dLbl>
            <c:dLbl>
              <c:idx val="4"/>
              <c:tx>
                <c:rich>
                  <a:bodyPr/>
                  <a:lstStyle/>
                  <a:p>
                    <a:r>
                      <a:rPr lang="en-US"/>
                      <a:t>M5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12C-F748-90E8-30D682F9880F}"/>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spPr>
              <a:ln w="19050" cap="rnd">
                <a:solidFill>
                  <a:schemeClr val="tx1"/>
                </a:solidFill>
                <a:prstDash val="sysDot"/>
              </a:ln>
              <a:effectLst/>
            </c:spPr>
            <c:trendlineType val="linear"/>
            <c:dispRSqr val="1"/>
            <c:dispEq val="0"/>
            <c:trendlineLbl>
              <c:layout>
                <c:manualLayout>
                  <c:x val="-0.53037824975515235"/>
                  <c:y val="-0.14100222571808219"/>
                </c:manualLayout>
              </c:layout>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Benchmarking!$I$64:$I$68</c:f>
              <c:numCache>
                <c:formatCode>0.000</c:formatCode>
                <c:ptCount val="5"/>
                <c:pt idx="0">
                  <c:v>13.05199999957722</c:v>
                </c:pt>
                <c:pt idx="1">
                  <c:v>16.816999999773543</c:v>
                </c:pt>
                <c:pt idx="2">
                  <c:v>19.45249999996804</c:v>
                </c:pt>
                <c:pt idx="3">
                  <c:v>21.774249999813264</c:v>
                </c:pt>
                <c:pt idx="4">
                  <c:v>24.723499999500973</c:v>
                </c:pt>
              </c:numCache>
            </c:numRef>
          </c:xVal>
          <c:yVal>
            <c:numRef>
              <c:f>Benchmarking!$J$64:$J$68</c:f>
              <c:numCache>
                <c:formatCode>General</c:formatCode>
                <c:ptCount val="5"/>
                <c:pt idx="0">
                  <c:v>5039.7</c:v>
                </c:pt>
                <c:pt idx="1">
                  <c:v>2278.8000000000002</c:v>
                </c:pt>
                <c:pt idx="2">
                  <c:v>2691.5</c:v>
                </c:pt>
                <c:pt idx="3">
                  <c:v>1104.2</c:v>
                </c:pt>
                <c:pt idx="4">
                  <c:v>88.3</c:v>
                </c:pt>
              </c:numCache>
            </c:numRef>
          </c:yVal>
          <c:smooth val="0"/>
          <c:extLst>
            <c:ext xmlns:c16="http://schemas.microsoft.com/office/drawing/2014/chart" uri="{C3380CC4-5D6E-409C-BE32-E72D297353CC}">
              <c16:uniqueId val="{00000006-112C-F748-90E8-30D682F9880F}"/>
            </c:ext>
          </c:extLst>
        </c:ser>
        <c:dLbls>
          <c:showLegendKey val="0"/>
          <c:showVal val="0"/>
          <c:showCatName val="0"/>
          <c:showSerName val="0"/>
          <c:showPercent val="0"/>
          <c:showBubbleSize val="0"/>
        </c:dLbls>
        <c:axId val="6960863"/>
        <c:axId val="1419934255"/>
      </c:scatterChart>
      <c:valAx>
        <c:axId val="6960863"/>
        <c:scaling>
          <c:orientation val="minMax"/>
          <c:min val="12"/>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Calculated Zn-HCO</a:t>
                </a:r>
                <a:r>
                  <a:rPr lang="en-US" sz="1200" b="0" i="0" u="none" strike="noStrike" kern="1200" baseline="-25000">
                    <a:solidFill>
                      <a:sysClr val="windowText" lastClr="000000">
                        <a:lumMod val="65000"/>
                        <a:lumOff val="35000"/>
                      </a:sysClr>
                    </a:solidFill>
                    <a:latin typeface="Times New Roman" panose="02020603050405020304" pitchFamily="18" charset="0"/>
                    <a:cs typeface="Times New Roman" panose="02020603050405020304" pitchFamily="18" charset="0"/>
                  </a:rPr>
                  <a:t>3</a:t>
                </a:r>
                <a:r>
                  <a:rPr lang="en-US" sz="12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 Binding Energy (kcal/mol)</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out"/>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19934255"/>
        <c:crosses val="autoZero"/>
        <c:crossBetween val="midCat"/>
      </c:valAx>
      <c:valAx>
        <c:axId val="1419934255"/>
        <c:scaling>
          <c:orientation val="minMax"/>
        </c:scaling>
        <c:delete val="0"/>
        <c:axPos val="l"/>
        <c:title>
          <c:tx>
            <c:rich>
              <a:bodyPr rot="-5400000" spcFirstLastPara="1" vertOverflow="ellipsis" vert="horz" wrap="square" anchor="ctr" anchorCtr="1"/>
              <a:lstStyle/>
              <a:p>
                <a:pPr algn="ctr" rtl="0">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i="1"/>
                  <a:t>k</a:t>
                </a:r>
                <a:r>
                  <a:rPr lang="en-US" baseline="-25000"/>
                  <a:t>int</a:t>
                </a:r>
                <a:r>
                  <a:rPr lang="en-US"/>
                  <a:t> M</a:t>
                </a:r>
                <a:r>
                  <a:rPr lang="en-US" baseline="30000"/>
                  <a:t>-1</a:t>
                </a:r>
                <a:r>
                  <a:rPr lang="en-US"/>
                  <a:t>s</a:t>
                </a:r>
                <a:r>
                  <a:rPr lang="en-US" baseline="30000"/>
                  <a:t>-1</a:t>
                </a:r>
                <a:r>
                  <a:rPr lang="en-US" baseline="0"/>
                  <a:t> </a:t>
                </a:r>
                <a:endParaRPr lang="en-US"/>
              </a:p>
            </c:rich>
          </c:tx>
          <c:layout>
            <c:manualLayout>
              <c:xMode val="edge"/>
              <c:yMode val="edge"/>
              <c:x val="1.4294679824204732E-2"/>
              <c:y val="0.32083996906487905"/>
            </c:manualLayout>
          </c:layout>
          <c:overlay val="0"/>
          <c:spPr>
            <a:noFill/>
            <a:ln>
              <a:noFill/>
            </a:ln>
            <a:effectLst/>
          </c:spPr>
          <c:txPr>
            <a:bodyPr rot="-5400000" spcFirstLastPara="1" vertOverflow="ellipsis" vert="horz" wrap="square" anchor="ctr" anchorCtr="1"/>
            <a:lstStyle/>
            <a:p>
              <a:pPr algn="ctr" rtl="0">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96086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no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9"/>
            <c:spPr>
              <a:solidFill>
                <a:schemeClr val="tx1"/>
              </a:solidFill>
              <a:ln w="127000">
                <a:noFill/>
              </a:ln>
              <a:effectLst/>
            </c:spPr>
          </c:marker>
          <c:trendline>
            <c:spPr>
              <a:ln w="19050" cap="rnd">
                <a:solidFill>
                  <a:schemeClr val="tx1"/>
                </a:solidFill>
                <a:prstDash val="sysDot"/>
              </a:ln>
              <a:effectLst/>
            </c:spPr>
            <c:trendlineType val="linear"/>
            <c:dispRSqr val="1"/>
            <c:dispEq val="0"/>
            <c:trendlineLbl>
              <c:layout>
                <c:manualLayout>
                  <c:x val="-0.58014698835291334"/>
                  <c:y val="-0.19515433123133091"/>
                </c:manualLayout>
              </c:layout>
              <c:numFmt formatCode="#,##0.00"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Data!$BO$245:$BO$255</c:f>
              <c:numCache>
                <c:formatCode>0.00</c:formatCode>
                <c:ptCount val="11"/>
                <c:pt idx="0">
                  <c:v>10.039999999762586</c:v>
                </c:pt>
                <c:pt idx="1">
                  <c:v>15.499250000247002</c:v>
                </c:pt>
                <c:pt idx="2">
                  <c:v>17.067999999995891</c:v>
                </c:pt>
                <c:pt idx="3">
                  <c:v>14.495250000213673</c:v>
                </c:pt>
                <c:pt idx="4">
                  <c:v>12.48724999986166</c:v>
                </c:pt>
                <c:pt idx="5">
                  <c:v>22.464500000068028</c:v>
                </c:pt>
                <c:pt idx="6">
                  <c:v>13.05199999957722</c:v>
                </c:pt>
                <c:pt idx="7">
                  <c:v>16.829932059877137</c:v>
                </c:pt>
                <c:pt idx="8">
                  <c:v>22.464500000068028</c:v>
                </c:pt>
                <c:pt idx="9">
                  <c:v>22.150749999718755</c:v>
                </c:pt>
                <c:pt idx="10">
                  <c:v>16.6915000000904</c:v>
                </c:pt>
              </c:numCache>
            </c:numRef>
          </c:xVal>
          <c:yVal>
            <c:numRef>
              <c:f>Data!$BQ$245:$BQ$255</c:f>
              <c:numCache>
                <c:formatCode>0</c:formatCode>
                <c:ptCount val="11"/>
                <c:pt idx="0">
                  <c:v>831.56507603321563</c:v>
                </c:pt>
                <c:pt idx="1">
                  <c:v>290.32592469306303</c:v>
                </c:pt>
                <c:pt idx="2">
                  <c:v>240</c:v>
                </c:pt>
                <c:pt idx="3">
                  <c:v>717</c:v>
                </c:pt>
                <c:pt idx="4">
                  <c:v>735</c:v>
                </c:pt>
                <c:pt idx="5">
                  <c:v>0</c:v>
                </c:pt>
                <c:pt idx="6">
                  <c:v>613.94463260123086</c:v>
                </c:pt>
                <c:pt idx="7">
                  <c:v>494.60591870384451</c:v>
                </c:pt>
                <c:pt idx="8">
                  <c:v>0</c:v>
                </c:pt>
                <c:pt idx="9">
                  <c:v>0</c:v>
                </c:pt>
                <c:pt idx="10">
                  <c:v>392.11555475604837</c:v>
                </c:pt>
              </c:numCache>
            </c:numRef>
          </c:yVal>
          <c:smooth val="0"/>
          <c:extLst>
            <c:ext xmlns:c16="http://schemas.microsoft.com/office/drawing/2014/chart" uri="{C3380CC4-5D6E-409C-BE32-E72D297353CC}">
              <c16:uniqueId val="{00000001-2A1B-DF4E-99D5-AEAB8F30D0C1}"/>
            </c:ext>
          </c:extLst>
        </c:ser>
        <c:dLbls>
          <c:showLegendKey val="0"/>
          <c:showVal val="0"/>
          <c:showCatName val="0"/>
          <c:showSerName val="0"/>
          <c:showPercent val="0"/>
          <c:showBubbleSize val="0"/>
        </c:dLbls>
        <c:axId val="103715375"/>
        <c:axId val="61606399"/>
      </c:scatterChart>
      <c:valAx>
        <c:axId val="103715375"/>
        <c:scaling>
          <c:orientation val="minMax"/>
          <c:max val="23"/>
          <c:min val="10"/>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Calculated</a:t>
                </a:r>
                <a:r>
                  <a:rPr lang="en-US" baseline="0"/>
                  <a:t> </a:t>
                </a:r>
                <a:r>
                  <a:rPr lang="en-US"/>
                  <a:t>Zn-HCO</a:t>
                </a:r>
                <a:r>
                  <a:rPr lang="en-US" baseline="-25000"/>
                  <a:t>3</a:t>
                </a:r>
                <a:r>
                  <a:rPr lang="en-US"/>
                  <a:t> Binding Energy (kcal/mol)</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1606399"/>
        <c:crosses val="autoZero"/>
        <c:crossBetween val="midCat"/>
      </c:valAx>
      <c:valAx>
        <c:axId val="61606399"/>
        <c:scaling>
          <c:orientation val="minMax"/>
          <c:min val="0"/>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k</a:t>
                </a:r>
                <a:r>
                  <a:rPr lang="en-US" baseline="-25000"/>
                  <a:t>int</a:t>
                </a:r>
                <a:r>
                  <a:rPr lang="en-US"/>
                  <a:t> (M</a:t>
                </a:r>
                <a:r>
                  <a:rPr lang="en-US" baseline="30000"/>
                  <a:t>-1</a:t>
                </a:r>
                <a:r>
                  <a:rPr lang="en-US"/>
                  <a:t>s</a:t>
                </a:r>
                <a:r>
                  <a:rPr lang="en-US" baseline="30000"/>
                  <a:t>-1</a:t>
                </a:r>
                <a:r>
                  <a:rPr lang="en-US"/>
                  <a:t>)</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3715375"/>
        <c:crosses val="autoZero"/>
        <c:crossBetween val="midCat"/>
      </c:valAx>
      <c:spPr>
        <a:noFill/>
        <a:ln w="127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467151833293562"/>
          <c:y val="5.3900554097404491E-2"/>
          <c:w val="0.82477292611150876"/>
          <c:h val="0.77389253426655003"/>
        </c:manualLayout>
      </c:layout>
      <c:barChart>
        <c:barDir val="col"/>
        <c:grouping val="clustered"/>
        <c:varyColors val="0"/>
        <c:ser>
          <c:idx val="0"/>
          <c:order val="0"/>
          <c:spPr>
            <a:solidFill>
              <a:schemeClr val="tx1"/>
            </a:solidFill>
            <a:ln>
              <a:noFill/>
            </a:ln>
            <a:effectLst/>
          </c:spPr>
          <c:invertIfNegative val="0"/>
          <c:dPt>
            <c:idx val="3"/>
            <c:invertIfNegative val="0"/>
            <c:bubble3D val="0"/>
            <c:spPr>
              <a:solidFill>
                <a:schemeClr val="bg1">
                  <a:lumMod val="50000"/>
                </a:schemeClr>
              </a:solidFill>
              <a:ln>
                <a:noFill/>
              </a:ln>
              <a:effectLst/>
            </c:spPr>
            <c:extLst>
              <c:ext xmlns:c16="http://schemas.microsoft.com/office/drawing/2014/chart" uri="{C3380CC4-5D6E-409C-BE32-E72D297353CC}">
                <c16:uniqueId val="{00000000-F2C3-BE44-89C7-96BFC018C5BA}"/>
              </c:ext>
            </c:extLst>
          </c:dPt>
          <c:dPt>
            <c:idx val="14"/>
            <c:invertIfNegative val="0"/>
            <c:bubble3D val="0"/>
            <c:spPr>
              <a:solidFill>
                <a:schemeClr val="bg1">
                  <a:lumMod val="50000"/>
                </a:schemeClr>
              </a:solidFill>
              <a:ln>
                <a:noFill/>
              </a:ln>
              <a:effectLst/>
            </c:spPr>
            <c:extLst>
              <c:ext xmlns:c16="http://schemas.microsoft.com/office/drawing/2014/chart" uri="{C3380CC4-5D6E-409C-BE32-E72D297353CC}">
                <c16:uniqueId val="{00000001-F2C3-BE44-89C7-96BFC018C5BA}"/>
              </c:ext>
            </c:extLst>
          </c:dPt>
          <c:dPt>
            <c:idx val="23"/>
            <c:invertIfNegative val="0"/>
            <c:bubble3D val="0"/>
            <c:spPr>
              <a:solidFill>
                <a:schemeClr val="bg1">
                  <a:lumMod val="50000"/>
                </a:schemeClr>
              </a:solidFill>
              <a:ln>
                <a:noFill/>
              </a:ln>
              <a:effectLst/>
            </c:spPr>
            <c:extLst>
              <c:ext xmlns:c16="http://schemas.microsoft.com/office/drawing/2014/chart" uri="{C3380CC4-5D6E-409C-BE32-E72D297353CC}">
                <c16:uniqueId val="{00000002-F2C3-BE44-89C7-96BFC018C5BA}"/>
              </c:ext>
            </c:extLst>
          </c:dPt>
          <c:cat>
            <c:numRef>
              <c:f>'DataSet 3&amp;4'!$E$136:$E$164</c:f>
              <c:numCache>
                <c:formatCode>General</c:formatCode>
                <c:ptCount val="2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numCache>
            </c:numRef>
          </c:cat>
          <c:val>
            <c:numRef>
              <c:f>'DataSet 3&amp;4'!$F$136:$F$164</c:f>
              <c:numCache>
                <c:formatCode>General</c:formatCode>
                <c:ptCount val="29"/>
                <c:pt idx="0">
                  <c:v>1030.4369824993992</c:v>
                </c:pt>
                <c:pt idx="1">
                  <c:v>742.93951042584058</c:v>
                </c:pt>
                <c:pt idx="2">
                  <c:v>662.4695867303069</c:v>
                </c:pt>
                <c:pt idx="3">
                  <c:v>647.40697772993133</c:v>
                </c:pt>
                <c:pt idx="4">
                  <c:v>625.25726827958283</c:v>
                </c:pt>
                <c:pt idx="5">
                  <c:v>602.52596191163764</c:v>
                </c:pt>
                <c:pt idx="6">
                  <c:v>599.31116615880035</c:v>
                </c:pt>
                <c:pt idx="7">
                  <c:v>594.79677202305697</c:v>
                </c:pt>
                <c:pt idx="8">
                  <c:v>593.69960593909616</c:v>
                </c:pt>
                <c:pt idx="9">
                  <c:v>580.36755419099927</c:v>
                </c:pt>
                <c:pt idx="10">
                  <c:v>579.53370790246254</c:v>
                </c:pt>
                <c:pt idx="11">
                  <c:v>557.44290936319305</c:v>
                </c:pt>
                <c:pt idx="12">
                  <c:v>549.47807595615359</c:v>
                </c:pt>
                <c:pt idx="13">
                  <c:v>545.19062728433403</c:v>
                </c:pt>
                <c:pt idx="14">
                  <c:v>537.42585371639268</c:v>
                </c:pt>
                <c:pt idx="15">
                  <c:v>471.41242881280209</c:v>
                </c:pt>
                <c:pt idx="16">
                  <c:v>456.51587743825928</c:v>
                </c:pt>
                <c:pt idx="17">
                  <c:v>438.59707797476381</c:v>
                </c:pt>
                <c:pt idx="18">
                  <c:v>413.95096953598761</c:v>
                </c:pt>
                <c:pt idx="19">
                  <c:v>373.49420214642839</c:v>
                </c:pt>
                <c:pt idx="20">
                  <c:v>338.72609318824925</c:v>
                </c:pt>
                <c:pt idx="21">
                  <c:v>338.19352278040583</c:v>
                </c:pt>
                <c:pt idx="22">
                  <c:v>316.09679363989585</c:v>
                </c:pt>
                <c:pt idx="23">
                  <c:v>312.97451567634312</c:v>
                </c:pt>
                <c:pt idx="24">
                  <c:v>211.90870706748251</c:v>
                </c:pt>
                <c:pt idx="25">
                  <c:v>187.90350177446203</c:v>
                </c:pt>
                <c:pt idx="26">
                  <c:v>50.237020153531375</c:v>
                </c:pt>
                <c:pt idx="27">
                  <c:v>0</c:v>
                </c:pt>
                <c:pt idx="28">
                  <c:v>0</c:v>
                </c:pt>
              </c:numCache>
            </c:numRef>
          </c:val>
          <c:extLst>
            <c:ext xmlns:c16="http://schemas.microsoft.com/office/drawing/2014/chart" uri="{C3380CC4-5D6E-409C-BE32-E72D297353CC}">
              <c16:uniqueId val="{00000000-88FB-6849-9EF8-F067346AE63E}"/>
            </c:ext>
          </c:extLst>
        </c:ser>
        <c:dLbls>
          <c:showLegendKey val="0"/>
          <c:showVal val="0"/>
          <c:showCatName val="0"/>
          <c:showSerName val="0"/>
          <c:showPercent val="0"/>
          <c:showBubbleSize val="0"/>
        </c:dLbls>
        <c:gapWidth val="219"/>
        <c:overlap val="-27"/>
        <c:axId val="1178639791"/>
        <c:axId val="355897696"/>
      </c:barChart>
      <c:catAx>
        <c:axId val="117863979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 Ligand ID</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55897696"/>
        <c:crosses val="autoZero"/>
        <c:auto val="1"/>
        <c:lblAlgn val="ctr"/>
        <c:lblOffset val="100"/>
        <c:noMultiLvlLbl val="0"/>
      </c:catAx>
      <c:valAx>
        <c:axId val="355897696"/>
        <c:scaling>
          <c:orientation val="minMax"/>
          <c:max val="1000"/>
        </c:scaling>
        <c:delete val="0"/>
        <c:axPos val="l"/>
        <c:title>
          <c:tx>
            <c:rich>
              <a:bodyPr rot="-54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Predicted k</a:t>
                </a:r>
                <a:r>
                  <a:rPr lang="en-US" baseline="-25000"/>
                  <a:t>int, pred</a:t>
                </a:r>
                <a:r>
                  <a:rPr lang="en-US"/>
                  <a:t> M</a:t>
                </a:r>
                <a:r>
                  <a:rPr lang="en-US" baseline="30000"/>
                  <a:t>-1</a:t>
                </a:r>
                <a:r>
                  <a:rPr lang="en-US"/>
                  <a:t>s</a:t>
                </a:r>
                <a:r>
                  <a:rPr lang="en-US" baseline="30000"/>
                  <a:t>-1</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78639791"/>
        <c:crosses val="autoZero"/>
        <c:crossBetween val="between"/>
      </c:valAx>
      <c:spPr>
        <a:noFill/>
        <a:ln>
          <a:noFill/>
        </a:ln>
        <a:effectLst/>
      </c:spPr>
    </c:plotArea>
    <c:plotVisOnly val="1"/>
    <c:dispBlanksAs val="gap"/>
    <c:showDLblsOverMax val="0"/>
  </c:chart>
  <c:spPr>
    <a:solidFill>
      <a:schemeClr val="bg1"/>
    </a:solidFill>
    <a:ln w="9525">
      <a:no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A</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smoothMarker"/>
        <c:varyColors val="0"/>
        <c:ser>
          <c:idx val="0"/>
          <c:order val="0"/>
          <c:tx>
            <c:strRef>
              <c:f>Speciation!$B$20</c:f>
              <c:strCache>
                <c:ptCount val="1"/>
                <c:pt idx="0">
                  <c:v>k pred</c:v>
                </c:pt>
              </c:strCache>
            </c:strRef>
          </c:tx>
          <c:spPr>
            <a:ln w="31750" cap="rnd">
              <a:solidFill>
                <a:schemeClr val="bg1">
                  <a:lumMod val="50000"/>
                </a:schemeClr>
              </a:solidFill>
              <a:round/>
            </a:ln>
            <a:effectLst/>
          </c:spPr>
          <c:marker>
            <c:symbol val="none"/>
          </c:marker>
          <c:xVal>
            <c:numRef>
              <c:f>Speciation!$A$21:$A$30</c:f>
              <c:numCache>
                <c:formatCode>General</c:formatCode>
                <c:ptCount val="10"/>
                <c:pt idx="0">
                  <c:v>0.47712125471966244</c:v>
                </c:pt>
                <c:pt idx="1">
                  <c:v>0.6020599913279624</c:v>
                </c:pt>
                <c:pt idx="2">
                  <c:v>1</c:v>
                </c:pt>
                <c:pt idx="3">
                  <c:v>1.1760912590556813</c:v>
                </c:pt>
                <c:pt idx="4">
                  <c:v>1.3979400086720377</c:v>
                </c:pt>
                <c:pt idx="5">
                  <c:v>1.5740312677277188</c:v>
                </c:pt>
                <c:pt idx="6">
                  <c:v>1.6989700043360187</c:v>
                </c:pt>
                <c:pt idx="7">
                  <c:v>2</c:v>
                </c:pt>
                <c:pt idx="8">
                  <c:v>2.2430380486862944</c:v>
                </c:pt>
                <c:pt idx="9">
                  <c:v>2.3979400086720375</c:v>
                </c:pt>
              </c:numCache>
            </c:numRef>
          </c:xVal>
          <c:yVal>
            <c:numRef>
              <c:f>Speciation!$B$21:$B$30</c:f>
              <c:numCache>
                <c:formatCode>General</c:formatCode>
                <c:ptCount val="10"/>
                <c:pt idx="0">
                  <c:v>12.2123700607274</c:v>
                </c:pt>
                <c:pt idx="1">
                  <c:v>25.987175352725899</c:v>
                </c:pt>
                <c:pt idx="2">
                  <c:v>177.227133021523</c:v>
                </c:pt>
                <c:pt idx="3">
                  <c:v>297.31939698092401</c:v>
                </c:pt>
                <c:pt idx="4">
                  <c:v>441.39878066543997</c:v>
                </c:pt>
                <c:pt idx="5">
                  <c:v>519.75242015847903</c:v>
                </c:pt>
                <c:pt idx="6">
                  <c:v>546.535823694746</c:v>
                </c:pt>
                <c:pt idx="7">
                  <c:v>518.83177857741805</c:v>
                </c:pt>
                <c:pt idx="8">
                  <c:v>427.16851346580802</c:v>
                </c:pt>
                <c:pt idx="9">
                  <c:v>350.75967182621201</c:v>
                </c:pt>
              </c:numCache>
            </c:numRef>
          </c:yVal>
          <c:smooth val="1"/>
          <c:extLst>
            <c:ext xmlns:c16="http://schemas.microsoft.com/office/drawing/2014/chart" uri="{C3380CC4-5D6E-409C-BE32-E72D297353CC}">
              <c16:uniqueId val="{00000000-37BA-4846-9CA7-0C7A160FE601}"/>
            </c:ext>
          </c:extLst>
        </c:ser>
        <c:ser>
          <c:idx val="1"/>
          <c:order val="1"/>
          <c:tx>
            <c:strRef>
              <c:f>Speciation!$C$20</c:f>
              <c:strCache>
                <c:ptCount val="1"/>
                <c:pt idx="0">
                  <c:v>k obs</c:v>
                </c:pt>
              </c:strCache>
            </c:strRef>
          </c:tx>
          <c:spPr>
            <a:ln w="19050" cap="rnd">
              <a:noFill/>
              <a:round/>
            </a:ln>
            <a:effectLst/>
          </c:spPr>
          <c:marker>
            <c:symbol val="circle"/>
            <c:size val="5"/>
            <c:spPr>
              <a:solidFill>
                <a:schemeClr val="tx1"/>
              </a:solidFill>
              <a:ln w="25400">
                <a:solidFill>
                  <a:schemeClr val="tx1"/>
                </a:solidFill>
              </a:ln>
              <a:effectLst/>
            </c:spPr>
          </c:marker>
          <c:xVal>
            <c:numRef>
              <c:f>Speciation!$A$21:$A$30</c:f>
              <c:numCache>
                <c:formatCode>General</c:formatCode>
                <c:ptCount val="10"/>
                <c:pt idx="0">
                  <c:v>0.47712125471966244</c:v>
                </c:pt>
                <c:pt idx="1">
                  <c:v>0.6020599913279624</c:v>
                </c:pt>
                <c:pt idx="2">
                  <c:v>1</c:v>
                </c:pt>
                <c:pt idx="3">
                  <c:v>1.1760912590556813</c:v>
                </c:pt>
                <c:pt idx="4">
                  <c:v>1.3979400086720377</c:v>
                </c:pt>
                <c:pt idx="5">
                  <c:v>1.5740312677277188</c:v>
                </c:pt>
                <c:pt idx="6">
                  <c:v>1.6989700043360187</c:v>
                </c:pt>
                <c:pt idx="7">
                  <c:v>2</c:v>
                </c:pt>
                <c:pt idx="8">
                  <c:v>2.2430380486862944</c:v>
                </c:pt>
                <c:pt idx="9">
                  <c:v>2.3979400086720375</c:v>
                </c:pt>
              </c:numCache>
            </c:numRef>
          </c:xVal>
          <c:yVal>
            <c:numRef>
              <c:f>Speciation!$C$21:$C$30</c:f>
              <c:numCache>
                <c:formatCode>General</c:formatCode>
                <c:ptCount val="10"/>
                <c:pt idx="0">
                  <c:v>44</c:v>
                </c:pt>
                <c:pt idx="1">
                  <c:v>47</c:v>
                </c:pt>
                <c:pt idx="2">
                  <c:v>200</c:v>
                </c:pt>
                <c:pt idx="3">
                  <c:v>438</c:v>
                </c:pt>
                <c:pt idx="4">
                  <c:v>406</c:v>
                </c:pt>
                <c:pt idx="5">
                  <c:v>310</c:v>
                </c:pt>
                <c:pt idx="6">
                  <c:v>290</c:v>
                </c:pt>
                <c:pt idx="7">
                  <c:v>123</c:v>
                </c:pt>
                <c:pt idx="8">
                  <c:v>53</c:v>
                </c:pt>
                <c:pt idx="9">
                  <c:v>67</c:v>
                </c:pt>
              </c:numCache>
            </c:numRef>
          </c:yVal>
          <c:smooth val="1"/>
          <c:extLst>
            <c:ext xmlns:c16="http://schemas.microsoft.com/office/drawing/2014/chart" uri="{C3380CC4-5D6E-409C-BE32-E72D297353CC}">
              <c16:uniqueId val="{00000001-37BA-4846-9CA7-0C7A160FE601}"/>
            </c:ext>
          </c:extLst>
        </c:ser>
        <c:dLbls>
          <c:showLegendKey val="0"/>
          <c:showVal val="0"/>
          <c:showCatName val="0"/>
          <c:showSerName val="0"/>
          <c:showPercent val="0"/>
          <c:showBubbleSize val="0"/>
        </c:dLbls>
        <c:axId val="847394368"/>
        <c:axId val="847392128"/>
      </c:scatterChart>
      <c:valAx>
        <c:axId val="847394368"/>
        <c:scaling>
          <c:orientation val="minMax"/>
          <c:max val="2.5"/>
          <c:min val="0.25"/>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Ligand : Zinc molar (log scale)</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47392128"/>
        <c:crosses val="autoZero"/>
        <c:crossBetween val="midCat"/>
        <c:majorUnit val="0.5"/>
      </c:valAx>
      <c:valAx>
        <c:axId val="847392128"/>
        <c:scaling>
          <c:orientation val="minMax"/>
        </c:scaling>
        <c:delete val="0"/>
        <c:axPos val="l"/>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Rate constant </a:t>
                </a:r>
                <a:r>
                  <a:rPr lang="en-US" sz="800" i="1"/>
                  <a:t>k</a:t>
                </a:r>
                <a:r>
                  <a:rPr lang="en-US" sz="800"/>
                  <a:t> (</a:t>
                </a:r>
                <a:r>
                  <a:rPr lang="en-US" sz="800" baseline="0"/>
                  <a:t>M</a:t>
                </a:r>
                <a:r>
                  <a:rPr lang="en-US" sz="800" baseline="30000"/>
                  <a:t>-1</a:t>
                </a:r>
                <a:r>
                  <a:rPr lang="en-US" sz="800" baseline="0"/>
                  <a:t>s</a:t>
                </a:r>
                <a:r>
                  <a:rPr lang="en-US" sz="800" baseline="30000"/>
                  <a:t>-1</a:t>
                </a:r>
                <a:r>
                  <a:rPr lang="en-US" sz="800"/>
                  <a:t>)</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473943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B</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smoothMarker"/>
        <c:varyColors val="0"/>
        <c:ser>
          <c:idx val="0"/>
          <c:order val="0"/>
          <c:tx>
            <c:v>kpred</c:v>
          </c:tx>
          <c:spPr>
            <a:ln w="31750" cap="rnd">
              <a:solidFill>
                <a:schemeClr val="bg1">
                  <a:lumMod val="50000"/>
                </a:schemeClr>
              </a:solidFill>
              <a:round/>
            </a:ln>
            <a:effectLst/>
          </c:spPr>
          <c:marker>
            <c:symbol val="none"/>
          </c:marker>
          <c:xVal>
            <c:numRef>
              <c:f>Speciation!$F$51:$F$60</c:f>
              <c:numCache>
                <c:formatCode>General</c:formatCode>
                <c:ptCount val="10"/>
                <c:pt idx="0">
                  <c:v>0.47712125471966244</c:v>
                </c:pt>
                <c:pt idx="1">
                  <c:v>0.6020599913279624</c:v>
                </c:pt>
                <c:pt idx="2">
                  <c:v>1</c:v>
                </c:pt>
                <c:pt idx="3">
                  <c:v>1.1760912590556813</c:v>
                </c:pt>
                <c:pt idx="4">
                  <c:v>1.3979400086720377</c:v>
                </c:pt>
                <c:pt idx="5">
                  <c:v>1.5740312677277188</c:v>
                </c:pt>
                <c:pt idx="6">
                  <c:v>1.6989700043360187</c:v>
                </c:pt>
                <c:pt idx="7">
                  <c:v>2</c:v>
                </c:pt>
                <c:pt idx="8">
                  <c:v>2.2430380486862944</c:v>
                </c:pt>
                <c:pt idx="9">
                  <c:v>2.3979400086720375</c:v>
                </c:pt>
              </c:numCache>
            </c:numRef>
          </c:xVal>
          <c:yVal>
            <c:numRef>
              <c:f>Speciation!$G$51:$G$60</c:f>
              <c:numCache>
                <c:formatCode>General</c:formatCode>
                <c:ptCount val="10"/>
                <c:pt idx="0">
                  <c:v>12.1082704648224</c:v>
                </c:pt>
                <c:pt idx="1">
                  <c:v>25.625061781987998</c:v>
                </c:pt>
                <c:pt idx="2">
                  <c:v>166.642981728987</c:v>
                </c:pt>
                <c:pt idx="3">
                  <c:v>263.84559856745199</c:v>
                </c:pt>
                <c:pt idx="4">
                  <c:v>337.85482269833199</c:v>
                </c:pt>
                <c:pt idx="5">
                  <c:v>323.47736140667303</c:v>
                </c:pt>
                <c:pt idx="6">
                  <c:v>277.07293601849301</c:v>
                </c:pt>
                <c:pt idx="7">
                  <c:v>132.542555578274</c:v>
                </c:pt>
                <c:pt idx="8">
                  <c:v>54.332803704752997</c:v>
                </c:pt>
                <c:pt idx="9">
                  <c:v>27.557286606077</c:v>
                </c:pt>
              </c:numCache>
            </c:numRef>
          </c:yVal>
          <c:smooth val="1"/>
          <c:extLst>
            <c:ext xmlns:c16="http://schemas.microsoft.com/office/drawing/2014/chart" uri="{C3380CC4-5D6E-409C-BE32-E72D297353CC}">
              <c16:uniqueId val="{00000000-04AC-494C-837F-4875ECE84789}"/>
            </c:ext>
          </c:extLst>
        </c:ser>
        <c:ser>
          <c:idx val="1"/>
          <c:order val="1"/>
          <c:tx>
            <c:v>kobs</c:v>
          </c:tx>
          <c:spPr>
            <a:ln w="19050" cap="rnd">
              <a:noFill/>
              <a:round/>
            </a:ln>
            <a:effectLst/>
          </c:spPr>
          <c:marker>
            <c:symbol val="circle"/>
            <c:size val="5"/>
            <c:spPr>
              <a:solidFill>
                <a:schemeClr val="tx1"/>
              </a:solidFill>
              <a:ln w="31750">
                <a:solidFill>
                  <a:schemeClr val="tx1"/>
                </a:solidFill>
              </a:ln>
              <a:effectLst/>
            </c:spPr>
          </c:marker>
          <c:xVal>
            <c:numRef>
              <c:f>Speciation!$F$51:$F$60</c:f>
              <c:numCache>
                <c:formatCode>General</c:formatCode>
                <c:ptCount val="10"/>
                <c:pt idx="0">
                  <c:v>0.47712125471966244</c:v>
                </c:pt>
                <c:pt idx="1">
                  <c:v>0.6020599913279624</c:v>
                </c:pt>
                <c:pt idx="2">
                  <c:v>1</c:v>
                </c:pt>
                <c:pt idx="3">
                  <c:v>1.1760912590556813</c:v>
                </c:pt>
                <c:pt idx="4">
                  <c:v>1.3979400086720377</c:v>
                </c:pt>
                <c:pt idx="5">
                  <c:v>1.5740312677277188</c:v>
                </c:pt>
                <c:pt idx="6">
                  <c:v>1.6989700043360187</c:v>
                </c:pt>
                <c:pt idx="7">
                  <c:v>2</c:v>
                </c:pt>
                <c:pt idx="8">
                  <c:v>2.2430380486862944</c:v>
                </c:pt>
                <c:pt idx="9">
                  <c:v>2.3979400086720375</c:v>
                </c:pt>
              </c:numCache>
            </c:numRef>
          </c:xVal>
          <c:yVal>
            <c:numRef>
              <c:f>Speciation!$H$51:$H$60</c:f>
              <c:numCache>
                <c:formatCode>General</c:formatCode>
                <c:ptCount val="10"/>
                <c:pt idx="0">
                  <c:v>44</c:v>
                </c:pt>
                <c:pt idx="1">
                  <c:v>47</c:v>
                </c:pt>
                <c:pt idx="2">
                  <c:v>200</c:v>
                </c:pt>
                <c:pt idx="3">
                  <c:v>438</c:v>
                </c:pt>
                <c:pt idx="4">
                  <c:v>406</c:v>
                </c:pt>
                <c:pt idx="5">
                  <c:v>310</c:v>
                </c:pt>
                <c:pt idx="6">
                  <c:v>290</c:v>
                </c:pt>
                <c:pt idx="7">
                  <c:v>123</c:v>
                </c:pt>
                <c:pt idx="8">
                  <c:v>53</c:v>
                </c:pt>
                <c:pt idx="9">
                  <c:v>67</c:v>
                </c:pt>
              </c:numCache>
            </c:numRef>
          </c:yVal>
          <c:smooth val="1"/>
          <c:extLst>
            <c:ext xmlns:c16="http://schemas.microsoft.com/office/drawing/2014/chart" uri="{C3380CC4-5D6E-409C-BE32-E72D297353CC}">
              <c16:uniqueId val="{00000001-04AC-494C-837F-4875ECE84789}"/>
            </c:ext>
          </c:extLst>
        </c:ser>
        <c:dLbls>
          <c:showLegendKey val="0"/>
          <c:showVal val="0"/>
          <c:showCatName val="0"/>
          <c:showSerName val="0"/>
          <c:showPercent val="0"/>
          <c:showBubbleSize val="0"/>
        </c:dLbls>
        <c:axId val="859935552"/>
        <c:axId val="860057856"/>
      </c:scatterChart>
      <c:scatterChart>
        <c:scatterStyle val="smoothMarker"/>
        <c:varyColors val="0"/>
        <c:ser>
          <c:idx val="2"/>
          <c:order val="2"/>
          <c:tx>
            <c:v>[L]free</c:v>
          </c:tx>
          <c:spPr>
            <a:ln w="31750" cap="rnd">
              <a:solidFill>
                <a:schemeClr val="bg2">
                  <a:lumMod val="75000"/>
                </a:schemeClr>
              </a:solidFill>
              <a:prstDash val="sysDash"/>
              <a:round/>
            </a:ln>
            <a:effectLst/>
          </c:spPr>
          <c:marker>
            <c:symbol val="none"/>
          </c:marker>
          <c:xVal>
            <c:numRef>
              <c:f>Speciation!$F$51:$F$60</c:f>
              <c:numCache>
                <c:formatCode>General</c:formatCode>
                <c:ptCount val="10"/>
                <c:pt idx="0">
                  <c:v>0.47712125471966244</c:v>
                </c:pt>
                <c:pt idx="1">
                  <c:v>0.6020599913279624</c:v>
                </c:pt>
                <c:pt idx="2">
                  <c:v>1</c:v>
                </c:pt>
                <c:pt idx="3">
                  <c:v>1.1760912590556813</c:v>
                </c:pt>
                <c:pt idx="4">
                  <c:v>1.3979400086720377</c:v>
                </c:pt>
                <c:pt idx="5">
                  <c:v>1.5740312677277188</c:v>
                </c:pt>
                <c:pt idx="6">
                  <c:v>1.6989700043360187</c:v>
                </c:pt>
                <c:pt idx="7">
                  <c:v>2</c:v>
                </c:pt>
                <c:pt idx="8">
                  <c:v>2.2430380486862944</c:v>
                </c:pt>
                <c:pt idx="9">
                  <c:v>2.3979400086720375</c:v>
                </c:pt>
              </c:numCache>
            </c:numRef>
          </c:xVal>
          <c:yVal>
            <c:numRef>
              <c:f>Speciation!$J$51:$J$60</c:f>
              <c:numCache>
                <c:formatCode>General</c:formatCode>
                <c:ptCount val="10"/>
                <c:pt idx="0">
                  <c:v>1.3626</c:v>
                </c:pt>
                <c:pt idx="1">
                  <c:v>1.7930999999999999</c:v>
                </c:pt>
                <c:pt idx="2">
                  <c:v>4.4450000000000003</c:v>
                </c:pt>
                <c:pt idx="3">
                  <c:v>6.9240000000000004</c:v>
                </c:pt>
                <c:pt idx="4">
                  <c:v>12.3131</c:v>
                </c:pt>
                <c:pt idx="5">
                  <c:v>19.3124</c:v>
                </c:pt>
                <c:pt idx="6">
                  <c:v>26.395900000000001</c:v>
                </c:pt>
                <c:pt idx="7">
                  <c:v>54.894500000000001</c:v>
                </c:pt>
                <c:pt idx="8">
                  <c:v>97.741699999999994</c:v>
                </c:pt>
                <c:pt idx="9">
                  <c:v>140.64930000000001</c:v>
                </c:pt>
              </c:numCache>
            </c:numRef>
          </c:yVal>
          <c:smooth val="1"/>
          <c:extLst>
            <c:ext xmlns:c16="http://schemas.microsoft.com/office/drawing/2014/chart" uri="{C3380CC4-5D6E-409C-BE32-E72D297353CC}">
              <c16:uniqueId val="{00000002-04AC-494C-837F-4875ECE84789}"/>
            </c:ext>
          </c:extLst>
        </c:ser>
        <c:dLbls>
          <c:showLegendKey val="0"/>
          <c:showVal val="0"/>
          <c:showCatName val="0"/>
          <c:showSerName val="0"/>
          <c:showPercent val="0"/>
          <c:showBubbleSize val="0"/>
        </c:dLbls>
        <c:axId val="860137088"/>
        <c:axId val="866043648"/>
      </c:scatterChart>
      <c:valAx>
        <c:axId val="859935552"/>
        <c:scaling>
          <c:orientation val="minMax"/>
          <c:max val="2.5"/>
          <c:min val="0.25"/>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Ligand : Zinc molar (log scale)</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60057856"/>
        <c:crosses val="autoZero"/>
        <c:crossBetween val="midCat"/>
      </c:valAx>
      <c:valAx>
        <c:axId val="860057856"/>
        <c:scaling>
          <c:orientation val="minMax"/>
          <c:max val="600"/>
        </c:scaling>
        <c:delete val="0"/>
        <c:axPos val="l"/>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 constant k (M</a:t>
                </a:r>
                <a:r>
                  <a:rPr lang="en-US" baseline="30000"/>
                  <a:t>-1</a:t>
                </a:r>
                <a:r>
                  <a:rPr lang="en-US"/>
                  <a:t>s</a:t>
                </a:r>
                <a:r>
                  <a:rPr lang="en-US" baseline="30000"/>
                  <a:t>-1</a:t>
                </a:r>
                <a:r>
                  <a:rPr lang="en-US"/>
                  <a:t>)</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59935552"/>
        <c:crosses val="autoZero"/>
        <c:crossBetween val="midCat"/>
        <c:majorUnit val="100"/>
        <c:minorUnit val="100"/>
      </c:valAx>
      <c:valAx>
        <c:axId val="866043648"/>
        <c:scaling>
          <c:orientation val="minMax"/>
          <c:max val="140"/>
        </c:scaling>
        <c:delete val="0"/>
        <c:axPos val="r"/>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Free ligand concentration (mM)</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60137088"/>
        <c:crosses val="max"/>
        <c:crossBetween val="midCat"/>
      </c:valAx>
      <c:valAx>
        <c:axId val="860137088"/>
        <c:scaling>
          <c:orientation val="minMax"/>
        </c:scaling>
        <c:delete val="1"/>
        <c:axPos val="b"/>
        <c:numFmt formatCode="General" sourceLinked="1"/>
        <c:majorTickMark val="out"/>
        <c:minorTickMark val="none"/>
        <c:tickLblPos val="nextTo"/>
        <c:crossAx val="8660436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tx1"/>
            </a:solidFill>
            <a:ln>
              <a:noFill/>
            </a:ln>
            <a:effectLst/>
          </c:spPr>
          <c:invertIfNegative val="0"/>
          <c:cat>
            <c:strRef>
              <c:f>Cyclen!$Q$63:$Q$80</c:f>
              <c:strCache>
                <c:ptCount val="18"/>
                <c:pt idx="0">
                  <c:v>Zn Cyclen (baseline)</c:v>
                </c:pt>
                <c:pt idx="1">
                  <c:v>n-Butyl</c:v>
                </c:pt>
                <c:pt idx="2">
                  <c:v>Para-methoxybenzyl</c:v>
                </c:pt>
                <c:pt idx="3">
                  <c:v>Para-hydroxybenzyl</c:v>
                </c:pt>
                <c:pt idx="4">
                  <c:v>Benzyl</c:v>
                </c:pt>
                <c:pt idx="5">
                  <c:v>2-Carboxyethyl</c:v>
                </c:pt>
                <c:pt idx="6">
                  <c:v>n-Propyl</c:v>
                </c:pt>
                <c:pt idx="7">
                  <c:v>tert-Butyl</c:v>
                </c:pt>
                <c:pt idx="8">
                  <c:v>Hydroxymethyl</c:v>
                </c:pt>
                <c:pt idx="9">
                  <c:v>Ethyl</c:v>
                </c:pt>
                <c:pt idx="10">
                  <c:v>Imidazole</c:v>
                </c:pt>
                <c:pt idx="11">
                  <c:v>2-Chloroethyl</c:v>
                </c:pt>
                <c:pt idx="12">
                  <c:v>2-Methoxyethyl</c:v>
                </c:pt>
                <c:pt idx="13">
                  <c:v>Methyl</c:v>
                </c:pt>
                <c:pt idx="14">
                  <c:v>2-Hydroxyethyl</c:v>
                </c:pt>
                <c:pt idx="15">
                  <c:v>Isopropyl</c:v>
                </c:pt>
                <c:pt idx="16">
                  <c:v>Methoxymethyl</c:v>
                </c:pt>
                <c:pt idx="17">
                  <c:v>N-pyridinylmethyl</c:v>
                </c:pt>
              </c:strCache>
            </c:strRef>
          </c:cat>
          <c:val>
            <c:numRef>
              <c:f>Cyclen!$R$63:$R$80</c:f>
              <c:numCache>
                <c:formatCode>0</c:formatCode>
                <c:ptCount val="18"/>
                <c:pt idx="0">
                  <c:v>100</c:v>
                </c:pt>
                <c:pt idx="1">
                  <c:v>138.49140027266012</c:v>
                </c:pt>
                <c:pt idx="2">
                  <c:v>132.48610660390605</c:v>
                </c:pt>
                <c:pt idx="3">
                  <c:v>122.6847609488759</c:v>
                </c:pt>
                <c:pt idx="4">
                  <c:v>120.21261204538926</c:v>
                </c:pt>
                <c:pt idx="5">
                  <c:v>114.35474756409158</c:v>
                </c:pt>
                <c:pt idx="6">
                  <c:v>104.46645934169108</c:v>
                </c:pt>
                <c:pt idx="7">
                  <c:v>98.13951472322573</c:v>
                </c:pt>
                <c:pt idx="8">
                  <c:v>97.806455922842744</c:v>
                </c:pt>
                <c:pt idx="9">
                  <c:v>95.931829628998827</c:v>
                </c:pt>
                <c:pt idx="10">
                  <c:v>85.071072390108355</c:v>
                </c:pt>
                <c:pt idx="11">
                  <c:v>83.564401933623813</c:v>
                </c:pt>
                <c:pt idx="12">
                  <c:v>81.011961984696782</c:v>
                </c:pt>
                <c:pt idx="13">
                  <c:v>79.921852478959806</c:v>
                </c:pt>
                <c:pt idx="14">
                  <c:v>75.95195920039879</c:v>
                </c:pt>
                <c:pt idx="15">
                  <c:v>75.18949182775539</c:v>
                </c:pt>
                <c:pt idx="16">
                  <c:v>71.429586029174175</c:v>
                </c:pt>
                <c:pt idx="17">
                  <c:v>55.731949707758147</c:v>
                </c:pt>
              </c:numCache>
            </c:numRef>
          </c:val>
          <c:extLst>
            <c:ext xmlns:c16="http://schemas.microsoft.com/office/drawing/2014/chart" uri="{C3380CC4-5D6E-409C-BE32-E72D297353CC}">
              <c16:uniqueId val="{00000000-7734-A841-B8EC-1C171FE9D640}"/>
            </c:ext>
          </c:extLst>
        </c:ser>
        <c:dLbls>
          <c:showLegendKey val="0"/>
          <c:showVal val="0"/>
          <c:showCatName val="0"/>
          <c:showSerName val="0"/>
          <c:showPercent val="0"/>
          <c:showBubbleSize val="0"/>
        </c:dLbls>
        <c:gapWidth val="182"/>
        <c:axId val="1472031775"/>
        <c:axId val="944647583"/>
      </c:barChart>
      <c:catAx>
        <c:axId val="1472031775"/>
        <c:scaling>
          <c:orientation val="minMax"/>
        </c:scaling>
        <c:delete val="0"/>
        <c:axPos val="l"/>
        <c:numFmt formatCode="General" sourceLinked="1"/>
        <c:majorTickMark val="none"/>
        <c:minorTickMark val="out"/>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47583"/>
        <c:crosses val="autoZero"/>
        <c:auto val="1"/>
        <c:lblAlgn val="ctr"/>
        <c:lblOffset val="100"/>
        <c:noMultiLvlLbl val="0"/>
      </c:catAx>
      <c:valAx>
        <c:axId val="944647583"/>
        <c:scaling>
          <c:orientation val="minMax"/>
          <c:max val="14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Intrinsic Rate Constant (% Zn-cyclen</a:t>
                </a:r>
                <a:r>
                  <a:rPr lang="en-US" baseline="0"/>
                  <a:t> Baseline)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2031775"/>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spPr>
      <a:ln w="9525">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spPr>
      <a:ln w="9525">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56F4FB5-B093-6249-ACF7-51B0D7A8805C}">
  <we:reference id="wa200001361" version="2.129.3.0" store="en-US" storeType="omex"/>
  <we:alternateReferences>
    <we:reference id="WA200001361" version="2.129.3.0" store="" storeType="omex"/>
  </we:alternateReferences>
  <we:properties>
    <we:property name="paperpal-document-id" value="&quot;c4023f0c-39bc-4fd3-8964-435df06999b4&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BFD85AD-4FB9-C646-A232-DAAE9D9C3882}">
  <we:reference id="wa200005502" version="1.0.0.11" store="en-US" storeType="omex"/>
  <we:alternateReferences>
    <we:reference id="WA200005502" version="1.0.0.11" store="" storeType="omex"/>
  </we:alternateReferences>
  <we:properties>
    <we:property name="docId" value="&quot;Ctgjf_24HsB65zskSp_NW&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8C1F8-2E2F-C547-B603-F6AE3685B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27</Pages>
  <Words>32787</Words>
  <Characters>205906</Characters>
  <Application>Microsoft Office Word</Application>
  <DocSecurity>0</DocSecurity>
  <Lines>3489</Lines>
  <Paragraphs>1094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Quaid</dc:creator>
  <cp:lastModifiedBy>Thomas Quaid</cp:lastModifiedBy>
  <cp:revision>1</cp:revision>
  <dcterms:created xsi:type="dcterms:W3CDTF">2026-01-26T17:07:00Z</dcterms:created>
  <dcterms:modified xsi:type="dcterms:W3CDTF">2026-02-02T01:49:00Z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id="id5CLROf"/&gt;&lt;style id="http://www.zotero.org/styles/american-chemical-society"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ies>
</file>