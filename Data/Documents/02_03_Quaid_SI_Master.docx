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ABB5" w14:textId="77777777" w:rsidR="00823868" w:rsidRDefault="00823868"/>
    <w:p w14:paraId="3A581F9B" w14:textId="42D4DFA1" w:rsidR="002E48AF" w:rsidRPr="00443E18" w:rsidRDefault="002E48AF" w:rsidP="00845F0A">
      <w:pPr>
        <w:pStyle w:val="Title"/>
        <w:ind w:right="101"/>
        <w:jc w:val="center"/>
        <w:rPr>
          <w:rFonts w:ascii="Times New Roman" w:hAnsi="Times New Roman"/>
          <w:sz w:val="28"/>
          <w:szCs w:val="28"/>
        </w:rPr>
      </w:pPr>
      <w:r w:rsidRPr="00443E18">
        <w:rPr>
          <w:rFonts w:ascii="Times New Roman" w:hAnsi="Times New Roman"/>
          <w:sz w:val="28"/>
          <w:szCs w:val="28"/>
          <w:u w:color="058A1C"/>
        </w:rPr>
        <w:t>Supp</w:t>
      </w:r>
      <w:r w:rsidR="00443E18" w:rsidRPr="003649BD">
        <w:rPr>
          <w:rFonts w:ascii="Times New Roman" w:hAnsi="Times New Roman"/>
          <w:sz w:val="28"/>
          <w:szCs w:val="28"/>
          <w:u w:color="058A1C"/>
        </w:rPr>
        <w:t xml:space="preserve">lemental </w:t>
      </w:r>
      <w:r w:rsidRPr="00443E18">
        <w:rPr>
          <w:rFonts w:ascii="Times New Roman" w:hAnsi="Times New Roman"/>
          <w:spacing w:val="-2"/>
          <w:sz w:val="28"/>
          <w:szCs w:val="28"/>
        </w:rPr>
        <w:t>Information</w:t>
      </w:r>
    </w:p>
    <w:p w14:paraId="5DFC4734" w14:textId="7B9405B7" w:rsidR="00A62DBA" w:rsidRDefault="00006FFC" w:rsidP="003649BD">
      <w:pPr>
        <w:pStyle w:val="p1"/>
      </w:pPr>
      <w:r w:rsidRPr="00443E18">
        <w:rPr>
          <w:b/>
          <w:sz w:val="28"/>
          <w:szCs w:val="28"/>
        </w:rPr>
        <w:t xml:space="preserve">A Transferable Computational Framework for Modeling and Tuning Biomimetic Catalysis </w:t>
      </w:r>
    </w:p>
    <w:p w14:paraId="1A13B17D" w14:textId="78E469C7" w:rsidR="002E48AF" w:rsidRDefault="00143D7C" w:rsidP="003649BD">
      <w:pPr>
        <w:ind w:firstLine="360"/>
        <w:rPr>
          <w:sz w:val="26"/>
        </w:rPr>
      </w:pPr>
      <w:bookmarkStart w:id="0" w:name="author_compliance"/>
      <w:r w:rsidRPr="00FF73FB">
        <w:rPr>
          <w:i/>
          <w:iCs/>
        </w:rPr>
        <w:t>Thomas Quaid</w:t>
      </w:r>
      <w:r w:rsidRPr="00FF73FB">
        <w:rPr>
          <w:i/>
          <w:iCs/>
          <w:vertAlign w:val="superscript"/>
        </w:rPr>
        <w:t>1</w:t>
      </w:r>
      <w:r w:rsidRPr="00FF73FB">
        <w:rPr>
          <w:i/>
          <w:iCs/>
        </w:rPr>
        <w:t>, Cooper Citek</w:t>
      </w:r>
      <w:r>
        <w:rPr>
          <w:i/>
          <w:iCs/>
          <w:vertAlign w:val="superscript"/>
        </w:rPr>
        <w:t>2</w:t>
      </w:r>
      <w:r w:rsidRPr="00FF73FB">
        <w:rPr>
          <w:i/>
          <w:iCs/>
        </w:rPr>
        <w:t>, John F. Hartwig</w:t>
      </w:r>
      <w:r w:rsidRPr="00FF73FB">
        <w:rPr>
          <w:i/>
          <w:iCs/>
          <w:vertAlign w:val="superscript"/>
        </w:rPr>
        <w:t>2</w:t>
      </w:r>
      <w:r>
        <w:rPr>
          <w:i/>
          <w:iCs/>
          <w:vertAlign w:val="superscript"/>
        </w:rPr>
        <w:t>,3</w:t>
      </w:r>
      <w:r w:rsidRPr="00FF73FB">
        <w:rPr>
          <w:i/>
          <w:iCs/>
        </w:rPr>
        <w:t>, Douglas S. Clark</w:t>
      </w:r>
      <w:r w:rsidRPr="00FF73FB">
        <w:rPr>
          <w:i/>
          <w:iCs/>
          <w:vertAlign w:val="superscript"/>
        </w:rPr>
        <w:t>1</w:t>
      </w:r>
      <w:r>
        <w:rPr>
          <w:i/>
          <w:iCs/>
          <w:vertAlign w:val="superscript"/>
        </w:rPr>
        <w:t>,4*</w:t>
      </w:r>
      <w:bookmarkEnd w:id="0"/>
    </w:p>
    <w:p w14:paraId="10C3DCCA" w14:textId="77777777" w:rsidR="00143D7C" w:rsidRDefault="00143D7C" w:rsidP="00143D7C">
      <w:pPr>
        <w:spacing w:line="360" w:lineRule="auto"/>
        <w:ind w:left="360"/>
      </w:pPr>
      <w:r w:rsidRPr="00486F17">
        <w:rPr>
          <w:vertAlign w:val="superscript"/>
        </w:rPr>
        <w:t>1</w:t>
      </w:r>
      <w:r w:rsidRPr="00486F17">
        <w:t>Department of Chemical and Biomolecular Engineering, University of California, Berkeley, California, 94720, United States</w:t>
      </w:r>
    </w:p>
    <w:p w14:paraId="44F9F053" w14:textId="77777777" w:rsidR="00143D7C" w:rsidRDefault="00143D7C" w:rsidP="00143D7C">
      <w:pPr>
        <w:spacing w:line="360" w:lineRule="auto"/>
        <w:ind w:left="360"/>
      </w:pPr>
      <w:r>
        <w:rPr>
          <w:vertAlign w:val="superscript"/>
        </w:rPr>
        <w:t>2</w:t>
      </w:r>
      <w:r>
        <w:t>Chemical Sciences Division, Lawrence Berkeley National Laboratory, Berkeley, California, 94720, United States</w:t>
      </w:r>
    </w:p>
    <w:p w14:paraId="438569CF" w14:textId="77777777" w:rsidR="00143D7C" w:rsidRDefault="00143D7C" w:rsidP="00143D7C">
      <w:pPr>
        <w:spacing w:line="360" w:lineRule="auto"/>
        <w:ind w:left="360"/>
      </w:pPr>
      <w:r w:rsidRPr="00763B82">
        <w:rPr>
          <w:vertAlign w:val="superscript"/>
        </w:rPr>
        <w:t>3</w:t>
      </w:r>
      <w:r>
        <w:t>College</w:t>
      </w:r>
      <w:r w:rsidRPr="00486F17">
        <w:t xml:space="preserve"> of Chemistry, University of California, Berkeley, California, 94720, United States</w:t>
      </w:r>
    </w:p>
    <w:p w14:paraId="7038F2E1" w14:textId="77777777" w:rsidR="00143D7C" w:rsidRDefault="00143D7C" w:rsidP="00143D7C">
      <w:pPr>
        <w:spacing w:line="360" w:lineRule="auto"/>
        <w:ind w:left="360"/>
      </w:pPr>
      <w:r w:rsidRPr="00763B82">
        <w:rPr>
          <w:vertAlign w:val="superscript"/>
        </w:rPr>
        <w:t>4</w:t>
      </w:r>
      <w:r w:rsidRPr="0048503D">
        <w:t>Molecular Biophysics and Integrated Bioimaging Division, Lawrence Berkeley National Laboratory, Berkeley, C</w:t>
      </w:r>
      <w:r>
        <w:t>alifornia, 94720, United States</w:t>
      </w:r>
    </w:p>
    <w:p w14:paraId="2B3916EE" w14:textId="77777777" w:rsidR="002E48AF" w:rsidRDefault="002E48AF" w:rsidP="002E48AF">
      <w:pPr>
        <w:pStyle w:val="BodyText"/>
        <w:spacing w:before="10"/>
        <w:rPr>
          <w:sz w:val="22"/>
        </w:rPr>
      </w:pPr>
    </w:p>
    <w:p w14:paraId="54D2DAF8" w14:textId="093B18E7" w:rsidR="005D32E3" w:rsidRPr="005D32E3" w:rsidRDefault="00143D7C" w:rsidP="006403F0">
      <w:r w:rsidRPr="00143D7C">
        <w:rPr>
          <w:sz w:val="22"/>
        </w:rPr>
        <w:t>*To whom correspondence should be addressed (dsc@berkeley.edu)</w:t>
      </w:r>
    </w:p>
    <w:p w14:paraId="572C96E1" w14:textId="77777777" w:rsidR="005D32E3" w:rsidRPr="005D32E3" w:rsidRDefault="005D32E3" w:rsidP="005D32E3"/>
    <w:p w14:paraId="2AE91739" w14:textId="1AF590CE" w:rsidR="005D32E3" w:rsidRPr="005D32E3" w:rsidRDefault="00EC4688" w:rsidP="00EC4688">
      <w:pPr>
        <w:tabs>
          <w:tab w:val="left" w:pos="5732"/>
        </w:tabs>
      </w:pPr>
      <w:r>
        <w:tab/>
      </w:r>
    </w:p>
    <w:p w14:paraId="6396362D" w14:textId="55B818E8" w:rsidR="009D054F" w:rsidRDefault="009D054F">
      <w:pPr>
        <w:spacing w:line="240" w:lineRule="auto"/>
      </w:pPr>
      <w:r>
        <w:br w:type="page"/>
      </w:r>
    </w:p>
    <w:p w14:paraId="716DACFF" w14:textId="02D66403" w:rsidR="002134E7" w:rsidRPr="00B14D4B" w:rsidRDefault="009D054F" w:rsidP="00B14D4B">
      <w:pPr>
        <w:rPr>
          <w:color w:val="000000" w:themeColor="text1"/>
        </w:rPr>
      </w:pPr>
      <w:bookmarkStart w:id="1" w:name="_Toc209464918"/>
      <w:r>
        <w:lastRenderedPageBreak/>
        <w:t>TABLE OF CONTENTS</w:t>
      </w:r>
      <w:bookmarkEnd w:id="1"/>
      <w:r w:rsidR="00EE012D" w:rsidRPr="006D53C8">
        <w:rPr>
          <w:b/>
          <w:i/>
          <w:iCs/>
          <w:color w:val="000000" w:themeColor="text1"/>
        </w:rPr>
        <w:fldChar w:fldCharType="begin"/>
      </w:r>
      <w:r w:rsidR="00EE012D" w:rsidRPr="002226ED">
        <w:rPr>
          <w:color w:val="000000" w:themeColor="text1"/>
        </w:rPr>
        <w:instrText xml:space="preserve"> TOC \o "1-3" \h \z \u </w:instrText>
      </w:r>
      <w:r w:rsidR="00EE012D" w:rsidRPr="006D53C8">
        <w:rPr>
          <w:b/>
          <w:i/>
          <w:iCs/>
          <w:color w:val="000000" w:themeColor="text1"/>
        </w:rPr>
        <w:fldChar w:fldCharType="separate"/>
      </w:r>
    </w:p>
    <w:p w14:paraId="1792B2EB" w14:textId="00CA7975" w:rsidR="002134E7" w:rsidRDefault="002134E7">
      <w:pPr>
        <w:pStyle w:val="TOC1"/>
        <w:tabs>
          <w:tab w:val="right" w:leader="dot" w:pos="9350"/>
        </w:tabs>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"_Toc221009113"</w:instrText>
      </w:r>
      <w:r w:rsidRPr="001156C5">
        <w:rPr>
          <w:rStyle w:val="Hyperlink"/>
          <w:noProof/>
        </w:rPr>
        <w:instrText xml:space="preserve"> </w:instrText>
      </w:r>
      <w:r w:rsidRPr="001156C5">
        <w:rPr>
          <w:rStyle w:val="Hyperlink"/>
          <w:noProof/>
        </w:rPr>
      </w:r>
      <w:r w:rsidRPr="001156C5">
        <w:rPr>
          <w:rStyle w:val="Hyperlink"/>
          <w:noProof/>
        </w:rPr>
        <w:fldChar w:fldCharType="separate"/>
      </w:r>
      <w:r w:rsidRPr="001156C5">
        <w:rPr>
          <w:rStyle w:val="Hyperlink"/>
          <w:noProof/>
        </w:rPr>
        <w:t>EXPERIMENTAL PROCEDURES</w:t>
      </w:r>
      <w:r>
        <w:rPr>
          <w:noProof/>
          <w:webHidden/>
        </w:rPr>
        <w:tab/>
      </w:r>
      <w:r>
        <w:rPr>
          <w:noProof/>
          <w:webHidden/>
        </w:rPr>
        <w:fldChar w:fldCharType="begin"/>
      </w:r>
      <w:r>
        <w:rPr>
          <w:noProof/>
          <w:webHidden/>
        </w:rPr>
        <w:instrText xml:space="preserve"> PAGEREF _Toc221009113 \h </w:instrText>
      </w:r>
      <w:r>
        <w:rPr>
          <w:noProof/>
          <w:webHidden/>
        </w:rPr>
      </w:r>
      <w:r>
        <w:rPr>
          <w:noProof/>
          <w:webHidden/>
        </w:rPr>
        <w:fldChar w:fldCharType="separate"/>
      </w:r>
      <w:r>
        <w:rPr>
          <w:noProof/>
          <w:webHidden/>
        </w:rPr>
        <w:t>2</w:t>
      </w:r>
      <w:r>
        <w:rPr>
          <w:noProof/>
          <w:webHidden/>
        </w:rPr>
        <w:fldChar w:fldCharType="end"/>
      </w:r>
      <w:r w:rsidRPr="001156C5">
        <w:rPr>
          <w:rStyle w:val="Hyperlink"/>
          <w:noProof/>
        </w:rPr>
        <w:fldChar w:fldCharType="end"/>
      </w:r>
    </w:p>
    <w:p w14:paraId="71E693A5" w14:textId="7B943585" w:rsidR="002134E7" w:rsidRDefault="002134E7">
      <w:pPr>
        <w:pStyle w:val="TOC1"/>
        <w:tabs>
          <w:tab w:val="right" w:leader="dot" w:pos="9350"/>
        </w:tabs>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"_Toc221009114"</w:instrText>
      </w:r>
      <w:r w:rsidRPr="001156C5">
        <w:rPr>
          <w:rStyle w:val="Hyperlink"/>
          <w:noProof/>
        </w:rPr>
        <w:instrText xml:space="preserve"> </w:instrText>
      </w:r>
      <w:r w:rsidRPr="001156C5">
        <w:rPr>
          <w:rStyle w:val="Hyperlink"/>
          <w:noProof/>
        </w:rPr>
      </w:r>
      <w:r w:rsidRPr="001156C5">
        <w:rPr>
          <w:rStyle w:val="Hyperlink"/>
          <w:noProof/>
        </w:rPr>
        <w:fldChar w:fldCharType="separate"/>
      </w:r>
      <w:r w:rsidRPr="001156C5">
        <w:rPr>
          <w:rStyle w:val="Hyperlink"/>
          <w:noProof/>
        </w:rPr>
        <w:t>QUANTUM MECHANICS COMPUTATIONAL P</w:t>
      </w:r>
      <w:r w:rsidR="00A67829">
        <w:rPr>
          <w:rStyle w:val="Hyperlink"/>
          <w:noProof/>
        </w:rPr>
        <w:t>ROCEDURE</w:t>
      </w:r>
      <w:r>
        <w:rPr>
          <w:noProof/>
          <w:webHidden/>
        </w:rPr>
        <w:tab/>
      </w:r>
      <w:r>
        <w:rPr>
          <w:noProof/>
          <w:webHidden/>
        </w:rPr>
        <w:fldChar w:fldCharType="begin"/>
      </w:r>
      <w:r>
        <w:rPr>
          <w:noProof/>
          <w:webHidden/>
        </w:rPr>
        <w:instrText xml:space="preserve"> PAGEREF _Toc221009114 \h </w:instrText>
      </w:r>
      <w:r>
        <w:rPr>
          <w:noProof/>
          <w:webHidden/>
        </w:rPr>
      </w:r>
      <w:r>
        <w:rPr>
          <w:noProof/>
          <w:webHidden/>
        </w:rPr>
        <w:fldChar w:fldCharType="separate"/>
      </w:r>
      <w:r>
        <w:rPr>
          <w:noProof/>
          <w:webHidden/>
        </w:rPr>
        <w:t>4</w:t>
      </w:r>
      <w:r>
        <w:rPr>
          <w:noProof/>
          <w:webHidden/>
        </w:rPr>
        <w:fldChar w:fldCharType="end"/>
      </w:r>
      <w:r w:rsidRPr="001156C5">
        <w:rPr>
          <w:rStyle w:val="Hyperlink"/>
          <w:noProof/>
        </w:rPr>
        <w:fldChar w:fldCharType="end"/>
      </w:r>
    </w:p>
    <w:p w14:paraId="66440200" w14:textId="01A2B42B" w:rsidR="002134E7" w:rsidRDefault="002134E7">
      <w:pPr>
        <w:pStyle w:val="TOC1"/>
        <w:tabs>
          <w:tab w:val="right" w:leader="dot" w:pos="9350"/>
        </w:tabs>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"_Toc221009116"</w:instrText>
      </w:r>
      <w:r w:rsidRPr="001156C5">
        <w:rPr>
          <w:rStyle w:val="Hyperlink"/>
          <w:noProof/>
        </w:rPr>
        <w:instrText xml:space="preserve"> </w:instrText>
      </w:r>
      <w:r w:rsidRPr="001156C5">
        <w:rPr>
          <w:rStyle w:val="Hyperlink"/>
          <w:noProof/>
        </w:rPr>
      </w:r>
      <w:r w:rsidRPr="001156C5">
        <w:rPr>
          <w:rStyle w:val="Hyperlink"/>
          <w:noProof/>
        </w:rPr>
        <w:fldChar w:fldCharType="separate"/>
      </w:r>
      <w:r w:rsidRPr="001156C5">
        <w:rPr>
          <w:rStyle w:val="Hyperlink"/>
          <w:noProof/>
        </w:rPr>
        <w:t xml:space="preserve">pH CORRECTION OF </w:t>
      </w:r>
      <w:r w:rsidR="00A67829">
        <w:rPr>
          <w:rStyle w:val="Hyperlink"/>
          <w:noProof/>
        </w:rPr>
        <w:t>RATE CONSTANTS</w:t>
      </w:r>
      <w:r>
        <w:rPr>
          <w:noProof/>
          <w:webHidden/>
        </w:rPr>
        <w:tab/>
      </w:r>
      <w:r>
        <w:rPr>
          <w:noProof/>
          <w:webHidden/>
        </w:rPr>
        <w:fldChar w:fldCharType="begin"/>
      </w:r>
      <w:r>
        <w:rPr>
          <w:noProof/>
          <w:webHidden/>
        </w:rPr>
        <w:instrText xml:space="preserve"> PAGEREF _Toc221009116 \h </w:instrText>
      </w:r>
      <w:r>
        <w:rPr>
          <w:noProof/>
          <w:webHidden/>
        </w:rPr>
      </w:r>
      <w:r>
        <w:rPr>
          <w:noProof/>
          <w:webHidden/>
        </w:rPr>
        <w:fldChar w:fldCharType="separate"/>
      </w:r>
      <w:r>
        <w:rPr>
          <w:noProof/>
          <w:webHidden/>
        </w:rPr>
        <w:t>6</w:t>
      </w:r>
      <w:r>
        <w:rPr>
          <w:noProof/>
          <w:webHidden/>
        </w:rPr>
        <w:fldChar w:fldCharType="end"/>
      </w:r>
      <w:r w:rsidRPr="001156C5">
        <w:rPr>
          <w:rStyle w:val="Hyperlink"/>
          <w:noProof/>
        </w:rPr>
        <w:fldChar w:fldCharType="end"/>
      </w:r>
    </w:p>
    <w:p w14:paraId="5909ACF4" w14:textId="1D66C920" w:rsidR="002134E7" w:rsidRDefault="002134E7">
      <w:pPr>
        <w:pStyle w:val="TOC1"/>
        <w:tabs>
          <w:tab w:val="right" w:leader="dot" w:pos="9350"/>
        </w:tabs>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"_Toc221009118"</w:instrText>
      </w:r>
      <w:r w:rsidRPr="001156C5">
        <w:rPr>
          <w:rStyle w:val="Hyperlink"/>
          <w:noProof/>
        </w:rPr>
        <w:instrText xml:space="preserve"> </w:instrText>
      </w:r>
      <w:r w:rsidRPr="001156C5">
        <w:rPr>
          <w:rStyle w:val="Hyperlink"/>
          <w:noProof/>
        </w:rPr>
      </w:r>
      <w:r w:rsidRPr="001156C5">
        <w:rPr>
          <w:rStyle w:val="Hyperlink"/>
          <w:noProof/>
        </w:rPr>
        <w:fldChar w:fldCharType="separate"/>
      </w:r>
      <w:r w:rsidRPr="001156C5">
        <w:rPr>
          <w:rStyle w:val="Hyperlink"/>
          <w:noProof/>
        </w:rPr>
        <w:t>KINETIC ASS</w:t>
      </w:r>
      <w:r w:rsidR="00B14D4B">
        <w:rPr>
          <w:rStyle w:val="Hyperlink"/>
          <w:noProof/>
        </w:rPr>
        <w:t>AYS</w:t>
      </w:r>
      <w:r>
        <w:rPr>
          <w:noProof/>
          <w:webHidden/>
        </w:rPr>
        <w:tab/>
      </w:r>
      <w:r>
        <w:rPr>
          <w:noProof/>
          <w:webHidden/>
        </w:rPr>
        <w:fldChar w:fldCharType="begin"/>
      </w:r>
      <w:r>
        <w:rPr>
          <w:noProof/>
          <w:webHidden/>
        </w:rPr>
        <w:instrText xml:space="preserve"> PAGEREF _Toc221009118 \h </w:instrText>
      </w:r>
      <w:r>
        <w:rPr>
          <w:noProof/>
          <w:webHidden/>
        </w:rPr>
      </w:r>
      <w:r>
        <w:rPr>
          <w:noProof/>
          <w:webHidden/>
        </w:rPr>
        <w:fldChar w:fldCharType="separate"/>
      </w:r>
      <w:r>
        <w:rPr>
          <w:noProof/>
          <w:webHidden/>
        </w:rPr>
        <w:t>8</w:t>
      </w:r>
      <w:r>
        <w:rPr>
          <w:noProof/>
          <w:webHidden/>
        </w:rPr>
        <w:fldChar w:fldCharType="end"/>
      </w:r>
      <w:r w:rsidRPr="001156C5">
        <w:rPr>
          <w:rStyle w:val="Hyperlink"/>
          <w:noProof/>
        </w:rPr>
        <w:fldChar w:fldCharType="end"/>
      </w:r>
    </w:p>
    <w:p w14:paraId="33B8DEF7" w14:textId="4E1B9CC0" w:rsidR="002134E7" w:rsidRDefault="002134E7">
      <w:pPr>
        <w:pStyle w:val="TOC1"/>
        <w:tabs>
          <w:tab w:val="right" w:leader="dot" w:pos="9350"/>
        </w:tabs>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"_Toc221009120"</w:instrText>
      </w:r>
      <w:r w:rsidRPr="001156C5">
        <w:rPr>
          <w:rStyle w:val="Hyperlink"/>
          <w:noProof/>
        </w:rPr>
        <w:instrText xml:space="preserve"> </w:instrText>
      </w:r>
      <w:r w:rsidRPr="001156C5">
        <w:rPr>
          <w:rStyle w:val="Hyperlink"/>
          <w:noProof/>
        </w:rPr>
      </w:r>
      <w:r w:rsidRPr="001156C5">
        <w:rPr>
          <w:rStyle w:val="Hyperlink"/>
          <w:noProof/>
        </w:rPr>
        <w:fldChar w:fldCharType="separate"/>
      </w:r>
      <w:r w:rsidRPr="001156C5">
        <w:rPr>
          <w:rStyle w:val="Hyperlink"/>
          <w:noProof/>
        </w:rPr>
        <w:t>MATHEMATICAL TREATMENT OF THE Zn-METHYLIMIDAZOLE SPECIATION KINETIC MODEL</w:t>
      </w:r>
      <w:r>
        <w:rPr>
          <w:noProof/>
          <w:webHidden/>
        </w:rPr>
        <w:tab/>
      </w:r>
      <w:r>
        <w:rPr>
          <w:noProof/>
          <w:webHidden/>
        </w:rPr>
        <w:fldChar w:fldCharType="begin"/>
      </w:r>
      <w:r>
        <w:rPr>
          <w:noProof/>
          <w:webHidden/>
        </w:rPr>
        <w:instrText xml:space="preserve"> PAGEREF _Toc221009120 \h </w:instrText>
      </w:r>
      <w:r>
        <w:rPr>
          <w:noProof/>
          <w:webHidden/>
        </w:rPr>
      </w:r>
      <w:r>
        <w:rPr>
          <w:noProof/>
          <w:webHidden/>
        </w:rPr>
        <w:fldChar w:fldCharType="separate"/>
      </w:r>
      <w:r>
        <w:rPr>
          <w:noProof/>
          <w:webHidden/>
        </w:rPr>
        <w:t>16</w:t>
      </w:r>
      <w:r>
        <w:rPr>
          <w:noProof/>
          <w:webHidden/>
        </w:rPr>
        <w:fldChar w:fldCharType="end"/>
      </w:r>
      <w:r w:rsidRPr="001156C5">
        <w:rPr>
          <w:rStyle w:val="Hyperlink"/>
          <w:noProof/>
        </w:rPr>
        <w:fldChar w:fldCharType="end"/>
      </w:r>
    </w:p>
    <w:p w14:paraId="564E8B70" w14:textId="419027B3" w:rsidR="002134E7" w:rsidRDefault="002134E7" w:rsidP="00237F25">
      <w:pPr>
        <w:pStyle w:val="TOC1"/>
        <w:tabs>
          <w:tab w:val="right" w:leader="dot" w:pos="9350"/>
        </w:tabs>
        <w:ind w:firstLine="360"/>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"_Toc221009121"</w:instrText>
      </w:r>
      <w:r w:rsidRPr="001156C5">
        <w:rPr>
          <w:rStyle w:val="Hyperlink"/>
          <w:noProof/>
        </w:rPr>
        <w:instrText xml:space="preserve"> </w:instrText>
      </w:r>
      <w:r w:rsidRPr="001156C5">
        <w:rPr>
          <w:rStyle w:val="Hyperlink"/>
          <w:noProof/>
        </w:rPr>
      </w:r>
      <w:r w:rsidRPr="001156C5">
        <w:rPr>
          <w:rStyle w:val="Hyperlink"/>
          <w:noProof/>
        </w:rPr>
        <w:fldChar w:fldCharType="separate"/>
      </w:r>
      <w:r w:rsidRPr="001156C5">
        <w:rPr>
          <w:rStyle w:val="Hyperlink"/>
          <w:rFonts w:cs="Times New Roman"/>
          <w:noProof/>
        </w:rPr>
        <w:t>Stage 1: Thermodynamic Speciation and Inner-Sphere Rate</w:t>
      </w:r>
      <w:r>
        <w:rPr>
          <w:noProof/>
          <w:webHidden/>
        </w:rPr>
        <w:tab/>
      </w:r>
      <w:r>
        <w:rPr>
          <w:noProof/>
          <w:webHidden/>
        </w:rPr>
        <w:fldChar w:fldCharType="begin"/>
      </w:r>
      <w:r>
        <w:rPr>
          <w:noProof/>
          <w:webHidden/>
        </w:rPr>
        <w:instrText xml:space="preserve"> PAGEREF _Toc221009121 \h </w:instrText>
      </w:r>
      <w:r>
        <w:rPr>
          <w:noProof/>
          <w:webHidden/>
        </w:rPr>
      </w:r>
      <w:r>
        <w:rPr>
          <w:noProof/>
          <w:webHidden/>
        </w:rPr>
        <w:fldChar w:fldCharType="separate"/>
      </w:r>
      <w:r>
        <w:rPr>
          <w:noProof/>
          <w:webHidden/>
        </w:rPr>
        <w:t>17</w:t>
      </w:r>
      <w:r>
        <w:rPr>
          <w:noProof/>
          <w:webHidden/>
        </w:rPr>
        <w:fldChar w:fldCharType="end"/>
      </w:r>
      <w:r w:rsidRPr="001156C5">
        <w:rPr>
          <w:rStyle w:val="Hyperlink"/>
          <w:noProof/>
        </w:rPr>
        <w:fldChar w:fldCharType="end"/>
      </w:r>
    </w:p>
    <w:p w14:paraId="4F6C1307" w14:textId="7BCFDFB7" w:rsidR="002134E7" w:rsidRDefault="002134E7" w:rsidP="00237F25">
      <w:pPr>
        <w:pStyle w:val="TOC1"/>
        <w:tabs>
          <w:tab w:val="right" w:leader="dot" w:pos="9350"/>
        </w:tabs>
        <w:ind w:firstLine="360"/>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"_Toc221009122"</w:instrText>
      </w:r>
      <w:r w:rsidRPr="001156C5">
        <w:rPr>
          <w:rStyle w:val="Hyperlink"/>
          <w:noProof/>
        </w:rPr>
        <w:instrText xml:space="preserve"> </w:instrText>
      </w:r>
      <w:r w:rsidRPr="001156C5">
        <w:rPr>
          <w:rStyle w:val="Hyperlink"/>
          <w:noProof/>
        </w:rPr>
      </w:r>
      <w:r w:rsidRPr="001156C5">
        <w:rPr>
          <w:rStyle w:val="Hyperlink"/>
          <w:noProof/>
        </w:rPr>
        <w:fldChar w:fldCharType="separate"/>
      </w:r>
      <w:r w:rsidRPr="001156C5">
        <w:rPr>
          <w:rStyle w:val="Hyperlink"/>
          <w:rFonts w:cs="Times New Roman"/>
          <w:noProof/>
        </w:rPr>
        <w:t>Stage 2: Initial-Rate Product Inhibition and Tetrakis Damping</w:t>
      </w:r>
      <w:r>
        <w:rPr>
          <w:noProof/>
          <w:webHidden/>
        </w:rPr>
        <w:tab/>
      </w:r>
      <w:r>
        <w:rPr>
          <w:noProof/>
          <w:webHidden/>
        </w:rPr>
        <w:fldChar w:fldCharType="begin"/>
      </w:r>
      <w:r>
        <w:rPr>
          <w:noProof/>
          <w:webHidden/>
        </w:rPr>
        <w:instrText xml:space="preserve"> PAGEREF _Toc221009122 \h </w:instrText>
      </w:r>
      <w:r>
        <w:rPr>
          <w:noProof/>
          <w:webHidden/>
        </w:rPr>
      </w:r>
      <w:r>
        <w:rPr>
          <w:noProof/>
          <w:webHidden/>
        </w:rPr>
        <w:fldChar w:fldCharType="separate"/>
      </w:r>
      <w:r>
        <w:rPr>
          <w:noProof/>
          <w:webHidden/>
        </w:rPr>
        <w:t>19</w:t>
      </w:r>
      <w:r>
        <w:rPr>
          <w:noProof/>
          <w:webHidden/>
        </w:rPr>
        <w:fldChar w:fldCharType="end"/>
      </w:r>
      <w:r w:rsidRPr="001156C5">
        <w:rPr>
          <w:rStyle w:val="Hyperlink"/>
          <w:noProof/>
        </w:rPr>
        <w:fldChar w:fldCharType="end"/>
      </w:r>
    </w:p>
    <w:p w14:paraId="0022C2BF" w14:textId="498123BA" w:rsidR="002134E7" w:rsidRDefault="002134E7" w:rsidP="00BA6721">
      <w:pPr>
        <w:pStyle w:val="TOC1"/>
        <w:tabs>
          <w:tab w:val="right" w:leader="dot" w:pos="9350"/>
        </w:tabs>
        <w:ind w:left="450" w:hanging="90"/>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"_Toc221009124"</w:instrText>
      </w:r>
      <w:r w:rsidRPr="001156C5">
        <w:rPr>
          <w:rStyle w:val="Hyperlink"/>
          <w:noProof/>
        </w:rPr>
        <w:instrText xml:space="preserve"> </w:instrText>
      </w:r>
      <w:r w:rsidRPr="001156C5">
        <w:rPr>
          <w:rStyle w:val="Hyperlink"/>
          <w:noProof/>
        </w:rPr>
      </w:r>
      <w:r w:rsidRPr="001156C5">
        <w:rPr>
          <w:rStyle w:val="Hyperlink"/>
          <w:noProof/>
        </w:rPr>
        <w:fldChar w:fldCharType="separate"/>
      </w:r>
      <m:oMath>
        <m:r>
          <m:rPr>
            <m:sty m:val="bi"/>
          </m:rPr>
          <w:rPr>
            <w:rStyle w:val="Hyperlink"/>
            <w:rFonts w:ascii="Cambria Math" w:hAnsi="Cambria Math" w:cs="Times New Roman"/>
            <w:noProof/>
          </w:rPr>
          <m:t>Φ</m:t>
        </m:r>
      </m:oMath>
      <w:r w:rsidRPr="001156C5">
        <w:rPr>
          <w:rStyle w:val="Hyperlink"/>
          <w:rFonts w:cs="Times New Roman"/>
          <w:noProof/>
        </w:rPr>
        <w:t xml:space="preserve"> Correction Factors</w:t>
      </w:r>
      <w:r>
        <w:rPr>
          <w:noProof/>
          <w:webHidden/>
        </w:rPr>
        <w:tab/>
      </w:r>
      <w:r>
        <w:rPr>
          <w:noProof/>
          <w:webHidden/>
        </w:rPr>
        <w:fldChar w:fldCharType="begin"/>
      </w:r>
      <w:r>
        <w:rPr>
          <w:noProof/>
          <w:webHidden/>
        </w:rPr>
        <w:instrText xml:space="preserve"> PAGEREF _Toc221009124 \h </w:instrText>
      </w:r>
      <w:r>
        <w:rPr>
          <w:noProof/>
          <w:webHidden/>
        </w:rPr>
      </w:r>
      <w:r>
        <w:rPr>
          <w:noProof/>
          <w:webHidden/>
        </w:rPr>
        <w:fldChar w:fldCharType="separate"/>
      </w:r>
      <w:r>
        <w:rPr>
          <w:noProof/>
          <w:webHidden/>
        </w:rPr>
        <w:t>20</w:t>
      </w:r>
      <w:r>
        <w:rPr>
          <w:noProof/>
          <w:webHidden/>
        </w:rPr>
        <w:fldChar w:fldCharType="end"/>
      </w:r>
      <w:r w:rsidRPr="001156C5">
        <w:rPr>
          <w:rStyle w:val="Hyperlink"/>
          <w:noProof/>
        </w:rPr>
        <w:fldChar w:fldCharType="end"/>
      </w:r>
    </w:p>
    <w:p w14:paraId="5095CCA3" w14:textId="45DE036E" w:rsidR="002134E7" w:rsidRDefault="002134E7" w:rsidP="00BA6721">
      <w:pPr>
        <w:pStyle w:val="TOC1"/>
        <w:tabs>
          <w:tab w:val="right" w:leader="dot" w:pos="9350"/>
        </w:tabs>
        <w:ind w:left="450" w:hanging="90"/>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"_Toc221009125"</w:instrText>
      </w:r>
      <w:r w:rsidRPr="001156C5">
        <w:rPr>
          <w:rStyle w:val="Hyperlink"/>
          <w:noProof/>
        </w:rPr>
        <w:instrText xml:space="preserve"> </w:instrText>
      </w:r>
      <w:r w:rsidRPr="001156C5">
        <w:rPr>
          <w:rStyle w:val="Hyperlink"/>
          <w:noProof/>
        </w:rPr>
      </w:r>
      <w:r w:rsidRPr="001156C5">
        <w:rPr>
          <w:rStyle w:val="Hyperlink"/>
          <w:noProof/>
        </w:rPr>
        <w:fldChar w:fldCharType="separate"/>
      </w:r>
      <w:r w:rsidRPr="001156C5">
        <w:rPr>
          <w:rStyle w:val="Hyperlink"/>
          <w:noProof/>
        </w:rPr>
        <w:t>Reproducibility Procedure</w:t>
      </w:r>
      <w:r>
        <w:rPr>
          <w:noProof/>
          <w:webHidden/>
        </w:rPr>
        <w:tab/>
      </w:r>
      <w:r>
        <w:rPr>
          <w:noProof/>
          <w:webHidden/>
        </w:rPr>
        <w:fldChar w:fldCharType="begin"/>
      </w:r>
      <w:r>
        <w:rPr>
          <w:noProof/>
          <w:webHidden/>
        </w:rPr>
        <w:instrText xml:space="preserve"> PAGEREF _Toc221009125 \h </w:instrText>
      </w:r>
      <w:r>
        <w:rPr>
          <w:noProof/>
          <w:webHidden/>
        </w:rPr>
      </w:r>
      <w:r>
        <w:rPr>
          <w:noProof/>
          <w:webHidden/>
        </w:rPr>
        <w:fldChar w:fldCharType="separate"/>
      </w:r>
      <w:r>
        <w:rPr>
          <w:noProof/>
          <w:webHidden/>
        </w:rPr>
        <w:t>20</w:t>
      </w:r>
      <w:r>
        <w:rPr>
          <w:noProof/>
          <w:webHidden/>
        </w:rPr>
        <w:fldChar w:fldCharType="end"/>
      </w:r>
      <w:r w:rsidRPr="001156C5">
        <w:rPr>
          <w:rStyle w:val="Hyperlink"/>
          <w:noProof/>
        </w:rPr>
        <w:fldChar w:fldCharType="end"/>
      </w:r>
    </w:p>
    <w:p w14:paraId="1DD86C59" w14:textId="4DAB80A8" w:rsidR="002134E7" w:rsidRDefault="002134E7">
      <w:pPr>
        <w:pStyle w:val="TOC1"/>
        <w:tabs>
          <w:tab w:val="right" w:leader="dot" w:pos="9350"/>
        </w:tabs>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"_Toc221009126"</w:instrText>
      </w:r>
      <w:r w:rsidRPr="001156C5">
        <w:rPr>
          <w:rStyle w:val="Hyperlink"/>
          <w:noProof/>
        </w:rPr>
        <w:instrText xml:space="preserve"> </w:instrText>
      </w:r>
      <w:r w:rsidRPr="001156C5">
        <w:rPr>
          <w:rStyle w:val="Hyperlink"/>
          <w:noProof/>
        </w:rPr>
      </w:r>
      <w:r w:rsidRPr="001156C5">
        <w:rPr>
          <w:rStyle w:val="Hyperlink"/>
          <w:noProof/>
        </w:rPr>
        <w:fldChar w:fldCharType="separate"/>
      </w:r>
      <w:r w:rsidRPr="001156C5">
        <w:rPr>
          <w:rStyle w:val="Hyperlink"/>
          <w:noProof/>
        </w:rPr>
        <w:t>DATA AVAILABILITY</w:t>
      </w:r>
      <w:r>
        <w:rPr>
          <w:noProof/>
          <w:webHidden/>
        </w:rPr>
        <w:tab/>
      </w:r>
      <w:r>
        <w:rPr>
          <w:noProof/>
          <w:webHidden/>
        </w:rPr>
        <w:fldChar w:fldCharType="begin"/>
      </w:r>
      <w:r>
        <w:rPr>
          <w:noProof/>
          <w:webHidden/>
        </w:rPr>
        <w:instrText xml:space="preserve"> PAGEREF _Toc221009126 \h </w:instrText>
      </w:r>
      <w:r>
        <w:rPr>
          <w:noProof/>
          <w:webHidden/>
        </w:rPr>
      </w:r>
      <w:r>
        <w:rPr>
          <w:noProof/>
          <w:webHidden/>
        </w:rPr>
        <w:fldChar w:fldCharType="separate"/>
      </w:r>
      <w:r>
        <w:rPr>
          <w:noProof/>
          <w:webHidden/>
        </w:rPr>
        <w:t>21</w:t>
      </w:r>
      <w:r>
        <w:rPr>
          <w:noProof/>
          <w:webHidden/>
        </w:rPr>
        <w:fldChar w:fldCharType="end"/>
      </w:r>
      <w:r w:rsidRPr="001156C5">
        <w:rPr>
          <w:rStyle w:val="Hyperlink"/>
          <w:noProof/>
        </w:rPr>
        <w:fldChar w:fldCharType="end"/>
      </w:r>
    </w:p>
    <w:p w14:paraId="12C1601C" w14:textId="361B29E9" w:rsidR="002134E7" w:rsidRDefault="002134E7">
      <w:pPr>
        <w:pStyle w:val="TOC1"/>
        <w:tabs>
          <w:tab w:val="right" w:leader="dot" w:pos="9350"/>
        </w:tabs>
        <w:rPr>
          <w:rFonts w:asciiTheme="minorHAnsi" w:eastAsiaTheme="minorEastAsia" w:hAnsiTheme="minorHAnsi"/>
          <w:b w:val="0"/>
          <w:bCs w:val="0"/>
          <w:i w:val="0"/>
          <w:iCs w:val="0"/>
          <w:noProof/>
        </w:rPr>
      </w:pPr>
      <w:r w:rsidRPr="001156C5">
        <w:rPr>
          <w:rStyle w:val="Hyperlink"/>
          <w:noProof/>
        </w:rPr>
        <w:fldChar w:fldCharType="begin"/>
      </w:r>
      <w:r w:rsidRPr="001156C5">
        <w:rPr>
          <w:rStyle w:val="Hyperlink"/>
          <w:noProof/>
        </w:rPr>
        <w:instrText xml:space="preserve"> </w:instrText>
      </w:r>
      <w:r>
        <w:rPr>
          <w:noProof/>
        </w:rPr>
        <w:instrText>HYPERLINK \l "_Toc221009127"</w:instrText>
      </w:r>
      <w:r w:rsidRPr="001156C5">
        <w:rPr>
          <w:rStyle w:val="Hyperlink"/>
          <w:noProof/>
        </w:rPr>
        <w:instrText xml:space="preserve"> </w:instrText>
      </w:r>
      <w:r w:rsidRPr="001156C5">
        <w:rPr>
          <w:rStyle w:val="Hyperlink"/>
          <w:noProof/>
        </w:rPr>
      </w:r>
      <w:r w:rsidRPr="001156C5">
        <w:rPr>
          <w:rStyle w:val="Hyperlink"/>
          <w:noProof/>
        </w:rPr>
        <w:fldChar w:fldCharType="separate"/>
      </w:r>
      <w:r w:rsidRPr="001156C5">
        <w:rPr>
          <w:rStyle w:val="Hyperlink"/>
          <w:noProof/>
        </w:rPr>
        <w:t>SUPPLEMENTARY REFERENCES</w:t>
      </w:r>
      <w:r>
        <w:rPr>
          <w:noProof/>
          <w:webHidden/>
        </w:rPr>
        <w:tab/>
      </w:r>
      <w:r>
        <w:rPr>
          <w:noProof/>
          <w:webHidden/>
        </w:rPr>
        <w:fldChar w:fldCharType="begin"/>
      </w:r>
      <w:r>
        <w:rPr>
          <w:noProof/>
          <w:webHidden/>
        </w:rPr>
        <w:instrText xml:space="preserve"> PAGEREF _Toc221009127 \h </w:instrText>
      </w:r>
      <w:r>
        <w:rPr>
          <w:noProof/>
          <w:webHidden/>
        </w:rPr>
      </w:r>
      <w:r>
        <w:rPr>
          <w:noProof/>
          <w:webHidden/>
        </w:rPr>
        <w:fldChar w:fldCharType="separate"/>
      </w:r>
      <w:r>
        <w:rPr>
          <w:noProof/>
          <w:webHidden/>
        </w:rPr>
        <w:t>22</w:t>
      </w:r>
      <w:r>
        <w:rPr>
          <w:noProof/>
          <w:webHidden/>
        </w:rPr>
        <w:fldChar w:fldCharType="end"/>
      </w:r>
      <w:r w:rsidRPr="001156C5">
        <w:rPr>
          <w:rStyle w:val="Hyperlink"/>
          <w:noProof/>
        </w:rPr>
        <w:fldChar w:fldCharType="end"/>
      </w:r>
    </w:p>
    <w:p w14:paraId="6A22E63E" w14:textId="06884663" w:rsidR="00917033" w:rsidRPr="006D53C8" w:rsidRDefault="00EE012D" w:rsidP="00EE012D">
      <w:pPr>
        <w:pStyle w:val="Heading1"/>
      </w:pPr>
      <w:r w:rsidRPr="006D53C8">
        <w:fldChar w:fldCharType="end"/>
      </w:r>
    </w:p>
    <w:p w14:paraId="6C06C284" w14:textId="6F0FFD28" w:rsidR="00043796" w:rsidRPr="00606F0D" w:rsidRDefault="00845F0A" w:rsidP="00606F0D">
      <w:pPr>
        <w:spacing w:line="240" w:lineRule="auto"/>
        <w:rPr>
          <w:rFonts w:eastAsiaTheme="majorEastAsia" w:cstheme="majorBidi"/>
          <w:bCs/>
          <w:color w:val="000000" w:themeColor="text1"/>
          <w:sz w:val="32"/>
          <w:szCs w:val="32"/>
        </w:rPr>
      </w:pPr>
      <w:r w:rsidRPr="006D53C8">
        <w:rPr>
          <w:bCs/>
        </w:rPr>
        <w:br w:type="page"/>
      </w:r>
    </w:p>
    <w:p w14:paraId="6F549333" w14:textId="5ED6A863" w:rsidR="00A90DFD" w:rsidRPr="00181840" w:rsidRDefault="00845F0A" w:rsidP="002226ED">
      <w:pPr>
        <w:pStyle w:val="Heading1"/>
      </w:pPr>
      <w:bookmarkStart w:id="2" w:name="_Toc211165715"/>
      <w:bookmarkStart w:id="3" w:name="_Toc221009113"/>
      <w:r w:rsidRPr="00181840">
        <w:lastRenderedPageBreak/>
        <w:t>EXPERIMENTAL PROCEDURES</w:t>
      </w:r>
      <w:bookmarkEnd w:id="2"/>
      <w:bookmarkEnd w:id="3"/>
    </w:p>
    <w:p w14:paraId="63CB57C8" w14:textId="77777777" w:rsidR="007F20CB" w:rsidRDefault="007F20CB" w:rsidP="007F20CB">
      <w:pPr>
        <w:rPr>
          <w:rFonts w:cs="Times New Roman"/>
          <w:szCs w:val="36"/>
        </w:rPr>
      </w:pPr>
      <w:commentRangeStart w:id="4"/>
      <w:r w:rsidRPr="007F20CB">
        <w:rPr>
          <w:rFonts w:cs="Times New Roman"/>
          <w:szCs w:val="36"/>
        </w:rPr>
        <w:t>The catalytic rate constants for the hydration of CO</w:t>
      </w:r>
      <w:r w:rsidRPr="007F20CB">
        <w:rPr>
          <w:rFonts w:cs="Times New Roman"/>
          <w:szCs w:val="36"/>
          <w:vertAlign w:val="subscript"/>
        </w:rPr>
        <w:t>2</w:t>
      </w:r>
      <w:r w:rsidRPr="007F20CB">
        <w:rPr>
          <w:rFonts w:cs="Times New Roman"/>
          <w:szCs w:val="36"/>
        </w:rPr>
        <w:t xml:space="preserve"> by Zn-ligand complexes were measured by stopped-flow absorption spectroscopy following a general procedure previously described </w:t>
      </w:r>
      <w:r w:rsidRPr="007F20CB">
        <w:rPr>
          <w:rFonts w:cs="Times New Roman"/>
          <w:szCs w:val="36"/>
        </w:rPr>
        <w:fldChar w:fldCharType="begin"/>
      </w:r>
      <w:r w:rsidRPr="007F20CB">
        <w:rPr>
          <w:rFonts w:cs="Times New Roman"/>
          <w:szCs w:val="36"/>
        </w:rPr>
        <w:instrText xml:space="preserve"> ADDIN ZOTERO_ITEM CSL_CITATION {"citationID":"jKDTcpy5","properties":{"formattedCitation":"\\super 16,31\\nosupersub{}","plainCitation":"16,31","noteIndex":0},"citationItems":[{"id":166,"uris":["http://zotero.org/users/15279553/items/XMF972BL"],"itemData":{"id":166,"type":"article-journal","abstract":"A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Chem.","note":"publisher: American Chemical Society","page":"6803-6812","source":"ACS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D."}],"issued":{"date-parts":[["2012",6,18]]}}},{"id":254,"uris":["http://zotero.org/users/15279553/items/8WI7DY5M"],"itemData":{"id":254,"type":"article-journal","container-title":"Inorganic Chemistry","DOI":"10.1021/ic00126a034","ISSN":"0020-1669","issue":"22","journalAbbreviation":"Inorg. Chem.","note":"publisher: American Chemical Society","page":"5606-5614","source":"ACS Publications","title":"A functional model for carbonic anhydrase: thermodynamic and kinetic study of a tetraazacyclododecane complex of zinc(II)","title-short":"A functional model for carbonic anhydrase","volume":"34","author":[{"family":"Zhang","given":"Xiaoping"},{"family":"Eldik","given":"Rudi","non-dropping-particle":"van"}],"issued":{"date-parts":[["1995",10,1]]}}}],"schema":"https://github.com/citation-style-language/schema/raw/master/csl-citation.json"} </w:instrText>
      </w:r>
      <w:r w:rsidRPr="007F20CB">
        <w:rPr>
          <w:rFonts w:cs="Times New Roman"/>
          <w:szCs w:val="36"/>
        </w:rPr>
        <w:fldChar w:fldCharType="separate"/>
      </w:r>
      <w:r w:rsidRPr="007F20CB">
        <w:rPr>
          <w:rFonts w:cs="Times New Roman"/>
          <w:szCs w:val="36"/>
          <w:vertAlign w:val="superscript"/>
        </w:rPr>
        <w:t>16,31</w:t>
      </w:r>
      <w:r w:rsidRPr="007F20CB">
        <w:rPr>
          <w:rFonts w:cs="Times New Roman"/>
          <w:szCs w:val="36"/>
        </w:rPr>
        <w:fldChar w:fldCharType="end"/>
      </w:r>
      <w:r w:rsidRPr="007F20CB">
        <w:rPr>
          <w:rFonts w:cs="Times New Roman"/>
          <w:szCs w:val="36"/>
        </w:rPr>
        <w:t>. All stopped-flow mixing and optical monitoring experiments were performed with a BioLogic μSFM mixer utilizing 500 μL Hamilton gas-tight syringes and an MOS-200/M spectrometer fitted with a 0.8 mm pathlength cuvette. All chemicals were purchased from commercial sources and used without further purification. Buffered solutions were prepared with 0.1 M AMPSO, 0.2 M NaClO</w:t>
      </w:r>
      <w:r w:rsidRPr="007F20CB">
        <w:rPr>
          <w:rFonts w:cs="Times New Roman"/>
          <w:szCs w:val="36"/>
          <w:vertAlign w:val="subscript"/>
        </w:rPr>
        <w:t>4</w:t>
      </w:r>
      <w:r w:rsidRPr="007F20CB">
        <w:rPr>
          <w:rFonts w:cs="Times New Roman"/>
          <w:szCs w:val="36"/>
        </w:rPr>
        <w:t>, and 2.5 x 10</w:t>
      </w:r>
      <w:r w:rsidRPr="007F20CB">
        <w:rPr>
          <w:rFonts w:cs="Times New Roman"/>
          <w:szCs w:val="36"/>
          <w:vertAlign w:val="superscript"/>
        </w:rPr>
        <w:t xml:space="preserve"> -5</w:t>
      </w:r>
      <w:r w:rsidRPr="007F20CB">
        <w:rPr>
          <w:rFonts w:cs="Times New Roman"/>
          <w:szCs w:val="36"/>
        </w:rPr>
        <w:t xml:space="preserve"> M thymol blue indicator. The pH of the buffered solution was adjusted to pH = 9.0 as measured by an Extech PH220 pH meter by addition of concentrated aliquots of aqueous sodium hydroxide. This indicator concentration is 5x that of the concentration utilized by Koziel et al. to achieve sufficient signal with a 0.8-mm optical pathlength. Further details are available in the Supplemental Information.</w:t>
      </w:r>
      <w:commentRangeEnd w:id="4"/>
      <w:r>
        <w:rPr>
          <w:rStyle w:val="CommentReference"/>
          <w:rFonts w:cs="Times New Roman"/>
          <w:sz w:val="24"/>
          <w:szCs w:val="36"/>
        </w:rPr>
        <w:commentReference w:id="4"/>
      </w:r>
    </w:p>
    <w:p w14:paraId="3C348E8F" w14:textId="77777777" w:rsidR="007F20CB" w:rsidRPr="007F20CB" w:rsidRDefault="007F20CB" w:rsidP="007F20CB">
      <w:pPr>
        <w:rPr>
          <w:rFonts w:cs="Times New Roman"/>
          <w:szCs w:val="36"/>
        </w:rPr>
      </w:pPr>
    </w:p>
    <w:p w14:paraId="2D8F5944" w14:textId="7D7D84AB" w:rsidR="005C15D3" w:rsidRPr="00181840" w:rsidRDefault="005C15D3" w:rsidP="005D6123">
      <w:pPr>
        <w:rPr>
          <w:rFonts w:cs="Times New Roman"/>
          <w:szCs w:val="36"/>
        </w:rPr>
      </w:pPr>
      <w:r w:rsidRPr="00181840">
        <w:rPr>
          <w:rFonts w:cs="Times New Roman"/>
          <w:szCs w:val="36"/>
        </w:rPr>
        <w:t>Prior to experiments, portions of the buffered indicator solution were degassed by several cycles of evacuation followed by bubbling with N</w:t>
      </w:r>
      <w:r w:rsidRPr="00181840">
        <w:rPr>
          <w:rFonts w:cs="Times New Roman"/>
          <w:szCs w:val="36"/>
          <w:vertAlign w:val="subscript"/>
        </w:rPr>
        <w:t>2</w:t>
      </w:r>
      <w:r w:rsidRPr="00181840">
        <w:rPr>
          <w:rFonts w:cs="Times New Roman"/>
          <w:szCs w:val="36"/>
        </w:rPr>
        <w:t xml:space="preserve"> gas. A separate portion of deionized water was continuously sparged with </w:t>
      </w:r>
      <w:r w:rsidR="00AF0F29" w:rsidRPr="00181840">
        <w:rPr>
          <w:rFonts w:cs="Times New Roman"/>
          <w:szCs w:val="36"/>
        </w:rPr>
        <w:t>CO</w:t>
      </w:r>
      <w:r w:rsidR="00AF0F29" w:rsidRPr="00181840">
        <w:rPr>
          <w:rFonts w:cs="Times New Roman"/>
          <w:szCs w:val="36"/>
          <w:vertAlign w:val="subscript"/>
        </w:rPr>
        <w:t xml:space="preserve">2 </w:t>
      </w:r>
      <w:r w:rsidRPr="00181840">
        <w:rPr>
          <w:rFonts w:cs="Times New Roman"/>
          <w:szCs w:val="36"/>
        </w:rPr>
        <w:t>gas through a fine metal frit for at least 30 minutes to give an assumed CO</w:t>
      </w:r>
      <w:r w:rsidRPr="00181840">
        <w:rPr>
          <w:rFonts w:cs="Times New Roman"/>
          <w:szCs w:val="36"/>
          <w:vertAlign w:val="subscript"/>
        </w:rPr>
        <w:t>2</w:t>
      </w:r>
      <w:r w:rsidRPr="00181840">
        <w:rPr>
          <w:rFonts w:cs="Times New Roman"/>
          <w:szCs w:val="36"/>
        </w:rPr>
        <w:t xml:space="preserve"> concentration of 33.8 mM in water at standard conditions. Zinc-ligand complexes of differing stoichiometries were prepared daily as-needed by adding the appropriate ratios of solutions of 1 M zinc perchlorate hexahydrate (Zn(ClO</w:t>
      </w:r>
      <w:r w:rsidRPr="00181840">
        <w:rPr>
          <w:rFonts w:cs="Times New Roman"/>
          <w:szCs w:val="36"/>
          <w:vertAlign w:val="subscript"/>
        </w:rPr>
        <w:t>4</w:t>
      </w:r>
      <w:r w:rsidRPr="00181840">
        <w:rPr>
          <w:rFonts w:cs="Times New Roman"/>
          <w:szCs w:val="36"/>
        </w:rPr>
        <w:t xml:space="preserve"> ) 2 ∙6H</w:t>
      </w:r>
      <w:r w:rsidRPr="00181840">
        <w:rPr>
          <w:rFonts w:cs="Times New Roman"/>
          <w:szCs w:val="36"/>
          <w:vertAlign w:val="subscript"/>
        </w:rPr>
        <w:t>2</w:t>
      </w:r>
      <w:r w:rsidRPr="00181840">
        <w:rPr>
          <w:rFonts w:cs="Times New Roman"/>
          <w:szCs w:val="36"/>
        </w:rPr>
        <w:t>O in degassed, deonized water and 0.1 M ligand dissolved in the</w:t>
      </w:r>
      <w:r w:rsidR="00AF0F29" w:rsidRPr="00181840">
        <w:rPr>
          <w:rFonts w:cs="Times New Roman"/>
          <w:szCs w:val="36"/>
        </w:rPr>
        <w:t xml:space="preserve"> </w:t>
      </w:r>
      <w:r w:rsidRPr="00181840">
        <w:rPr>
          <w:rFonts w:cs="Times New Roman"/>
          <w:szCs w:val="36"/>
        </w:rPr>
        <w:t xml:space="preserve">degassed buffered indicator solution to an additional aliquot of buffered solution to yield a total volume of 1 mL and final zinc concentration of 1 mM. This procedure was adopted to avoid precipitation of zinc perchlorate or zinc-ligand complexes from the buffered solution at higher concentrations (≈ 1M). Portions of the 1 mM zinc solution were </w:t>
      </w:r>
      <w:r w:rsidRPr="00181840">
        <w:rPr>
          <w:rFonts w:cs="Times New Roman"/>
          <w:szCs w:val="36"/>
        </w:rPr>
        <w:lastRenderedPageBreak/>
        <w:t>further diluted with additional buffered solution to give solutions with final zinc concentrations of 0.5 mM and 0.25 mM.</w:t>
      </w:r>
    </w:p>
    <w:p w14:paraId="7AF14C8B" w14:textId="77777777" w:rsidR="005C15D3" w:rsidRPr="00181840" w:rsidRDefault="005C15D3" w:rsidP="005D6123">
      <w:pPr>
        <w:rPr>
          <w:rFonts w:cs="Times New Roman"/>
          <w:szCs w:val="36"/>
        </w:rPr>
      </w:pPr>
    </w:p>
    <w:p w14:paraId="18B61C1C" w14:textId="380F1B75" w:rsidR="005C15D3" w:rsidRPr="00181840" w:rsidRDefault="005C15D3" w:rsidP="005D6123">
      <w:pPr>
        <w:rPr>
          <w:rFonts w:cs="Times New Roman"/>
          <w:szCs w:val="36"/>
        </w:rPr>
      </w:pPr>
      <w:r w:rsidRPr="00181840">
        <w:rPr>
          <w:rFonts w:cs="Times New Roman"/>
          <w:szCs w:val="36"/>
        </w:rPr>
        <w:t>The buffer Q factor for the degassed buffered indicator solution in the μSFM (0.8 mm cuvette) was determined by rapid 1:1 mixing with aqueous HCl solutions at several concentrations (0 M, 0.005 M, 0.015 M, 0.025 M, 0.035 M, and 0.040 M) with monitoring the change in absorption relative to a water blank at 596 nm. The changes in absorption were plotted against the HCl titrant concentration, giving a linear response across the concentrations (</w:t>
      </w:r>
      <w:r w:rsidRPr="006968D4">
        <w:rPr>
          <w:rFonts w:cs="Times New Roman"/>
          <w:i/>
          <w:iCs/>
          <w:szCs w:val="36"/>
        </w:rPr>
        <w:t>R</w:t>
      </w:r>
      <w:r w:rsidRPr="006968D4">
        <w:rPr>
          <w:rFonts w:cs="Times New Roman"/>
          <w:szCs w:val="36"/>
          <w:vertAlign w:val="superscript"/>
        </w:rPr>
        <w:t>2</w:t>
      </w:r>
      <w:r w:rsidRPr="00181840">
        <w:rPr>
          <w:rFonts w:cs="Times New Roman"/>
          <w:szCs w:val="36"/>
        </w:rPr>
        <w:t xml:space="preserve"> = 0.99), and Q was taken to be the inverse of the slope of the line (Q = -0.410).</w:t>
      </w:r>
    </w:p>
    <w:p w14:paraId="6500A81C" w14:textId="77777777" w:rsidR="005C15D3" w:rsidRPr="00181840" w:rsidRDefault="005C15D3" w:rsidP="005D6123">
      <w:pPr>
        <w:rPr>
          <w:rFonts w:cs="Times New Roman"/>
          <w:szCs w:val="36"/>
        </w:rPr>
      </w:pPr>
    </w:p>
    <w:p w14:paraId="2D64DDC1" w14:textId="26F20E0A" w:rsidR="005D6123" w:rsidRPr="00181840" w:rsidRDefault="005C15D3" w:rsidP="005D6123">
      <w:pPr>
        <w:rPr>
          <w:rFonts w:cs="Times New Roman"/>
        </w:rPr>
      </w:pPr>
      <w:r w:rsidRPr="00181840">
        <w:rPr>
          <w:rFonts w:cs="Times New Roman"/>
          <w:szCs w:val="36"/>
        </w:rPr>
        <w:t>The solutions of zinc-ligand complexes were again sparged with N</w:t>
      </w:r>
      <w:r w:rsidRPr="00181840">
        <w:rPr>
          <w:rFonts w:cs="Times New Roman"/>
          <w:szCs w:val="36"/>
          <w:vertAlign w:val="subscript"/>
        </w:rPr>
        <w:t>2</w:t>
      </w:r>
      <w:r w:rsidRPr="00181840">
        <w:rPr>
          <w:rFonts w:cs="Times New Roman"/>
          <w:szCs w:val="36"/>
        </w:rPr>
        <w:t xml:space="preserve"> gas for several minutes before being taken up into the gas-tight syringes and loaded into the μSFM, along with the saturated aqueous </w:t>
      </w:r>
      <w:r w:rsidR="00AF0F29" w:rsidRPr="00181840">
        <w:rPr>
          <w:rFonts w:cs="Times New Roman"/>
          <w:szCs w:val="36"/>
        </w:rPr>
        <w:t>CO</w:t>
      </w:r>
      <w:r w:rsidR="00AF0F29" w:rsidRPr="00181840">
        <w:rPr>
          <w:rFonts w:cs="Times New Roman"/>
          <w:szCs w:val="36"/>
          <w:vertAlign w:val="subscript"/>
        </w:rPr>
        <w:t xml:space="preserve">2 </w:t>
      </w:r>
      <w:r w:rsidRPr="00181840">
        <w:rPr>
          <w:rFonts w:cs="Times New Roman"/>
          <w:szCs w:val="36"/>
        </w:rPr>
        <w:t xml:space="preserve">solution. The stopped flow mixer was programmed to mix 25 μL each of the zinc and </w:t>
      </w:r>
      <w:r w:rsidR="00AF0F29" w:rsidRPr="00181840">
        <w:rPr>
          <w:rFonts w:cs="Times New Roman"/>
          <w:szCs w:val="36"/>
        </w:rPr>
        <w:t>CO</w:t>
      </w:r>
      <w:r w:rsidR="00AF0F29" w:rsidRPr="00181840">
        <w:rPr>
          <w:rFonts w:cs="Times New Roman"/>
          <w:szCs w:val="36"/>
          <w:vertAlign w:val="subscript"/>
        </w:rPr>
        <w:t xml:space="preserve">2 </w:t>
      </w:r>
      <w:r w:rsidRPr="00181840">
        <w:rPr>
          <w:rFonts w:cs="Times New Roman"/>
          <w:szCs w:val="36"/>
        </w:rPr>
        <w:t>solutions at a 0.50 mL/s rate in a 1:1 ratio. Monitoring of the change in absorption at 596 nm was programmed to begin 10 ms before the hard stop of the stopped-flow mixer engaged. The hard stop was left closed between experimental “shots.” Before each run of multiple shots, the cuvette was flushed with a portion of CO</w:t>
      </w:r>
      <w:r w:rsidRPr="00181840">
        <w:rPr>
          <w:rFonts w:cs="Times New Roman"/>
          <w:szCs w:val="36"/>
          <w:vertAlign w:val="subscript"/>
        </w:rPr>
        <w:t>2</w:t>
      </w:r>
      <w:r w:rsidRPr="00181840">
        <w:rPr>
          <w:rFonts w:cs="Times New Roman"/>
          <w:szCs w:val="36"/>
        </w:rPr>
        <w:t xml:space="preserve"> solution and a baseline “blank” detector voltage was found. Shots were replicated 5 times per zinc concentration at each ligand stoichiometry. Individual kinetic traces with clear discontinuities in the data or distinct deviation from the smooth decay function of the other replicate traces were discarded. Kinetic monitoring was continued for at least 100 s, with one data point per 0.001 s for the first 6001 points followed by one data point per 0.02 s.</w:t>
      </w:r>
    </w:p>
    <w:p w14:paraId="652662DE" w14:textId="07E4ADE2" w:rsidR="005D32E3" w:rsidRDefault="005D32E3" w:rsidP="003649BD">
      <w:pPr>
        <w:spacing w:line="240" w:lineRule="auto"/>
      </w:pPr>
    </w:p>
    <w:p w14:paraId="6B239604" w14:textId="0141D60A" w:rsidR="00D36D66" w:rsidRPr="00845F0A" w:rsidRDefault="00D36D66" w:rsidP="00EE012D">
      <w:pPr>
        <w:pStyle w:val="Heading1"/>
      </w:pPr>
      <w:bookmarkStart w:id="5" w:name="_Toc209464919"/>
      <w:bookmarkStart w:id="6" w:name="_Toc209465041"/>
      <w:bookmarkStart w:id="7" w:name="_Toc221009114"/>
      <w:r w:rsidRPr="00845F0A">
        <w:lastRenderedPageBreak/>
        <w:t xml:space="preserve">QUANTUM MECHANICS COMPUTATIONAL </w:t>
      </w:r>
      <w:bookmarkEnd w:id="5"/>
      <w:bookmarkEnd w:id="6"/>
      <w:r w:rsidR="008468E1">
        <w:t>Procedure</w:t>
      </w:r>
      <w:bookmarkEnd w:id="7"/>
    </w:p>
    <w:p w14:paraId="01C73A92" w14:textId="3DB3F406" w:rsidR="00D36D66" w:rsidRDefault="00D36D66" w:rsidP="005D32E3">
      <w:pPr>
        <w:tabs>
          <w:tab w:val="left" w:pos="4195"/>
        </w:tabs>
      </w:pPr>
      <w:r w:rsidRPr="00D36D66">
        <w:rPr>
          <w:rFonts w:cs="Times New Roman"/>
          <w:szCs w:val="36"/>
        </w:rPr>
        <w:t xml:space="preserve">All computations follow the same prescribed </w:t>
      </w:r>
      <w:r w:rsidR="008468E1">
        <w:rPr>
          <w:rFonts w:cs="Times New Roman"/>
          <w:szCs w:val="36"/>
        </w:rPr>
        <w:t>procedure</w:t>
      </w:r>
      <w:r w:rsidRPr="00D36D66">
        <w:rPr>
          <w:rFonts w:cs="Times New Roman"/>
          <w:szCs w:val="36"/>
        </w:rPr>
        <w:t xml:space="preserve"> and methods unless otherwise stated. A visual representation of the procedure is offered in </w:t>
      </w:r>
      <w:r w:rsidR="00443E18">
        <w:rPr>
          <w:rFonts w:cs="Times New Roman"/>
          <w:szCs w:val="36"/>
        </w:rPr>
        <w:t>F</w:t>
      </w:r>
      <w:r w:rsidRPr="00D36D66">
        <w:rPr>
          <w:rFonts w:cs="Times New Roman"/>
          <w:szCs w:val="36"/>
        </w:rPr>
        <w:t xml:space="preserve">igure </w:t>
      </w:r>
      <w:r w:rsidR="00115EA4">
        <w:rPr>
          <w:rFonts w:cs="Times New Roman"/>
          <w:szCs w:val="36"/>
        </w:rPr>
        <w:t>S</w:t>
      </w:r>
      <w:r w:rsidRPr="00D36D66">
        <w:rPr>
          <w:rFonts w:cs="Times New Roman"/>
          <w:szCs w:val="36"/>
        </w:rPr>
        <w:t xml:space="preserve">1. The outline follows that a target molecule was built in Avogadro2 </w:t>
      </w:r>
      <w:r w:rsidRPr="00D36D66">
        <w:rPr>
          <w:rFonts w:cs="Times New Roman"/>
          <w:szCs w:val="36"/>
        </w:rPr>
        <w:fldChar w:fldCharType="begin"/>
      </w:r>
      <w:r w:rsidR="006674C4">
        <w:rPr>
          <w:rFonts w:cs="Times New Roman"/>
          <w:szCs w:val="36"/>
        </w:rPr>
        <w:instrText xml:space="preserve"> ADDIN ZOTERO_ITEM CSL_CITATION {"citationID":"DjgUJtdD","properties":{"formattedCitation":"[1]","plainCitation":"[1]","noteIndex":0},"citationItems":[{"id":274,"uris":["http://zotero.org/users/15279553/items/KIXVZ6MX"],"itemData":{"id":274,"type":"article-journal","abstract":"The Avogadro project has developed an advanced molecule editor and visualizer designed for cross-platform use in computational chemistry, molecular modeling, bioinformatics, materials science, and related areas. It offers flexible, high quality rendering, and a powerful plugin architecture. Typical uses include building molecular structures, formatting input files, and analyzing output of a wide variety of computational chemistry packages. By using the CML file format as its native document type, Avogadro seeks to enhance the semantic accessibility of chemical data types.","container-title":"Journal of Cheminformatics","DOI":"10.1186/1758-2946-4-17","ISSN":"1758-2946","issue":"1","journalAbbreviation":"Journal of Cheminformatics","page":"17","source":"BioMed Central","title":"Avogadro: an advanced semantic chemical editor, visualization, and analysis platform","title-short":"Avogadro","volume":"4","author":[{"family":"Hanwell","given":"Marcus D."},{"family":"Curtis","given":"Donald E."},{"family":"Lonie","given":"David C."},{"family":"Vandermeersch","given":"Tim"},{"family":"Zurek","given":"Eva"},{"family":"Hutchison","given":"Geoffrey R."}],"issued":{"date-parts":[["2012",8,13]]}}}],"schema":"https://github.com/citation-style-language/schema/raw/master/csl-citation.json"} </w:instrText>
      </w:r>
      <w:r w:rsidRPr="00D36D66">
        <w:rPr>
          <w:rFonts w:cs="Times New Roman"/>
          <w:szCs w:val="36"/>
        </w:rPr>
        <w:fldChar w:fldCharType="separate"/>
      </w:r>
      <w:r w:rsidR="006674C4">
        <w:rPr>
          <w:rFonts w:cs="Times New Roman"/>
          <w:szCs w:val="36"/>
        </w:rPr>
        <w:t>[1]</w:t>
      </w:r>
      <w:r w:rsidRPr="00D36D66">
        <w:rPr>
          <w:rFonts w:cs="Times New Roman"/>
          <w:szCs w:val="36"/>
        </w:rPr>
        <w:fldChar w:fldCharType="end"/>
      </w:r>
      <w:r w:rsidRPr="00D36D66">
        <w:rPr>
          <w:rFonts w:cs="Times New Roman"/>
          <w:szCs w:val="36"/>
        </w:rPr>
        <w:t xml:space="preserve"> based on fundamental chemical intuition for baseline geometry. A semi-empirical optimization was performed on the structure using XTB </w:t>
      </w:r>
      <w:r w:rsidRPr="00D36D66">
        <w:rPr>
          <w:rFonts w:cs="Times New Roman"/>
          <w:szCs w:val="36"/>
        </w:rPr>
        <w:fldChar w:fldCharType="begin"/>
      </w:r>
      <w:r w:rsidR="006674C4">
        <w:rPr>
          <w:rFonts w:cs="Times New Roman"/>
          <w:szCs w:val="36"/>
        </w:rPr>
        <w:instrText xml:space="preserve"> ADDIN ZOTERO_ITEM CSL_CITATION {"citationID":"8JAAD5rU","properties":{"formattedCitation":"[2]","plainCitation":"[2]","noteIndex":0},"citationItems":[{"id":277,"uris":["http://zotero.org/users/15279553/items/CS2VA9RI"],"itemData":{"id":277,"type":"webpage","title":"GFN2-xTB—An Accurate and Broadly Parametrized Self-Consistent Tight-Binding Quantum Chemical Method with Multipole Electrostatics and Density-Dependent Dispersion Contributions | Journal of Chemical Theory and Computation","URL":"https://pubs.acs.org/doi/10.1021/acs.jctc.8b01176","accessed":{"date-parts":[["2025",5,9]]}}}],"schema":"https://github.com/citation-style-language/schema/raw/master/csl-citation.json"} </w:instrText>
      </w:r>
      <w:r w:rsidRPr="00D36D66">
        <w:rPr>
          <w:rFonts w:cs="Times New Roman"/>
          <w:szCs w:val="36"/>
        </w:rPr>
        <w:fldChar w:fldCharType="separate"/>
      </w:r>
      <w:r w:rsidR="006674C4">
        <w:rPr>
          <w:rFonts w:cs="Times New Roman"/>
          <w:szCs w:val="36"/>
        </w:rPr>
        <w:t>[2]</w:t>
      </w:r>
      <w:r w:rsidRPr="00D36D66">
        <w:rPr>
          <w:rFonts w:cs="Times New Roman"/>
          <w:szCs w:val="36"/>
        </w:rPr>
        <w:fldChar w:fldCharType="end"/>
      </w:r>
      <w:r w:rsidRPr="00D36D66">
        <w:rPr>
          <w:rFonts w:cs="Times New Roman"/>
          <w:szCs w:val="36"/>
        </w:rPr>
        <w:t xml:space="preserve"> in the Avogadro program. The optimized structure underwent a CREST </w:t>
      </w:r>
      <w:r w:rsidRPr="00D36D66">
        <w:rPr>
          <w:rFonts w:cs="Times New Roman"/>
          <w:szCs w:val="36"/>
        </w:rPr>
        <w:fldChar w:fldCharType="begin"/>
      </w:r>
      <w:r w:rsidR="006674C4">
        <w:rPr>
          <w:rFonts w:cs="Times New Roman"/>
          <w:szCs w:val="36"/>
        </w:rPr>
        <w:instrText xml:space="preserve"> ADDIN ZOTERO_ITEM CSL_CITATION {"citationID":"VamCdWlI","properties":{"formattedCitation":"[3]","plainCitation":"[3]","noteIndex":0},"citationItems":[{"id":173,"uris":["http://zotero.org/users/15279553/items/DYXDF987"],"itemData":{"id":173,"type":"article-journal","abstract":"Conformer–rotamer sampling tool (CREST) is an open-source program for the efficient and automated exploration of molecular chemical space. Originally developed in Pracht et al. [Phys. Chem. Chem. Phys. 22, 7169 (2020)] as an automated driver for calculations at the extended tight-binding level (xTB), it offers a variety of molecular- and metadynamics simulations, geometry optimization, and molecular structure analysis capabilities. Implemented algorithms include automated procedures for conformational sampling, explicit solvation studies, the calculation of absolute molecular entropy, and the identification of molecular protonation and deprotonation sites. Calculations are set up to run concurrently, providing efficient single-node parallelization. CREST is designed to require minimal user input and comes with an implementation of the GFNn-xTB Hamiltonians and the GFN-FF force-field. Furthermore, interfaces to any quantum chemistry and force-field software can easily be created. In this article, we present recent developments in the CREST code and show a selection of applications for the most important features of the program. An important novelty is the refactored calculation backend, which provides significant speed-up for sampling of small or medium-sized drug molecules and allows for more sophisticated setups, for example, quantum mechanics/molecular mechanics and minimum energy crossing point calculations.","container-title":"The Journal of Chemical Physics","DOI":"10.1063/5.0197592","ISSN":"0021-9606","issue":"11","journalAbbreviation":"The Journal of Chemical Physics","page":"114110","source":"Silverchair","title":"CREST—A program for the exploration of low-energy molecular chemical space","volume":"160","author":[{"family":"Pracht","given":"Philipp"},{"family":"Grimme","given":"Stefan"},{"family":"Bannwarth","given":"Christoph"},{"family":"Bohle","given":"Fabian"},{"family":"Ehlert","given":"Sebastian"},{"family":"Feldmann","given":"Gereon"},{"family":"Gorges","given":"Johannes"},{"family":"Müller","given":"Marcel"},{"family":"Neudecker","given":"Tim"},{"family":"Plett","given":"Christoph"},{"family":"Spicher","given":"Sebastian"},{"family":"Steinbach","given":"Pit"},{"family":"Wesołowski","given":"Patryk A."},{"family":"Zeller","given":"Felix"}],"issued":{"date-parts":[["2024",3,21]]}}}],"schema":"https://github.com/citation-style-language/schema/raw/master/csl-citation.json"} </w:instrText>
      </w:r>
      <w:r w:rsidRPr="00D36D66">
        <w:rPr>
          <w:rFonts w:cs="Times New Roman"/>
          <w:szCs w:val="36"/>
        </w:rPr>
        <w:fldChar w:fldCharType="separate"/>
      </w:r>
      <w:r w:rsidR="006674C4">
        <w:rPr>
          <w:rFonts w:cs="Times New Roman"/>
          <w:szCs w:val="36"/>
        </w:rPr>
        <w:t>[3]</w:t>
      </w:r>
      <w:r w:rsidRPr="00D36D66">
        <w:rPr>
          <w:rFonts w:cs="Times New Roman"/>
          <w:szCs w:val="36"/>
        </w:rPr>
        <w:fldChar w:fldCharType="end"/>
      </w:r>
      <w:r w:rsidRPr="00D36D66">
        <w:rPr>
          <w:rFonts w:cs="Times New Roman"/>
          <w:szCs w:val="36"/>
        </w:rPr>
        <w:t xml:space="preserve"> conformational search utilizing the GFN2-xTB –gfnff keywords. The lowest energy conformer was subjected to a geometrical optimization in ORCA</w:t>
      </w:r>
      <w:r w:rsidR="00142BCC">
        <w:rPr>
          <w:rFonts w:cs="Times New Roman"/>
          <w:szCs w:val="36"/>
        </w:rPr>
        <w:t xml:space="preserve"> </w:t>
      </w:r>
      <w:r w:rsidRPr="00D36D66">
        <w:rPr>
          <w:rFonts w:cs="Times New Roman"/>
          <w:szCs w:val="36"/>
        </w:rPr>
        <w:t xml:space="preserve">5 </w:t>
      </w:r>
      <w:r w:rsidRPr="00D36D66">
        <w:rPr>
          <w:rFonts w:cs="Times New Roman"/>
          <w:szCs w:val="36"/>
        </w:rPr>
        <w:fldChar w:fldCharType="begin"/>
      </w:r>
      <w:r w:rsidR="006674C4">
        <w:rPr>
          <w:rFonts w:cs="Times New Roman"/>
          <w:szCs w:val="36"/>
        </w:rPr>
        <w:instrText xml:space="preserve"> ADDIN ZOTERO_ITEM CSL_CITATION {"citationID":"4NmLLEpl","properties":{"formattedCitation":"[4], [5]","plainCitation":"[4], [5]","noteIndex":0},"citationItems":[{"id":13,"uris":["http://zotero.org/users/15279553/items/LUHN858S"],"itemData":{"id":13,"type":"article-journal","container-title":"WIRES Comput. Molec. Sci.","DOI":"10.1002/wcms.1606","issue":"1","note":"type: journal Article","page":"e1606","title":"Software update: the ORCA program system, version 5.0","volume":"12","author":[{"family":"Neese","given":"F."}],"issued":{"date-parts":[["2022"]]}}},{"id":7,"uris":["http://zotero.org/users/15279553/items/A3HWMXZB"],"itemData":{"id":7,"type":"article-journal","container-title":"J. Chem. Phys.","DOI":"10.1063/5.0004608","note":"type: journal Article","page":"Art. No. L224108","title":"The ORCA quantum chemistry program package","volume":"152","author":[{"family":"Neese","given":"F."},{"family":"Wennmohs","given":"F."},{"family":"Becker","given":"U."},{"family":"Riplinger","given":"C."}],"issued":{"date-parts":[["2020"]]}}}],"schema":"https://github.com/citation-style-language/schema/raw/master/csl-citation.json"} </w:instrText>
      </w:r>
      <w:r w:rsidRPr="00D36D66">
        <w:rPr>
          <w:rFonts w:cs="Times New Roman"/>
          <w:szCs w:val="36"/>
        </w:rPr>
        <w:fldChar w:fldCharType="separate"/>
      </w:r>
      <w:r w:rsidR="006674C4">
        <w:rPr>
          <w:rFonts w:cs="Times New Roman"/>
          <w:szCs w:val="36"/>
        </w:rPr>
        <w:t>[4], [5]</w:t>
      </w:r>
      <w:r w:rsidRPr="00D36D66">
        <w:rPr>
          <w:rFonts w:cs="Times New Roman"/>
          <w:szCs w:val="36"/>
        </w:rPr>
        <w:fldChar w:fldCharType="end"/>
      </w:r>
      <w:r w:rsidRPr="00D36D66">
        <w:rPr>
          <w:rFonts w:cs="Times New Roman"/>
          <w:szCs w:val="36"/>
        </w:rPr>
        <w:t xml:space="preserve"> with the B3LYP functional and def2-SVP basis set with solvation parameters of CPCM for water and D4 corrections. The resulting geometry was again optimized with B3LYP and the more rigorous def2-TZVPP basis set while still applying the CPCM(water) and D4 keywords. A vibrational frequency analysis was included with this optimization to ensure a single imaginary frequency existed. Next a single point energy calculation utilizing DLPNO-CCSD(T) wavefunction and Def2-TZVPP basis set still applying the CPCM(water) keyword was performed.</w:t>
      </w:r>
    </w:p>
    <w:p w14:paraId="450A6578" w14:textId="3AE37E1E" w:rsidR="005D32E3" w:rsidRDefault="005D32E3" w:rsidP="005D32E3">
      <w:pPr>
        <w:tabs>
          <w:tab w:val="left" w:pos="4195"/>
        </w:tabs>
      </w:pPr>
      <w:r>
        <w:rPr>
          <w:noProof/>
        </w:rPr>
        <w:drawing>
          <wp:inline distT="0" distB="0" distL="0" distR="0" wp14:anchorId="446A105A" wp14:editId="66ED88CA">
            <wp:extent cx="5943600" cy="1908175"/>
            <wp:effectExtent l="0" t="0" r="12700" b="0"/>
            <wp:docPr id="1014972434" name="Diagram 1">
              <a:extLst xmlns:a="http://schemas.openxmlformats.org/drawingml/2006/main">
                <a:ext uri="{FF2B5EF4-FFF2-40B4-BE49-F238E27FC236}">
                  <a16:creationId xmlns:a16="http://schemas.microsoft.com/office/drawing/2014/main" id="{42AD6A68-E64E-4057-AD38-733B7DA2DFE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10F0A79" w14:textId="18AD66D0" w:rsidR="00DE2E69" w:rsidRDefault="00503F2F" w:rsidP="003649BD">
      <w:pPr>
        <w:pStyle w:val="Caption"/>
      </w:pPr>
      <w:bookmarkStart w:id="8" w:name="OLE_LINK5"/>
      <w:r w:rsidRPr="0031284C">
        <w:rPr>
          <w:rFonts w:cs="Times New Roman"/>
          <w:i w:val="0"/>
          <w:iCs w:val="0"/>
          <w:sz w:val="24"/>
          <w:szCs w:val="24"/>
        </w:rPr>
        <w:t xml:space="preserve">Figure </w:t>
      </w:r>
      <w:r w:rsidR="005F6776" w:rsidRPr="0031284C">
        <w:rPr>
          <w:rFonts w:cs="Times New Roman"/>
          <w:i w:val="0"/>
          <w:iCs w:val="0"/>
          <w:sz w:val="24"/>
          <w:szCs w:val="24"/>
        </w:rPr>
        <w:t>S</w:t>
      </w:r>
      <w:r w:rsidRPr="0031284C">
        <w:rPr>
          <w:rFonts w:cs="Times New Roman"/>
          <w:i w:val="0"/>
          <w:iCs w:val="0"/>
          <w:sz w:val="24"/>
          <w:szCs w:val="24"/>
        </w:rPr>
        <w:fldChar w:fldCharType="begin"/>
      </w:r>
      <w:r w:rsidRPr="0031284C">
        <w:rPr>
          <w:rFonts w:cs="Times New Roman"/>
          <w:i w:val="0"/>
          <w:iCs w:val="0"/>
          <w:sz w:val="24"/>
          <w:szCs w:val="24"/>
        </w:rPr>
        <w:instrText xml:space="preserve"> SEQ Figure \* ARABIC </w:instrText>
      </w:r>
      <w:r w:rsidRPr="0031284C">
        <w:rPr>
          <w:rFonts w:cs="Times New Roman"/>
          <w:i w:val="0"/>
          <w:iCs w:val="0"/>
          <w:sz w:val="24"/>
          <w:szCs w:val="24"/>
        </w:rPr>
        <w:fldChar w:fldCharType="separate"/>
      </w:r>
      <w:r w:rsidR="00CF4B9E">
        <w:rPr>
          <w:rFonts w:cs="Times New Roman"/>
          <w:i w:val="0"/>
          <w:iCs w:val="0"/>
          <w:noProof/>
          <w:sz w:val="24"/>
          <w:szCs w:val="24"/>
        </w:rPr>
        <w:t>1</w:t>
      </w:r>
      <w:r w:rsidRPr="0031284C">
        <w:rPr>
          <w:rFonts w:cs="Times New Roman"/>
          <w:i w:val="0"/>
          <w:iCs w:val="0"/>
          <w:noProof/>
          <w:sz w:val="24"/>
          <w:szCs w:val="24"/>
        </w:rPr>
        <w:fldChar w:fldCharType="end"/>
      </w:r>
      <w:r w:rsidRPr="0031284C">
        <w:rPr>
          <w:rFonts w:cs="Times New Roman"/>
          <w:i w:val="0"/>
          <w:iCs w:val="0"/>
          <w:sz w:val="24"/>
          <w:szCs w:val="24"/>
        </w:rPr>
        <w:t xml:space="preserve">: Quantum mechanics computational </w:t>
      </w:r>
      <w:r w:rsidR="008468E1">
        <w:rPr>
          <w:rFonts w:cs="Times New Roman"/>
          <w:i w:val="0"/>
          <w:iCs w:val="0"/>
          <w:sz w:val="24"/>
          <w:szCs w:val="24"/>
        </w:rPr>
        <w:t>procedure</w:t>
      </w:r>
      <w:r w:rsidRPr="0031284C">
        <w:rPr>
          <w:rFonts w:cs="Times New Roman"/>
          <w:i w:val="0"/>
          <w:iCs w:val="0"/>
          <w:sz w:val="24"/>
          <w:szCs w:val="24"/>
        </w:rPr>
        <w:t xml:space="preserve"> for generating database of molecules. </w:t>
      </w:r>
      <w:r w:rsidR="00444A63">
        <w:rPr>
          <w:rFonts w:cs="Times New Roman"/>
          <w:i w:val="0"/>
          <w:iCs w:val="0"/>
          <w:sz w:val="24"/>
          <w:szCs w:val="24"/>
        </w:rPr>
        <w:t xml:space="preserve">The </w:t>
      </w:r>
      <w:r w:rsidR="008468E1">
        <w:rPr>
          <w:rFonts w:cs="Times New Roman"/>
          <w:i w:val="0"/>
          <w:iCs w:val="0"/>
          <w:sz w:val="24"/>
          <w:szCs w:val="24"/>
        </w:rPr>
        <w:t>procedure</w:t>
      </w:r>
      <w:r w:rsidR="00444A63">
        <w:rPr>
          <w:rFonts w:cs="Times New Roman"/>
          <w:i w:val="0"/>
          <w:iCs w:val="0"/>
          <w:sz w:val="24"/>
          <w:szCs w:val="24"/>
        </w:rPr>
        <w:t xml:space="preserve"> i</w:t>
      </w:r>
      <w:r w:rsidRPr="0031284C">
        <w:rPr>
          <w:rFonts w:cs="Times New Roman"/>
          <w:i w:val="0"/>
          <w:iCs w:val="0"/>
          <w:sz w:val="24"/>
          <w:szCs w:val="24"/>
        </w:rPr>
        <w:t>nvolves XTB optimization, Crest conformational search, multiple theory levels of geometry optimization, frequency calculations, WFT single point energy analysis, and standard property calculations for bicarbonate binding energy to Zn(II) ligand in this order.</w:t>
      </w:r>
      <w:bookmarkEnd w:id="8"/>
    </w:p>
    <w:p w14:paraId="07404D75" w14:textId="10BD79AE" w:rsidR="002D0629" w:rsidRDefault="00AE01B6" w:rsidP="00DE2E69">
      <w:r w:rsidRPr="00AE01B6">
        <w:rPr>
          <w:rFonts w:cs="Times New Roman"/>
          <w:szCs w:val="36"/>
        </w:rPr>
        <w:lastRenderedPageBreak/>
        <w:t xml:space="preserve">The outlined </w:t>
      </w:r>
      <w:r w:rsidR="008468E1">
        <w:rPr>
          <w:rFonts w:cs="Times New Roman"/>
          <w:szCs w:val="36"/>
        </w:rPr>
        <w:t>procedure</w:t>
      </w:r>
      <w:r w:rsidRPr="00AE01B6">
        <w:rPr>
          <w:rFonts w:cs="Times New Roman"/>
          <w:szCs w:val="36"/>
        </w:rPr>
        <w:t xml:space="preserve"> was performed for a Zn(II)-Ligand, Zn(II)-Ligand bound bicarbonate, and a single bicarbonate molecule for each studied ligand. The results of the DFT thermodynamic corrections and WFT energies were used to compute the binding energy of bicarbonate to Zn(II) through equation </w:t>
      </w:r>
      <w:r w:rsidR="00115EA4">
        <w:rPr>
          <w:rFonts w:cs="Times New Roman"/>
          <w:szCs w:val="36"/>
        </w:rPr>
        <w:t>S</w:t>
      </w:r>
      <w:r w:rsidRPr="00AE01B6">
        <w:rPr>
          <w:rFonts w:cs="Times New Roman"/>
          <w:szCs w:val="36"/>
        </w:rPr>
        <w:t xml:space="preserve">1. Where </w:t>
      </w:r>
      <m:oMath>
        <m:sSub>
          <m:sSubPr>
            <m:ctrlPr>
              <w:rPr>
                <w:rFonts w:ascii="Cambria Math" w:hAnsi="Cambria Math" w:cs="Times New Roman"/>
                <w:i/>
                <w:szCs w:val="36"/>
              </w:rPr>
            </m:ctrlPr>
          </m:sSubPr>
          <m:e>
            <m:r>
              <w:rPr>
                <w:rFonts w:ascii="Cambria Math" w:hAnsi="Cambria Math" w:cs="Times New Roman"/>
                <w:szCs w:val="36"/>
              </w:rPr>
              <m:t>E</m:t>
            </m:r>
          </m:e>
          <m:sub>
            <m:r>
              <m:rPr>
                <m:sty m:val="p"/>
              </m:rPr>
              <w:rPr>
                <w:rFonts w:ascii="Cambria Math" w:hAnsi="Cambria Math" w:cs="Times New Roman"/>
                <w:szCs w:val="36"/>
              </w:rPr>
              <m:t>binding</m:t>
            </m:r>
          </m:sub>
        </m:sSub>
      </m:oMath>
      <w:r w:rsidRPr="00AE01B6">
        <w:rPr>
          <w:rFonts w:cs="Times New Roman"/>
          <w:szCs w:val="36"/>
        </w:rPr>
        <w:t xml:space="preserve"> is the binding energy of bicarbonate to the Zn(II) ligand catalyst and each energy has undergone frequency calculations to account for thermodynamic corrections.</w:t>
      </w:r>
    </w:p>
    <w:p w14:paraId="5390EA13" w14:textId="5EDC8558" w:rsidR="00DE2E69" w:rsidRPr="00BF6C67" w:rsidRDefault="00115EA4" w:rsidP="00DE2E69">
      <w:pPr>
        <w:pStyle w:val="Heading3"/>
        <w:rPr>
          <w:rFonts w:eastAsiaTheme="minorEastAsia"/>
          <w:color w:val="000000" w:themeColor="text1"/>
        </w:rPr>
      </w:pPr>
      <w:bookmarkStart w:id="9" w:name="_Toc209464699"/>
      <w:bookmarkStart w:id="10" w:name="_Toc209464920"/>
      <w:bookmarkStart w:id="11" w:name="_Toc209465042"/>
      <w:bookmarkStart w:id="12" w:name="_Toc211165717"/>
      <w:bookmarkStart w:id="13" w:name="_Toc221009115"/>
      <w:r w:rsidRPr="0032345F">
        <w:rPr>
          <w:rFonts w:eastAsiaTheme="minorEastAsia" w:cs="Times New Roman"/>
          <w:color w:val="000000" w:themeColor="text1"/>
          <w:sz w:val="24"/>
          <w:szCs w:val="24"/>
        </w:rPr>
        <w:t>S1.</w:t>
      </w:r>
      <w:r>
        <w:rPr>
          <w:rFonts w:eastAsiaTheme="minorEastAsia" w:cstheme="minorBidi"/>
          <w:color w:val="000000" w:themeColor="text1"/>
        </w:rPr>
        <w:tab/>
      </w:r>
      <w:r>
        <w:rPr>
          <w:rFonts w:eastAsiaTheme="minorEastAsia" w:cstheme="minorBidi"/>
          <w:color w:val="000000" w:themeColor="text1"/>
        </w:rPr>
        <w:tab/>
      </w:r>
      <m:oMath>
        <m: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binding</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Zn</m:t>
            </m:r>
            <m:d>
              <m:dPr>
                <m:ctrlPr>
                  <w:rPr>
                    <w:rFonts w:ascii="Cambria Math" w:hAnsi="Cambria Math"/>
                    <w:color w:val="000000" w:themeColor="text1"/>
                  </w:rPr>
                </m:ctrlPr>
              </m:dPr>
              <m:e>
                <m:r>
                  <w:rPr>
                    <w:rFonts w:ascii="Cambria Math" w:hAnsi="Cambria Math"/>
                    <w:color w:val="000000" w:themeColor="text1"/>
                  </w:rPr>
                  <m:t>II</m:t>
                </m:r>
              </m:e>
            </m:d>
            <m:r>
              <w:rPr>
                <w:rFonts w:ascii="Cambria Math" w:hAnsi="Cambria Math"/>
                <w:color w:val="000000" w:themeColor="text1"/>
              </w:rPr>
              <m:t>ligand</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HCO</m:t>
            </m:r>
            <m:sSup>
              <m:sSupPr>
                <m:ctrlPr>
                  <w:rPr>
                    <w:rFonts w:ascii="Cambria Math" w:hAnsi="Cambria Math"/>
                    <w:color w:val="000000" w:themeColor="text1"/>
                  </w:rPr>
                </m:ctrlPr>
              </m:sSupPr>
              <m:e>
                <m:r>
                  <w:rPr>
                    <w:rFonts w:ascii="Cambria Math" w:hAnsi="Cambria Math"/>
                    <w:color w:val="000000" w:themeColor="text1"/>
                  </w:rPr>
                  <m:t>3</m:t>
                </m:r>
              </m:e>
              <m:sup>
                <m:r>
                  <w:rPr>
                    <w:rFonts w:ascii="Cambria Math" w:hAnsi="Cambria Math"/>
                    <w:color w:val="000000" w:themeColor="text1"/>
                  </w:rPr>
                  <m:t>-</m:t>
                </m:r>
              </m:sup>
            </m:sSup>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Zn</m:t>
            </m:r>
            <m:d>
              <m:dPr>
                <m:ctrlPr>
                  <w:rPr>
                    <w:rFonts w:ascii="Cambria Math" w:hAnsi="Cambria Math"/>
                    <w:color w:val="000000" w:themeColor="text1"/>
                  </w:rPr>
                </m:ctrlPr>
              </m:dPr>
              <m:e>
                <m:r>
                  <w:rPr>
                    <w:rFonts w:ascii="Cambria Math" w:hAnsi="Cambria Math"/>
                    <w:color w:val="000000" w:themeColor="text1"/>
                  </w:rPr>
                  <m:t>II</m:t>
                </m:r>
              </m:e>
            </m:d>
            <m:r>
              <w:rPr>
                <w:rFonts w:ascii="Cambria Math" w:hAnsi="Cambria Math"/>
                <w:color w:val="000000" w:themeColor="text1"/>
              </w:rPr>
              <m:t>ligand-HCO</m:t>
            </m:r>
            <m:sSup>
              <m:sSupPr>
                <m:ctrlPr>
                  <w:rPr>
                    <w:rFonts w:ascii="Cambria Math" w:hAnsi="Cambria Math"/>
                    <w:color w:val="000000" w:themeColor="text1"/>
                  </w:rPr>
                </m:ctrlPr>
              </m:sSupPr>
              <m:e>
                <m:r>
                  <w:rPr>
                    <w:rFonts w:ascii="Cambria Math" w:hAnsi="Cambria Math"/>
                    <w:color w:val="000000" w:themeColor="text1"/>
                  </w:rPr>
                  <m:t>3</m:t>
                </m:r>
              </m:e>
              <m:sup>
                <m:r>
                  <w:rPr>
                    <w:rFonts w:ascii="Cambria Math" w:hAnsi="Cambria Math"/>
                    <w:color w:val="000000" w:themeColor="text1"/>
                  </w:rPr>
                  <m:t>-</m:t>
                </m:r>
              </m:sup>
            </m:sSup>
          </m:sub>
        </m:sSub>
      </m:oMath>
      <w:bookmarkEnd w:id="9"/>
      <w:bookmarkEnd w:id="10"/>
      <w:bookmarkEnd w:id="11"/>
      <w:bookmarkEnd w:id="12"/>
      <w:bookmarkEnd w:id="13"/>
    </w:p>
    <w:p w14:paraId="620058F2" w14:textId="1D0A89CE" w:rsidR="00892CCA" w:rsidRDefault="00341A28" w:rsidP="0031284C">
      <w:pPr>
        <w:pStyle w:val="Caption"/>
        <w:keepNext/>
        <w:rPr>
          <w:rFonts w:cs="Times New Roman"/>
          <w:i w:val="0"/>
          <w:iCs w:val="0"/>
          <w:sz w:val="24"/>
          <w:szCs w:val="24"/>
        </w:rPr>
      </w:pPr>
      <w:bookmarkStart w:id="14" w:name="OLE_LINK4"/>
      <w:r w:rsidRPr="0031284C">
        <w:rPr>
          <w:rFonts w:cs="Times New Roman"/>
          <w:i w:val="0"/>
          <w:iCs w:val="0"/>
          <w:sz w:val="24"/>
          <w:szCs w:val="24"/>
        </w:rPr>
        <w:t xml:space="preserve">Table </w:t>
      </w:r>
      <w:r w:rsidR="00B24D01" w:rsidRPr="0031284C">
        <w:rPr>
          <w:rFonts w:cs="Times New Roman"/>
          <w:i w:val="0"/>
          <w:iCs w:val="0"/>
          <w:sz w:val="24"/>
          <w:szCs w:val="24"/>
        </w:rPr>
        <w:t>S</w:t>
      </w:r>
      <w:r w:rsidRPr="0031284C">
        <w:rPr>
          <w:rFonts w:cs="Times New Roman"/>
          <w:i w:val="0"/>
          <w:iCs w:val="0"/>
          <w:sz w:val="24"/>
          <w:szCs w:val="24"/>
        </w:rPr>
        <w:t xml:space="preserve">1: Comparison of ten DFT </w:t>
      </w:r>
      <w:r w:rsidR="008468E1">
        <w:rPr>
          <w:rFonts w:cs="Times New Roman"/>
          <w:i w:val="0"/>
          <w:iCs w:val="0"/>
          <w:sz w:val="24"/>
          <w:szCs w:val="24"/>
        </w:rPr>
        <w:t>procedure</w:t>
      </w:r>
      <w:r w:rsidRPr="0031284C">
        <w:rPr>
          <w:rFonts w:cs="Times New Roman"/>
          <w:i w:val="0"/>
          <w:iCs w:val="0"/>
          <w:sz w:val="24"/>
          <w:szCs w:val="24"/>
        </w:rPr>
        <w:t xml:space="preserve">s (Trials 1–10) for predicting catalyst–substrate binding energies. Each </w:t>
      </w:r>
      <w:r w:rsidR="008468E1">
        <w:rPr>
          <w:rFonts w:cs="Times New Roman"/>
          <w:i w:val="0"/>
          <w:iCs w:val="0"/>
          <w:sz w:val="24"/>
          <w:szCs w:val="24"/>
        </w:rPr>
        <w:t>procedure</w:t>
      </w:r>
      <w:r w:rsidRPr="0031284C">
        <w:rPr>
          <w:rFonts w:cs="Times New Roman"/>
          <w:i w:val="0"/>
          <w:iCs w:val="0"/>
          <w:sz w:val="24"/>
          <w:szCs w:val="24"/>
        </w:rPr>
        <w:t xml:space="preserve"> varies in functional, basis set, dispersion correction, and solvation model. Performance metrics include the coefficient of determination (</w:t>
      </w:r>
      <w:r w:rsidRPr="00F37EBF">
        <w:rPr>
          <w:rFonts w:cs="Times New Roman"/>
          <w:sz w:val="24"/>
          <w:szCs w:val="24"/>
        </w:rPr>
        <w:t>R</w:t>
      </w:r>
      <w:r w:rsidRPr="0031284C">
        <w:rPr>
          <w:rFonts w:cs="Times New Roman"/>
          <w:i w:val="0"/>
          <w:iCs w:val="0"/>
          <w:sz w:val="24"/>
          <w:szCs w:val="24"/>
        </w:rPr>
        <w:t>²) and root mean square error (</w:t>
      </w:r>
      <w:r w:rsidRPr="00F37EBF">
        <w:rPr>
          <w:rFonts w:cs="Times New Roman"/>
          <w:sz w:val="24"/>
          <w:szCs w:val="24"/>
        </w:rPr>
        <w:t>RMSE</w:t>
      </w:r>
      <w:r w:rsidRPr="0031284C">
        <w:rPr>
          <w:rFonts w:cs="Times New Roman"/>
          <w:i w:val="0"/>
          <w:iCs w:val="0"/>
          <w:sz w:val="24"/>
          <w:szCs w:val="24"/>
        </w:rPr>
        <w:t xml:space="preserve">) from linear regression of computed binding energies </w:t>
      </w:r>
      <m:oMath>
        <m:r>
          <w:rPr>
            <w:rFonts w:ascii="Cambria Math" w:hAnsi="Cambria Math" w:cs="Times New Roman"/>
            <w:sz w:val="24"/>
            <w:szCs w:val="24"/>
          </w:rPr>
          <m:t>(Δ</m:t>
        </m:r>
        <m:sSub>
          <m:sSubPr>
            <m:ctrlPr>
              <w:rPr>
                <w:rFonts w:ascii="Cambria Math" w:hAnsi="Cambria Math" w:cs="Times New Roman"/>
                <w:i w:val="0"/>
                <w:iCs w:val="0"/>
                <w:sz w:val="24"/>
                <w:szCs w:val="24"/>
              </w:rPr>
            </m:ctrlPr>
          </m:sSubPr>
          <m:e>
            <m:r>
              <w:rPr>
                <w:rFonts w:ascii="Cambria Math" w:hAnsi="Cambria Math" w:cs="Times New Roman"/>
                <w:sz w:val="24"/>
                <w:szCs w:val="24"/>
              </w:rPr>
              <m:t>E</m:t>
            </m:r>
          </m:e>
          <m:sub>
            <m:r>
              <w:rPr>
                <w:rFonts w:ascii="Cambria Math" w:hAnsi="Cambria Math" w:cs="Times New Roman"/>
                <w:sz w:val="24"/>
                <w:szCs w:val="24"/>
              </w:rPr>
              <m:t>bind</m:t>
            </m:r>
          </m:sub>
        </m:sSub>
        <m:r>
          <w:rPr>
            <w:rFonts w:ascii="Cambria Math" w:hAnsi="Cambria Math" w:cs="Times New Roman"/>
            <w:sz w:val="24"/>
            <w:szCs w:val="24"/>
          </w:rPr>
          <m:t>)</m:t>
        </m:r>
      </m:oMath>
      <w:r w:rsidRPr="0031284C">
        <w:rPr>
          <w:rFonts w:cs="Times New Roman"/>
          <w:i w:val="0"/>
          <w:iCs w:val="0"/>
          <w:sz w:val="24"/>
          <w:szCs w:val="24"/>
        </w:rPr>
        <w:t xml:space="preserve"> against experimental ln(</w:t>
      </w:r>
      <w:r w:rsidRPr="00F37EBF">
        <w:rPr>
          <w:rFonts w:cs="Times New Roman"/>
          <w:sz w:val="24"/>
          <w:szCs w:val="24"/>
        </w:rPr>
        <w:t>k</w:t>
      </w:r>
      <w:r w:rsidRPr="0031284C">
        <w:rPr>
          <w:rFonts w:cs="Times New Roman"/>
          <w:i w:val="0"/>
          <w:iCs w:val="0"/>
          <w:sz w:val="24"/>
          <w:szCs w:val="24"/>
        </w:rPr>
        <w:t>) values</w:t>
      </w:r>
      <w:r w:rsidR="002226ED">
        <w:rPr>
          <w:rFonts w:cs="Times New Roman"/>
          <w:i w:val="0"/>
          <w:iCs w:val="0"/>
          <w:sz w:val="24"/>
          <w:szCs w:val="24"/>
        </w:rPr>
        <w:t xml:space="preserve"> and </w:t>
      </w:r>
      <w:r w:rsidR="002226ED" w:rsidRPr="00F37EBF">
        <w:rPr>
          <w:rFonts w:cs="Times New Roman"/>
          <w:sz w:val="24"/>
          <w:szCs w:val="24"/>
        </w:rPr>
        <w:t>R</w:t>
      </w:r>
      <w:r w:rsidR="002226ED" w:rsidRPr="0031284C">
        <w:rPr>
          <w:rFonts w:cs="Times New Roman"/>
          <w:i w:val="0"/>
          <w:iCs w:val="0"/>
          <w:sz w:val="24"/>
          <w:szCs w:val="24"/>
        </w:rPr>
        <w:t>²</w:t>
      </w:r>
      <w:r w:rsidR="002226ED">
        <w:rPr>
          <w:rFonts w:cs="Times New Roman"/>
          <w:i w:val="0"/>
          <w:iCs w:val="0"/>
          <w:sz w:val="24"/>
          <w:szCs w:val="24"/>
        </w:rPr>
        <w:t xml:space="preserve"> for </w:t>
      </w:r>
      <w:r w:rsidR="002226ED" w:rsidRPr="00F37EBF">
        <w:rPr>
          <w:rFonts w:cs="Times New Roman"/>
          <w:sz w:val="24"/>
          <w:szCs w:val="24"/>
        </w:rPr>
        <w:t>k</w:t>
      </w:r>
      <w:r w:rsidR="00372A83">
        <w:rPr>
          <w:rFonts w:cs="Times New Roman"/>
          <w:i w:val="0"/>
          <w:iCs w:val="0"/>
          <w:sz w:val="24"/>
          <w:szCs w:val="24"/>
        </w:rPr>
        <w:t xml:space="preserve"> values. </w:t>
      </w:r>
      <w:r w:rsidRPr="0031284C">
        <w:rPr>
          <w:rFonts w:cs="Times New Roman"/>
          <w:i w:val="0"/>
          <w:iCs w:val="0"/>
          <w:sz w:val="24"/>
          <w:szCs w:val="24"/>
        </w:rPr>
        <w:t>Computational efficiency is represented by the wall-clock time for single-point energy calculations. Trial 5 (B3LYP/def2-TZVPP with D4 dispersion and CPCM solvation) was selected for subsequent studies due to its optimal balance of accuracy</w:t>
      </w:r>
      <w:r w:rsidR="00356808">
        <w:rPr>
          <w:rFonts w:cs="Times New Roman"/>
          <w:i w:val="0"/>
          <w:iCs w:val="0"/>
          <w:sz w:val="24"/>
          <w:szCs w:val="24"/>
        </w:rPr>
        <w:t>, robustness,</w:t>
      </w:r>
      <w:r w:rsidRPr="0031284C">
        <w:rPr>
          <w:rFonts w:cs="Times New Roman"/>
          <w:i w:val="0"/>
          <w:iCs w:val="0"/>
          <w:sz w:val="24"/>
          <w:szCs w:val="24"/>
        </w:rPr>
        <w:t xml:space="preserve"> and computational cost</w:t>
      </w:r>
      <w:r w:rsidR="00372A83">
        <w:rPr>
          <w:rFonts w:cs="Times New Roman"/>
          <w:i w:val="0"/>
          <w:iCs w:val="0"/>
          <w:sz w:val="24"/>
          <w:szCs w:val="24"/>
        </w:rPr>
        <w:t xml:space="preserve"> despite similar scorings from cheaper methods with the goal of expanding the modeled systems to more com</w:t>
      </w:r>
      <w:r w:rsidR="005F04EF">
        <w:rPr>
          <w:rFonts w:cs="Times New Roman"/>
          <w:i w:val="0"/>
          <w:iCs w:val="0"/>
          <w:sz w:val="24"/>
          <w:szCs w:val="24"/>
        </w:rPr>
        <w:t xml:space="preserve">plex intra and intermolecular forces through </w:t>
      </w:r>
      <w:r w:rsidR="009D5D83">
        <w:rPr>
          <w:rFonts w:cs="Times New Roman"/>
          <w:i w:val="0"/>
          <w:iCs w:val="0"/>
          <w:sz w:val="24"/>
          <w:szCs w:val="24"/>
        </w:rPr>
        <w:t xml:space="preserve">directed design of ligands and multi-speciation </w:t>
      </w:r>
      <w:r w:rsidR="00356808">
        <w:rPr>
          <w:rFonts w:cs="Times New Roman"/>
          <w:i w:val="0"/>
          <w:iCs w:val="0"/>
          <w:sz w:val="24"/>
          <w:szCs w:val="24"/>
        </w:rPr>
        <w:t>systems</w:t>
      </w:r>
      <w:r w:rsidRPr="0031284C">
        <w:rPr>
          <w:rFonts w:cs="Times New Roman"/>
          <w:i w:val="0"/>
          <w:iCs w:val="0"/>
          <w:sz w:val="24"/>
          <w:szCs w:val="24"/>
        </w:rPr>
        <w:t>. </w:t>
      </w:r>
    </w:p>
    <w:p w14:paraId="3583D18B" w14:textId="18421048" w:rsidR="00341A28" w:rsidRPr="00892CCA" w:rsidRDefault="00892CCA" w:rsidP="00892CCA">
      <w:pPr>
        <w:spacing w:line="240" w:lineRule="auto"/>
        <w:rPr>
          <w:rFonts w:cs="Times New Roman"/>
          <w:color w:val="0E2841" w:themeColor="text2"/>
        </w:rPr>
      </w:pPr>
      <w:r>
        <w:rPr>
          <w:rFonts w:cs="Times New Roman"/>
          <w:i/>
          <w:i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1413"/>
        <w:gridCol w:w="1310"/>
        <w:gridCol w:w="1736"/>
        <w:gridCol w:w="897"/>
        <w:gridCol w:w="696"/>
        <w:gridCol w:w="937"/>
        <w:gridCol w:w="1038"/>
      </w:tblGrid>
      <w:tr w:rsidR="00FB501E" w:rsidRPr="00E5276B" w14:paraId="319BCFB6" w14:textId="77777777" w:rsidTr="00FB501E">
        <w:trPr>
          <w:trHeight w:val="640"/>
        </w:trPr>
        <w:tc>
          <w:tcPr>
            <w:tcW w:w="1323" w:type="dxa"/>
            <w:tcBorders>
              <w:bottom w:val="single" w:sz="4" w:space="0" w:color="auto"/>
            </w:tcBorders>
            <w:hideMark/>
          </w:tcPr>
          <w:p w14:paraId="42613765" w14:textId="77777777" w:rsidR="006C0D45" w:rsidRPr="00E5276B" w:rsidRDefault="006C0D45" w:rsidP="006C0D45">
            <w:pPr>
              <w:rPr>
                <w:rFonts w:cs="Times New Roman"/>
                <w:b/>
                <w:bCs/>
              </w:rPr>
            </w:pPr>
            <w:bookmarkStart w:id="15" w:name="OLE_LINK3"/>
            <w:bookmarkEnd w:id="14"/>
            <w:r w:rsidRPr="00E5276B">
              <w:rPr>
                <w:rFonts w:cs="Times New Roman"/>
                <w:b/>
                <w:bCs/>
              </w:rPr>
              <w:lastRenderedPageBreak/>
              <w:t>Functional</w:t>
            </w:r>
          </w:p>
        </w:tc>
        <w:tc>
          <w:tcPr>
            <w:tcW w:w="1413" w:type="dxa"/>
            <w:tcBorders>
              <w:bottom w:val="single" w:sz="4" w:space="0" w:color="auto"/>
            </w:tcBorders>
            <w:hideMark/>
          </w:tcPr>
          <w:p w14:paraId="269704B8" w14:textId="77777777" w:rsidR="006C0D45" w:rsidRPr="00E5276B" w:rsidRDefault="006C0D45" w:rsidP="006C0D45">
            <w:pPr>
              <w:rPr>
                <w:rFonts w:cs="Times New Roman"/>
                <w:b/>
                <w:bCs/>
              </w:rPr>
            </w:pPr>
            <w:r w:rsidRPr="00E5276B">
              <w:rPr>
                <w:rFonts w:cs="Times New Roman"/>
                <w:b/>
                <w:bCs/>
              </w:rPr>
              <w:t>Basis Set</w:t>
            </w:r>
          </w:p>
        </w:tc>
        <w:tc>
          <w:tcPr>
            <w:tcW w:w="1310" w:type="dxa"/>
            <w:tcBorders>
              <w:bottom w:val="single" w:sz="4" w:space="0" w:color="auto"/>
            </w:tcBorders>
            <w:hideMark/>
          </w:tcPr>
          <w:p w14:paraId="69E2C47A" w14:textId="77777777" w:rsidR="006C0D45" w:rsidRDefault="006C0D45" w:rsidP="006C0D45">
            <w:pPr>
              <w:rPr>
                <w:rFonts w:cs="Times New Roman"/>
                <w:b/>
                <w:bCs/>
              </w:rPr>
            </w:pPr>
            <w:r w:rsidRPr="00E5276B">
              <w:rPr>
                <w:rFonts w:cs="Times New Roman"/>
                <w:b/>
                <w:bCs/>
              </w:rPr>
              <w:t>Dispersion</w:t>
            </w:r>
          </w:p>
          <w:p w14:paraId="0A9CD752" w14:textId="395DB7D5" w:rsidR="00797A65" w:rsidRPr="00E5276B" w:rsidRDefault="000C7727" w:rsidP="006C0D45">
            <w:pPr>
              <w:rPr>
                <w:rFonts w:cs="Times New Roman"/>
                <w:b/>
                <w:bCs/>
              </w:rPr>
            </w:pPr>
            <w:r>
              <w:rPr>
                <w:rFonts w:cs="Times New Roman"/>
                <w:b/>
                <w:bCs/>
              </w:rPr>
              <w:t>correction</w:t>
            </w:r>
          </w:p>
        </w:tc>
        <w:tc>
          <w:tcPr>
            <w:tcW w:w="1736" w:type="dxa"/>
            <w:tcBorders>
              <w:bottom w:val="single" w:sz="4" w:space="0" w:color="auto"/>
            </w:tcBorders>
            <w:hideMark/>
          </w:tcPr>
          <w:p w14:paraId="3DFD1B6A" w14:textId="72560369" w:rsidR="006C0D45" w:rsidRPr="00E5276B" w:rsidRDefault="006C0D45" w:rsidP="006C0D45">
            <w:pPr>
              <w:rPr>
                <w:rFonts w:cs="Times New Roman"/>
                <w:b/>
                <w:bCs/>
              </w:rPr>
            </w:pPr>
            <w:r w:rsidRPr="00E5276B">
              <w:rPr>
                <w:rFonts w:cs="Times New Roman"/>
                <w:b/>
                <w:bCs/>
              </w:rPr>
              <w:t>Solvation</w:t>
            </w:r>
            <w:r>
              <w:rPr>
                <w:rFonts w:cs="Times New Roman"/>
                <w:b/>
                <w:bCs/>
              </w:rPr>
              <w:t xml:space="preserve"> </w:t>
            </w:r>
            <w:r w:rsidRPr="00AE1BD2">
              <w:rPr>
                <w:rFonts w:cs="Times New Roman"/>
                <w:b/>
                <w:bCs/>
              </w:rPr>
              <w:t>CPCM(Water)</w:t>
            </w:r>
          </w:p>
        </w:tc>
        <w:tc>
          <w:tcPr>
            <w:tcW w:w="897" w:type="dxa"/>
            <w:tcBorders>
              <w:bottom w:val="single" w:sz="4" w:space="0" w:color="auto"/>
            </w:tcBorders>
            <w:hideMark/>
          </w:tcPr>
          <w:p w14:paraId="321174F2" w14:textId="6B5BABBB" w:rsidR="006C0D45" w:rsidRPr="00E5276B" w:rsidRDefault="006C0D45" w:rsidP="006C0D45">
            <w:pPr>
              <w:rPr>
                <w:rFonts w:cs="Times New Roman"/>
                <w:b/>
                <w:bCs/>
              </w:rPr>
            </w:pPr>
            <w:r w:rsidRPr="00E5276B">
              <w:rPr>
                <w:rFonts w:cs="Times New Roman"/>
                <w:b/>
                <w:bCs/>
              </w:rPr>
              <w:t>Time (s)</w:t>
            </w:r>
          </w:p>
        </w:tc>
        <w:tc>
          <w:tcPr>
            <w:tcW w:w="696" w:type="dxa"/>
            <w:tcBorders>
              <w:bottom w:val="single" w:sz="4" w:space="0" w:color="auto"/>
            </w:tcBorders>
            <w:vAlign w:val="bottom"/>
          </w:tcPr>
          <w:p w14:paraId="250C90E8" w14:textId="3D65143D" w:rsidR="006C0D45" w:rsidRPr="006C0D45" w:rsidRDefault="006C0D45" w:rsidP="006C0D45">
            <w:pPr>
              <w:rPr>
                <w:rFonts w:cs="Times New Roman"/>
                <w:b/>
                <w:bCs/>
              </w:rPr>
            </w:pPr>
            <w:r w:rsidRPr="00F37EBF">
              <w:rPr>
                <w:rFonts w:cs="Times New Roman"/>
                <w:b/>
                <w:bCs/>
                <w:i/>
                <w:iCs/>
                <w:color w:val="000000"/>
              </w:rPr>
              <w:t>R</w:t>
            </w:r>
            <w:r w:rsidRPr="003649BD">
              <w:rPr>
                <w:rFonts w:cs="Times New Roman"/>
                <w:b/>
                <w:bCs/>
                <w:color w:val="000000"/>
                <w:vertAlign w:val="superscript"/>
              </w:rPr>
              <w:t>2</w:t>
            </w:r>
          </w:p>
        </w:tc>
        <w:tc>
          <w:tcPr>
            <w:tcW w:w="937" w:type="dxa"/>
            <w:tcBorders>
              <w:bottom w:val="single" w:sz="4" w:space="0" w:color="auto"/>
            </w:tcBorders>
            <w:noWrap/>
            <w:hideMark/>
          </w:tcPr>
          <w:p w14:paraId="62C02DAC" w14:textId="378C8665" w:rsidR="006C0D45" w:rsidRPr="00E5276B" w:rsidRDefault="006C0D45" w:rsidP="006C0D45">
            <w:pPr>
              <w:rPr>
                <w:rFonts w:cs="Times New Roman"/>
                <w:b/>
                <w:bCs/>
              </w:rPr>
            </w:pPr>
            <w:r w:rsidRPr="00F37EBF">
              <w:rPr>
                <w:rFonts w:cs="Times New Roman"/>
                <w:b/>
                <w:bCs/>
                <w:i/>
                <w:iCs/>
              </w:rPr>
              <w:t>R</w:t>
            </w:r>
            <w:r w:rsidRPr="003649BD">
              <w:rPr>
                <w:rFonts w:cs="Times New Roman"/>
                <w:b/>
                <w:bCs/>
                <w:vertAlign w:val="superscript"/>
              </w:rPr>
              <w:t>2</w:t>
            </w:r>
            <w:r w:rsidRPr="00E5276B">
              <w:rPr>
                <w:rFonts w:cs="Times New Roman"/>
                <w:b/>
                <w:bCs/>
              </w:rPr>
              <w:t xml:space="preserve"> ln(</w:t>
            </w:r>
            <w:r w:rsidRPr="006B3F11">
              <w:rPr>
                <w:rFonts w:cs="Times New Roman"/>
                <w:b/>
                <w:bCs/>
                <w:i/>
                <w:iCs/>
              </w:rPr>
              <w:t>k</w:t>
            </w:r>
            <w:r w:rsidRPr="00E5276B">
              <w:rPr>
                <w:rFonts w:cs="Times New Roman"/>
                <w:b/>
                <w:bCs/>
              </w:rPr>
              <w:t>)</w:t>
            </w:r>
          </w:p>
        </w:tc>
        <w:tc>
          <w:tcPr>
            <w:tcW w:w="1038" w:type="dxa"/>
            <w:tcBorders>
              <w:bottom w:val="single" w:sz="4" w:space="0" w:color="auto"/>
            </w:tcBorders>
            <w:noWrap/>
            <w:hideMark/>
          </w:tcPr>
          <w:p w14:paraId="01A4FD73" w14:textId="77777777" w:rsidR="006C0D45" w:rsidRPr="00E5276B" w:rsidRDefault="006C0D45" w:rsidP="006C0D45">
            <w:pPr>
              <w:rPr>
                <w:rFonts w:cs="Times New Roman"/>
                <w:b/>
                <w:bCs/>
              </w:rPr>
            </w:pPr>
            <w:r w:rsidRPr="00F37EBF">
              <w:rPr>
                <w:rFonts w:cs="Times New Roman"/>
                <w:b/>
                <w:bCs/>
                <w:i/>
                <w:iCs/>
              </w:rPr>
              <w:t>RMSE</w:t>
            </w:r>
            <w:r w:rsidRPr="00E5276B">
              <w:rPr>
                <w:rFonts w:cs="Times New Roman"/>
                <w:b/>
                <w:bCs/>
              </w:rPr>
              <w:t xml:space="preserve"> ln(</w:t>
            </w:r>
            <w:r w:rsidRPr="00F37EBF">
              <w:rPr>
                <w:rFonts w:cs="Times New Roman"/>
                <w:b/>
                <w:bCs/>
                <w:i/>
                <w:iCs/>
              </w:rPr>
              <w:t>k</w:t>
            </w:r>
            <w:r w:rsidRPr="00E5276B">
              <w:rPr>
                <w:rFonts w:cs="Times New Roman"/>
                <w:b/>
                <w:bCs/>
              </w:rPr>
              <w:t>)</w:t>
            </w:r>
          </w:p>
        </w:tc>
      </w:tr>
      <w:tr w:rsidR="00FB501E" w:rsidRPr="00E5276B" w14:paraId="44E68162" w14:textId="77777777" w:rsidTr="00FB501E">
        <w:trPr>
          <w:trHeight w:val="300"/>
        </w:trPr>
        <w:tc>
          <w:tcPr>
            <w:tcW w:w="1323" w:type="dxa"/>
            <w:tcBorders>
              <w:top w:val="single" w:sz="4" w:space="0" w:color="auto"/>
            </w:tcBorders>
            <w:noWrap/>
            <w:hideMark/>
          </w:tcPr>
          <w:p w14:paraId="417C5608" w14:textId="77777777" w:rsidR="006C0D45" w:rsidRPr="00E5276B" w:rsidRDefault="006C0D45" w:rsidP="006C0D45">
            <w:pPr>
              <w:rPr>
                <w:rFonts w:cs="Times New Roman"/>
              </w:rPr>
            </w:pPr>
            <w:r w:rsidRPr="00E5276B">
              <w:rPr>
                <w:rFonts w:cs="Times New Roman"/>
              </w:rPr>
              <w:t>B3LYP</w:t>
            </w:r>
          </w:p>
        </w:tc>
        <w:tc>
          <w:tcPr>
            <w:tcW w:w="1413" w:type="dxa"/>
            <w:tcBorders>
              <w:top w:val="single" w:sz="4" w:space="0" w:color="auto"/>
            </w:tcBorders>
            <w:noWrap/>
            <w:hideMark/>
          </w:tcPr>
          <w:p w14:paraId="59FD38E0" w14:textId="77777777" w:rsidR="006C0D45" w:rsidRPr="00E5276B" w:rsidRDefault="006C0D45" w:rsidP="006C0D45">
            <w:pPr>
              <w:rPr>
                <w:rFonts w:cs="Times New Roman"/>
              </w:rPr>
            </w:pPr>
            <w:r w:rsidRPr="00E5276B">
              <w:rPr>
                <w:rFonts w:cs="Times New Roman"/>
              </w:rPr>
              <w:t>def2-svp</w:t>
            </w:r>
          </w:p>
        </w:tc>
        <w:tc>
          <w:tcPr>
            <w:tcW w:w="1310" w:type="dxa"/>
            <w:tcBorders>
              <w:top w:val="single" w:sz="4" w:space="0" w:color="auto"/>
            </w:tcBorders>
            <w:noWrap/>
            <w:hideMark/>
          </w:tcPr>
          <w:p w14:paraId="627BC1F0" w14:textId="77777777" w:rsidR="006C0D45" w:rsidRPr="00E5276B" w:rsidRDefault="006C0D45" w:rsidP="006C0D45">
            <w:pPr>
              <w:rPr>
                <w:rFonts w:cs="Times New Roman"/>
              </w:rPr>
            </w:pPr>
            <w:r w:rsidRPr="00E5276B">
              <w:rPr>
                <w:rFonts w:cs="Times New Roman"/>
              </w:rPr>
              <w:t>-</w:t>
            </w:r>
          </w:p>
        </w:tc>
        <w:tc>
          <w:tcPr>
            <w:tcW w:w="1736" w:type="dxa"/>
            <w:tcBorders>
              <w:top w:val="single" w:sz="4" w:space="0" w:color="auto"/>
            </w:tcBorders>
            <w:noWrap/>
            <w:hideMark/>
          </w:tcPr>
          <w:p w14:paraId="40CC08DA" w14:textId="11EEFFC7" w:rsidR="006C0D45" w:rsidRPr="00E5276B" w:rsidRDefault="006C0D45" w:rsidP="006C0D45">
            <w:pPr>
              <w:rPr>
                <w:rFonts w:cs="Times New Roman"/>
              </w:rPr>
            </w:pPr>
            <w:bookmarkStart w:id="16" w:name="OLE_LINK7"/>
            <w:r>
              <w:rPr>
                <w:rFonts w:cs="Times New Roman"/>
              </w:rPr>
              <w:t>Yes</w:t>
            </w:r>
            <w:bookmarkEnd w:id="16"/>
          </w:p>
        </w:tc>
        <w:tc>
          <w:tcPr>
            <w:tcW w:w="897" w:type="dxa"/>
            <w:tcBorders>
              <w:top w:val="single" w:sz="4" w:space="0" w:color="auto"/>
            </w:tcBorders>
            <w:noWrap/>
            <w:hideMark/>
          </w:tcPr>
          <w:p w14:paraId="6E7C65EA" w14:textId="77777777" w:rsidR="006C0D45" w:rsidRPr="00E5276B" w:rsidRDefault="006C0D45" w:rsidP="006C0D45">
            <w:pPr>
              <w:rPr>
                <w:rFonts w:cs="Times New Roman"/>
              </w:rPr>
            </w:pPr>
            <w:r w:rsidRPr="00E5276B">
              <w:rPr>
                <w:rFonts w:cs="Times New Roman"/>
              </w:rPr>
              <w:t>43</w:t>
            </w:r>
          </w:p>
        </w:tc>
        <w:tc>
          <w:tcPr>
            <w:tcW w:w="696" w:type="dxa"/>
            <w:tcBorders>
              <w:top w:val="single" w:sz="4" w:space="0" w:color="auto"/>
            </w:tcBorders>
            <w:vAlign w:val="bottom"/>
          </w:tcPr>
          <w:p w14:paraId="726B6767" w14:textId="69C64EF6" w:rsidR="006C0D45" w:rsidRPr="006C0D45" w:rsidRDefault="006C0D45" w:rsidP="006C0D45">
            <w:pPr>
              <w:rPr>
                <w:rFonts w:cs="Times New Roman"/>
              </w:rPr>
            </w:pPr>
            <w:r w:rsidRPr="002226ED">
              <w:rPr>
                <w:rFonts w:cs="Times New Roman"/>
                <w:color w:val="000000"/>
              </w:rPr>
              <w:t>0.88</w:t>
            </w:r>
          </w:p>
        </w:tc>
        <w:tc>
          <w:tcPr>
            <w:tcW w:w="937" w:type="dxa"/>
            <w:tcBorders>
              <w:top w:val="single" w:sz="4" w:space="0" w:color="auto"/>
            </w:tcBorders>
            <w:noWrap/>
            <w:hideMark/>
          </w:tcPr>
          <w:p w14:paraId="355EB03A" w14:textId="7ACBAAFB" w:rsidR="006C0D45" w:rsidRPr="00E5276B" w:rsidRDefault="006C0D45" w:rsidP="006C0D45">
            <w:pPr>
              <w:rPr>
                <w:rFonts w:cs="Times New Roman"/>
              </w:rPr>
            </w:pPr>
            <w:r w:rsidRPr="00E5276B">
              <w:rPr>
                <w:rFonts w:cs="Times New Roman"/>
              </w:rPr>
              <w:t>0.71</w:t>
            </w:r>
          </w:p>
        </w:tc>
        <w:tc>
          <w:tcPr>
            <w:tcW w:w="1038" w:type="dxa"/>
            <w:tcBorders>
              <w:top w:val="single" w:sz="4" w:space="0" w:color="auto"/>
            </w:tcBorders>
            <w:noWrap/>
            <w:hideMark/>
          </w:tcPr>
          <w:p w14:paraId="0C9B8268" w14:textId="77777777" w:rsidR="006C0D45" w:rsidRPr="00E5276B" w:rsidRDefault="006C0D45" w:rsidP="006C0D45">
            <w:pPr>
              <w:rPr>
                <w:rFonts w:cs="Times New Roman"/>
              </w:rPr>
            </w:pPr>
            <w:r w:rsidRPr="00E5276B">
              <w:rPr>
                <w:rFonts w:cs="Times New Roman"/>
              </w:rPr>
              <w:t>0.77</w:t>
            </w:r>
          </w:p>
        </w:tc>
      </w:tr>
      <w:tr w:rsidR="00FB501E" w:rsidRPr="00E5276B" w14:paraId="00A29011" w14:textId="77777777" w:rsidTr="00FB501E">
        <w:trPr>
          <w:trHeight w:val="300"/>
        </w:trPr>
        <w:tc>
          <w:tcPr>
            <w:tcW w:w="1323" w:type="dxa"/>
            <w:noWrap/>
            <w:hideMark/>
          </w:tcPr>
          <w:p w14:paraId="59FE6FE1" w14:textId="77777777" w:rsidR="006C0D45" w:rsidRPr="00E5276B" w:rsidRDefault="006C0D45" w:rsidP="006C0D45">
            <w:pPr>
              <w:rPr>
                <w:rFonts w:cs="Times New Roman"/>
              </w:rPr>
            </w:pPr>
            <w:r w:rsidRPr="00E5276B">
              <w:rPr>
                <w:rFonts w:cs="Times New Roman"/>
              </w:rPr>
              <w:t>B3LYP</w:t>
            </w:r>
          </w:p>
        </w:tc>
        <w:tc>
          <w:tcPr>
            <w:tcW w:w="1413" w:type="dxa"/>
            <w:noWrap/>
            <w:hideMark/>
          </w:tcPr>
          <w:p w14:paraId="1116FE6E" w14:textId="77777777" w:rsidR="006C0D45" w:rsidRPr="00E5276B" w:rsidRDefault="006C0D45" w:rsidP="006C0D45">
            <w:pPr>
              <w:rPr>
                <w:rFonts w:cs="Times New Roman"/>
              </w:rPr>
            </w:pPr>
            <w:r w:rsidRPr="00E5276B">
              <w:rPr>
                <w:rFonts w:cs="Times New Roman"/>
              </w:rPr>
              <w:t>def2-svp</w:t>
            </w:r>
          </w:p>
        </w:tc>
        <w:tc>
          <w:tcPr>
            <w:tcW w:w="1310" w:type="dxa"/>
            <w:noWrap/>
            <w:hideMark/>
          </w:tcPr>
          <w:p w14:paraId="3A2B86D2" w14:textId="77777777" w:rsidR="006C0D45" w:rsidRPr="00E5276B" w:rsidRDefault="006C0D45" w:rsidP="006C0D45">
            <w:pPr>
              <w:rPr>
                <w:rFonts w:cs="Times New Roman"/>
              </w:rPr>
            </w:pPr>
            <w:r w:rsidRPr="00E5276B">
              <w:rPr>
                <w:rFonts w:cs="Times New Roman"/>
              </w:rPr>
              <w:t>D3BJ</w:t>
            </w:r>
          </w:p>
        </w:tc>
        <w:tc>
          <w:tcPr>
            <w:tcW w:w="1736" w:type="dxa"/>
            <w:noWrap/>
            <w:hideMark/>
          </w:tcPr>
          <w:p w14:paraId="32DFFD5B" w14:textId="2D1FAA68" w:rsidR="006C0D45" w:rsidRPr="00E5276B" w:rsidRDefault="006C0D45" w:rsidP="006C0D45">
            <w:pPr>
              <w:rPr>
                <w:rFonts w:cs="Times New Roman"/>
              </w:rPr>
            </w:pPr>
            <w:r w:rsidRPr="007B5D19">
              <w:rPr>
                <w:rFonts w:cs="Times New Roman"/>
              </w:rPr>
              <w:t>Yes</w:t>
            </w:r>
          </w:p>
        </w:tc>
        <w:tc>
          <w:tcPr>
            <w:tcW w:w="897" w:type="dxa"/>
            <w:noWrap/>
            <w:hideMark/>
          </w:tcPr>
          <w:p w14:paraId="56076872" w14:textId="77777777" w:rsidR="006C0D45" w:rsidRPr="00E5276B" w:rsidRDefault="006C0D45" w:rsidP="006C0D45">
            <w:pPr>
              <w:rPr>
                <w:rFonts w:cs="Times New Roman"/>
              </w:rPr>
            </w:pPr>
            <w:r w:rsidRPr="00E5276B">
              <w:rPr>
                <w:rFonts w:cs="Times New Roman"/>
              </w:rPr>
              <w:t>44</w:t>
            </w:r>
          </w:p>
        </w:tc>
        <w:tc>
          <w:tcPr>
            <w:tcW w:w="696" w:type="dxa"/>
            <w:vAlign w:val="bottom"/>
          </w:tcPr>
          <w:p w14:paraId="56BE71E5" w14:textId="77D0154C" w:rsidR="006C0D45" w:rsidRPr="006C0D45" w:rsidRDefault="006C0D45" w:rsidP="006C0D45">
            <w:pPr>
              <w:rPr>
                <w:rFonts w:cs="Times New Roman"/>
              </w:rPr>
            </w:pPr>
            <w:r w:rsidRPr="002226ED">
              <w:rPr>
                <w:rFonts w:cs="Times New Roman"/>
                <w:color w:val="000000"/>
              </w:rPr>
              <w:t>0.80</w:t>
            </w:r>
          </w:p>
        </w:tc>
        <w:tc>
          <w:tcPr>
            <w:tcW w:w="937" w:type="dxa"/>
            <w:noWrap/>
            <w:hideMark/>
          </w:tcPr>
          <w:p w14:paraId="753EB5D4" w14:textId="184CD61A" w:rsidR="006C0D45" w:rsidRPr="00E5276B" w:rsidRDefault="006C0D45" w:rsidP="006C0D45">
            <w:pPr>
              <w:rPr>
                <w:rFonts w:cs="Times New Roman"/>
              </w:rPr>
            </w:pPr>
            <w:r w:rsidRPr="00E5276B">
              <w:rPr>
                <w:rFonts w:cs="Times New Roman"/>
              </w:rPr>
              <w:t>0.60</w:t>
            </w:r>
          </w:p>
        </w:tc>
        <w:tc>
          <w:tcPr>
            <w:tcW w:w="1038" w:type="dxa"/>
            <w:noWrap/>
            <w:hideMark/>
          </w:tcPr>
          <w:p w14:paraId="01D26CBF" w14:textId="77777777" w:rsidR="006C0D45" w:rsidRPr="00E5276B" w:rsidRDefault="006C0D45" w:rsidP="006C0D45">
            <w:pPr>
              <w:rPr>
                <w:rFonts w:cs="Times New Roman"/>
              </w:rPr>
            </w:pPr>
            <w:r w:rsidRPr="00E5276B">
              <w:rPr>
                <w:rFonts w:cs="Times New Roman"/>
              </w:rPr>
              <w:t>0.89</w:t>
            </w:r>
          </w:p>
        </w:tc>
      </w:tr>
      <w:tr w:rsidR="00FB501E" w:rsidRPr="00E5276B" w14:paraId="578E2973" w14:textId="77777777" w:rsidTr="00FB501E">
        <w:trPr>
          <w:trHeight w:val="300"/>
        </w:trPr>
        <w:tc>
          <w:tcPr>
            <w:tcW w:w="1323" w:type="dxa"/>
            <w:noWrap/>
            <w:hideMark/>
          </w:tcPr>
          <w:p w14:paraId="777D83E3" w14:textId="77777777" w:rsidR="006C0D45" w:rsidRPr="00E5276B" w:rsidRDefault="006C0D45" w:rsidP="006C0D45">
            <w:pPr>
              <w:rPr>
                <w:rFonts w:cs="Times New Roman"/>
              </w:rPr>
            </w:pPr>
            <w:r w:rsidRPr="00E5276B">
              <w:rPr>
                <w:rFonts w:cs="Times New Roman"/>
              </w:rPr>
              <w:t>B3LYP</w:t>
            </w:r>
          </w:p>
        </w:tc>
        <w:tc>
          <w:tcPr>
            <w:tcW w:w="1413" w:type="dxa"/>
            <w:noWrap/>
            <w:hideMark/>
          </w:tcPr>
          <w:p w14:paraId="253996A5" w14:textId="77777777" w:rsidR="006C0D45" w:rsidRPr="00E5276B" w:rsidRDefault="006C0D45" w:rsidP="006C0D45">
            <w:pPr>
              <w:rPr>
                <w:rFonts w:cs="Times New Roman"/>
              </w:rPr>
            </w:pPr>
            <w:r w:rsidRPr="00E5276B">
              <w:rPr>
                <w:rFonts w:cs="Times New Roman"/>
              </w:rPr>
              <w:t>def2-tzvp</w:t>
            </w:r>
          </w:p>
        </w:tc>
        <w:tc>
          <w:tcPr>
            <w:tcW w:w="1310" w:type="dxa"/>
            <w:noWrap/>
            <w:hideMark/>
          </w:tcPr>
          <w:p w14:paraId="2D54EFEA" w14:textId="77777777" w:rsidR="006C0D45" w:rsidRPr="00E5276B" w:rsidRDefault="006C0D45" w:rsidP="006C0D45">
            <w:pPr>
              <w:rPr>
                <w:rFonts w:cs="Times New Roman"/>
              </w:rPr>
            </w:pPr>
            <w:r w:rsidRPr="00E5276B">
              <w:rPr>
                <w:rFonts w:cs="Times New Roman"/>
              </w:rPr>
              <w:t>D3BJ</w:t>
            </w:r>
          </w:p>
        </w:tc>
        <w:tc>
          <w:tcPr>
            <w:tcW w:w="1736" w:type="dxa"/>
            <w:noWrap/>
            <w:hideMark/>
          </w:tcPr>
          <w:p w14:paraId="2E84B1C9" w14:textId="50267FE2" w:rsidR="006C0D45" w:rsidRPr="00E5276B" w:rsidRDefault="006C0D45" w:rsidP="006C0D45">
            <w:pPr>
              <w:rPr>
                <w:rFonts w:cs="Times New Roman"/>
              </w:rPr>
            </w:pPr>
            <w:r w:rsidRPr="007B5D19">
              <w:rPr>
                <w:rFonts w:cs="Times New Roman"/>
              </w:rPr>
              <w:t>Yes</w:t>
            </w:r>
          </w:p>
        </w:tc>
        <w:tc>
          <w:tcPr>
            <w:tcW w:w="897" w:type="dxa"/>
            <w:noWrap/>
            <w:hideMark/>
          </w:tcPr>
          <w:p w14:paraId="33A53454" w14:textId="77777777" w:rsidR="006C0D45" w:rsidRPr="00E5276B" w:rsidRDefault="006C0D45" w:rsidP="006C0D45">
            <w:pPr>
              <w:rPr>
                <w:rFonts w:cs="Times New Roman"/>
              </w:rPr>
            </w:pPr>
            <w:r w:rsidRPr="00E5276B">
              <w:rPr>
                <w:rFonts w:cs="Times New Roman"/>
              </w:rPr>
              <w:t>55</w:t>
            </w:r>
          </w:p>
        </w:tc>
        <w:tc>
          <w:tcPr>
            <w:tcW w:w="696" w:type="dxa"/>
            <w:vAlign w:val="bottom"/>
          </w:tcPr>
          <w:p w14:paraId="4C611635" w14:textId="04CDEDF6" w:rsidR="006C0D45" w:rsidRPr="006C0D45" w:rsidRDefault="006C0D45" w:rsidP="006C0D45">
            <w:pPr>
              <w:rPr>
                <w:rFonts w:cs="Times New Roman"/>
              </w:rPr>
            </w:pPr>
            <w:r w:rsidRPr="002226ED">
              <w:rPr>
                <w:rFonts w:cs="Times New Roman"/>
                <w:color w:val="000000"/>
              </w:rPr>
              <w:t>0.88</w:t>
            </w:r>
          </w:p>
        </w:tc>
        <w:tc>
          <w:tcPr>
            <w:tcW w:w="937" w:type="dxa"/>
            <w:noWrap/>
            <w:hideMark/>
          </w:tcPr>
          <w:p w14:paraId="63D538DB" w14:textId="13A21735" w:rsidR="006C0D45" w:rsidRPr="00E5276B" w:rsidRDefault="006C0D45" w:rsidP="006C0D45">
            <w:pPr>
              <w:rPr>
                <w:rFonts w:cs="Times New Roman"/>
              </w:rPr>
            </w:pPr>
            <w:r w:rsidRPr="00E5276B">
              <w:rPr>
                <w:rFonts w:cs="Times New Roman"/>
              </w:rPr>
              <w:t>0.67</w:t>
            </w:r>
          </w:p>
        </w:tc>
        <w:tc>
          <w:tcPr>
            <w:tcW w:w="1038" w:type="dxa"/>
            <w:noWrap/>
            <w:hideMark/>
          </w:tcPr>
          <w:p w14:paraId="05F30832" w14:textId="77777777" w:rsidR="006C0D45" w:rsidRPr="00E5276B" w:rsidRDefault="006C0D45" w:rsidP="006C0D45">
            <w:pPr>
              <w:rPr>
                <w:rFonts w:cs="Times New Roman"/>
              </w:rPr>
            </w:pPr>
            <w:r w:rsidRPr="00E5276B">
              <w:rPr>
                <w:rFonts w:cs="Times New Roman"/>
              </w:rPr>
              <w:t>0.81</w:t>
            </w:r>
          </w:p>
        </w:tc>
      </w:tr>
      <w:tr w:rsidR="00FB501E" w:rsidRPr="00E5276B" w14:paraId="3EA0ABE8" w14:textId="77777777" w:rsidTr="00FB501E">
        <w:trPr>
          <w:trHeight w:val="300"/>
        </w:trPr>
        <w:tc>
          <w:tcPr>
            <w:tcW w:w="1323" w:type="dxa"/>
            <w:noWrap/>
            <w:hideMark/>
          </w:tcPr>
          <w:p w14:paraId="03D8FEF7" w14:textId="77777777" w:rsidR="006C0D45" w:rsidRPr="00E5276B" w:rsidRDefault="006C0D45" w:rsidP="006C0D45">
            <w:pPr>
              <w:rPr>
                <w:rFonts w:cs="Times New Roman"/>
              </w:rPr>
            </w:pPr>
            <w:r w:rsidRPr="00E5276B">
              <w:rPr>
                <w:rFonts w:cs="Times New Roman"/>
              </w:rPr>
              <w:t>B3LYP</w:t>
            </w:r>
          </w:p>
        </w:tc>
        <w:tc>
          <w:tcPr>
            <w:tcW w:w="1413" w:type="dxa"/>
            <w:noWrap/>
            <w:hideMark/>
          </w:tcPr>
          <w:p w14:paraId="36BA0992" w14:textId="77777777" w:rsidR="006C0D45" w:rsidRPr="00E5276B" w:rsidRDefault="006C0D45" w:rsidP="006C0D45">
            <w:pPr>
              <w:rPr>
                <w:rFonts w:cs="Times New Roman"/>
              </w:rPr>
            </w:pPr>
            <w:r w:rsidRPr="00E5276B">
              <w:rPr>
                <w:rFonts w:cs="Times New Roman"/>
              </w:rPr>
              <w:t>def2-tzvpp</w:t>
            </w:r>
          </w:p>
        </w:tc>
        <w:tc>
          <w:tcPr>
            <w:tcW w:w="1310" w:type="dxa"/>
            <w:noWrap/>
            <w:hideMark/>
          </w:tcPr>
          <w:p w14:paraId="1A0DF697" w14:textId="77777777" w:rsidR="006C0D45" w:rsidRPr="00E5276B" w:rsidRDefault="006C0D45" w:rsidP="006C0D45">
            <w:pPr>
              <w:rPr>
                <w:rFonts w:cs="Times New Roman"/>
              </w:rPr>
            </w:pPr>
            <w:r w:rsidRPr="00E5276B">
              <w:rPr>
                <w:rFonts w:cs="Times New Roman"/>
              </w:rPr>
              <w:t>D3BJ</w:t>
            </w:r>
          </w:p>
        </w:tc>
        <w:tc>
          <w:tcPr>
            <w:tcW w:w="1736" w:type="dxa"/>
            <w:noWrap/>
            <w:hideMark/>
          </w:tcPr>
          <w:p w14:paraId="24B9BC73" w14:textId="063BD69F" w:rsidR="006C0D45" w:rsidRPr="00E5276B" w:rsidRDefault="006C0D45" w:rsidP="006C0D45">
            <w:pPr>
              <w:rPr>
                <w:rFonts w:cs="Times New Roman"/>
              </w:rPr>
            </w:pPr>
            <w:r w:rsidRPr="007B5D19">
              <w:rPr>
                <w:rFonts w:cs="Times New Roman"/>
              </w:rPr>
              <w:t>Yes</w:t>
            </w:r>
          </w:p>
        </w:tc>
        <w:tc>
          <w:tcPr>
            <w:tcW w:w="897" w:type="dxa"/>
            <w:noWrap/>
            <w:hideMark/>
          </w:tcPr>
          <w:p w14:paraId="047F4719" w14:textId="77777777" w:rsidR="006C0D45" w:rsidRPr="00E5276B" w:rsidRDefault="006C0D45" w:rsidP="006C0D45">
            <w:pPr>
              <w:rPr>
                <w:rFonts w:cs="Times New Roman"/>
              </w:rPr>
            </w:pPr>
            <w:r w:rsidRPr="00E5276B">
              <w:rPr>
                <w:rFonts w:cs="Times New Roman"/>
              </w:rPr>
              <w:t>66</w:t>
            </w:r>
          </w:p>
        </w:tc>
        <w:tc>
          <w:tcPr>
            <w:tcW w:w="696" w:type="dxa"/>
            <w:vAlign w:val="bottom"/>
          </w:tcPr>
          <w:p w14:paraId="152B0223" w14:textId="6B2EB8AD" w:rsidR="006C0D45" w:rsidRPr="006C0D45" w:rsidRDefault="006C0D45" w:rsidP="006C0D45">
            <w:pPr>
              <w:rPr>
                <w:rFonts w:cs="Times New Roman"/>
              </w:rPr>
            </w:pPr>
            <w:r w:rsidRPr="002226ED">
              <w:rPr>
                <w:rFonts w:cs="Times New Roman"/>
                <w:color w:val="000000"/>
              </w:rPr>
              <w:t>0.88</w:t>
            </w:r>
          </w:p>
        </w:tc>
        <w:tc>
          <w:tcPr>
            <w:tcW w:w="937" w:type="dxa"/>
            <w:noWrap/>
            <w:hideMark/>
          </w:tcPr>
          <w:p w14:paraId="21D729DB" w14:textId="23A53D3D" w:rsidR="006C0D45" w:rsidRPr="00E5276B" w:rsidRDefault="006C0D45" w:rsidP="006C0D45">
            <w:pPr>
              <w:rPr>
                <w:rFonts w:cs="Times New Roman"/>
              </w:rPr>
            </w:pPr>
            <w:r w:rsidRPr="00E5276B">
              <w:rPr>
                <w:rFonts w:cs="Times New Roman"/>
              </w:rPr>
              <w:t>0.67</w:t>
            </w:r>
          </w:p>
        </w:tc>
        <w:tc>
          <w:tcPr>
            <w:tcW w:w="1038" w:type="dxa"/>
            <w:noWrap/>
            <w:hideMark/>
          </w:tcPr>
          <w:p w14:paraId="566D6AA2" w14:textId="77777777" w:rsidR="006C0D45" w:rsidRPr="00E5276B" w:rsidRDefault="006C0D45" w:rsidP="006C0D45">
            <w:pPr>
              <w:rPr>
                <w:rFonts w:cs="Times New Roman"/>
              </w:rPr>
            </w:pPr>
            <w:r w:rsidRPr="00E5276B">
              <w:rPr>
                <w:rFonts w:cs="Times New Roman"/>
              </w:rPr>
              <w:t>0.81</w:t>
            </w:r>
          </w:p>
        </w:tc>
      </w:tr>
      <w:tr w:rsidR="00FB501E" w:rsidRPr="00E5276B" w14:paraId="1422AE3F" w14:textId="77777777" w:rsidTr="00FB501E">
        <w:trPr>
          <w:trHeight w:val="300"/>
        </w:trPr>
        <w:tc>
          <w:tcPr>
            <w:tcW w:w="1323" w:type="dxa"/>
            <w:noWrap/>
            <w:hideMark/>
          </w:tcPr>
          <w:p w14:paraId="34EFC211" w14:textId="77777777" w:rsidR="006C0D45" w:rsidRPr="00E5276B" w:rsidRDefault="006C0D45" w:rsidP="006C0D45">
            <w:pPr>
              <w:rPr>
                <w:rFonts w:cs="Times New Roman"/>
              </w:rPr>
            </w:pPr>
            <w:r w:rsidRPr="00E5276B">
              <w:rPr>
                <w:rFonts w:cs="Times New Roman"/>
              </w:rPr>
              <w:t>B3LYP</w:t>
            </w:r>
          </w:p>
        </w:tc>
        <w:tc>
          <w:tcPr>
            <w:tcW w:w="1413" w:type="dxa"/>
            <w:noWrap/>
            <w:hideMark/>
          </w:tcPr>
          <w:p w14:paraId="6CF4D765" w14:textId="77777777" w:rsidR="006C0D45" w:rsidRPr="00E5276B" w:rsidRDefault="006C0D45" w:rsidP="006C0D45">
            <w:pPr>
              <w:rPr>
                <w:rFonts w:cs="Times New Roman"/>
              </w:rPr>
            </w:pPr>
            <w:r w:rsidRPr="00E5276B">
              <w:rPr>
                <w:rFonts w:cs="Times New Roman"/>
              </w:rPr>
              <w:t>def2-tzvpp</w:t>
            </w:r>
          </w:p>
        </w:tc>
        <w:tc>
          <w:tcPr>
            <w:tcW w:w="1310" w:type="dxa"/>
            <w:noWrap/>
            <w:hideMark/>
          </w:tcPr>
          <w:p w14:paraId="07F83A00" w14:textId="77777777" w:rsidR="006C0D45" w:rsidRPr="00E5276B" w:rsidRDefault="006C0D45" w:rsidP="006C0D45">
            <w:pPr>
              <w:rPr>
                <w:rFonts w:cs="Times New Roman"/>
              </w:rPr>
            </w:pPr>
            <w:r w:rsidRPr="00E5276B">
              <w:rPr>
                <w:rFonts w:cs="Times New Roman"/>
              </w:rPr>
              <w:t>D4</w:t>
            </w:r>
          </w:p>
        </w:tc>
        <w:tc>
          <w:tcPr>
            <w:tcW w:w="1736" w:type="dxa"/>
            <w:noWrap/>
            <w:hideMark/>
          </w:tcPr>
          <w:p w14:paraId="58D5D2A9" w14:textId="20667AF0" w:rsidR="006C0D45" w:rsidRPr="00E5276B" w:rsidRDefault="006C0D45" w:rsidP="006C0D45">
            <w:pPr>
              <w:rPr>
                <w:rFonts w:cs="Times New Roman"/>
              </w:rPr>
            </w:pPr>
            <w:r w:rsidRPr="007B5D19">
              <w:rPr>
                <w:rFonts w:cs="Times New Roman"/>
              </w:rPr>
              <w:t>Yes</w:t>
            </w:r>
          </w:p>
        </w:tc>
        <w:tc>
          <w:tcPr>
            <w:tcW w:w="897" w:type="dxa"/>
            <w:noWrap/>
            <w:hideMark/>
          </w:tcPr>
          <w:p w14:paraId="1DFF943C" w14:textId="77777777" w:rsidR="006C0D45" w:rsidRPr="00E5276B" w:rsidRDefault="006C0D45" w:rsidP="006C0D45">
            <w:pPr>
              <w:rPr>
                <w:rFonts w:cs="Times New Roman"/>
              </w:rPr>
            </w:pPr>
            <w:r w:rsidRPr="00E5276B">
              <w:rPr>
                <w:rFonts w:cs="Times New Roman"/>
              </w:rPr>
              <w:t>66</w:t>
            </w:r>
          </w:p>
        </w:tc>
        <w:tc>
          <w:tcPr>
            <w:tcW w:w="696" w:type="dxa"/>
            <w:vAlign w:val="bottom"/>
          </w:tcPr>
          <w:p w14:paraId="68223C26" w14:textId="7A6FBB88" w:rsidR="006C0D45" w:rsidRPr="006C0D45" w:rsidRDefault="006C0D45" w:rsidP="006C0D45">
            <w:pPr>
              <w:rPr>
                <w:rFonts w:cs="Times New Roman"/>
              </w:rPr>
            </w:pPr>
            <w:r w:rsidRPr="002226ED">
              <w:rPr>
                <w:rFonts w:cs="Times New Roman"/>
                <w:color w:val="000000"/>
              </w:rPr>
              <w:t>0.86</w:t>
            </w:r>
          </w:p>
        </w:tc>
        <w:tc>
          <w:tcPr>
            <w:tcW w:w="937" w:type="dxa"/>
            <w:noWrap/>
            <w:hideMark/>
          </w:tcPr>
          <w:p w14:paraId="70E6786B" w14:textId="44D2DAD7" w:rsidR="006C0D45" w:rsidRPr="00E5276B" w:rsidRDefault="006C0D45" w:rsidP="006C0D45">
            <w:pPr>
              <w:rPr>
                <w:rFonts w:cs="Times New Roman"/>
              </w:rPr>
            </w:pPr>
            <w:r w:rsidRPr="00E5276B">
              <w:rPr>
                <w:rFonts w:cs="Times New Roman"/>
              </w:rPr>
              <w:t>0.70</w:t>
            </w:r>
          </w:p>
        </w:tc>
        <w:tc>
          <w:tcPr>
            <w:tcW w:w="1038" w:type="dxa"/>
            <w:noWrap/>
            <w:hideMark/>
          </w:tcPr>
          <w:p w14:paraId="54A68AAB" w14:textId="77777777" w:rsidR="006C0D45" w:rsidRPr="00E5276B" w:rsidRDefault="006C0D45" w:rsidP="006C0D45">
            <w:pPr>
              <w:rPr>
                <w:rFonts w:cs="Times New Roman"/>
              </w:rPr>
            </w:pPr>
            <w:r w:rsidRPr="00E5276B">
              <w:rPr>
                <w:rFonts w:cs="Times New Roman"/>
              </w:rPr>
              <w:t>0.77</w:t>
            </w:r>
          </w:p>
        </w:tc>
      </w:tr>
      <w:tr w:rsidR="00FB501E" w:rsidRPr="00E5276B" w14:paraId="09C3C103" w14:textId="77777777" w:rsidTr="00FB501E">
        <w:trPr>
          <w:trHeight w:val="300"/>
        </w:trPr>
        <w:tc>
          <w:tcPr>
            <w:tcW w:w="1323" w:type="dxa"/>
            <w:noWrap/>
            <w:hideMark/>
          </w:tcPr>
          <w:p w14:paraId="11835E7D" w14:textId="77777777" w:rsidR="006C0D45" w:rsidRPr="00E5276B" w:rsidRDefault="006C0D45" w:rsidP="006C0D45">
            <w:pPr>
              <w:rPr>
                <w:rFonts w:cs="Times New Roman"/>
              </w:rPr>
            </w:pPr>
            <w:r w:rsidRPr="00E5276B">
              <w:rPr>
                <w:rFonts w:cs="Times New Roman"/>
              </w:rPr>
              <w:t>PBE0</w:t>
            </w:r>
          </w:p>
        </w:tc>
        <w:tc>
          <w:tcPr>
            <w:tcW w:w="1413" w:type="dxa"/>
            <w:noWrap/>
            <w:hideMark/>
          </w:tcPr>
          <w:p w14:paraId="77CC8C57" w14:textId="77777777" w:rsidR="006C0D45" w:rsidRPr="00E5276B" w:rsidRDefault="006C0D45" w:rsidP="006C0D45">
            <w:pPr>
              <w:rPr>
                <w:rFonts w:cs="Times New Roman"/>
              </w:rPr>
            </w:pPr>
            <w:r w:rsidRPr="00E5276B">
              <w:rPr>
                <w:rFonts w:cs="Times New Roman"/>
              </w:rPr>
              <w:t>def2-tzvpp</w:t>
            </w:r>
          </w:p>
        </w:tc>
        <w:tc>
          <w:tcPr>
            <w:tcW w:w="1310" w:type="dxa"/>
            <w:noWrap/>
            <w:hideMark/>
          </w:tcPr>
          <w:p w14:paraId="7D30E8E0" w14:textId="77777777" w:rsidR="006C0D45" w:rsidRPr="00E5276B" w:rsidRDefault="006C0D45" w:rsidP="006C0D45">
            <w:pPr>
              <w:rPr>
                <w:rFonts w:cs="Times New Roman"/>
              </w:rPr>
            </w:pPr>
            <w:r w:rsidRPr="00E5276B">
              <w:rPr>
                <w:rFonts w:cs="Times New Roman"/>
              </w:rPr>
              <w:t>D4</w:t>
            </w:r>
          </w:p>
        </w:tc>
        <w:tc>
          <w:tcPr>
            <w:tcW w:w="1736" w:type="dxa"/>
            <w:noWrap/>
            <w:hideMark/>
          </w:tcPr>
          <w:p w14:paraId="5862E291" w14:textId="54331072" w:rsidR="006C0D45" w:rsidRPr="00E5276B" w:rsidRDefault="006C0D45" w:rsidP="006C0D45">
            <w:pPr>
              <w:rPr>
                <w:rFonts w:cs="Times New Roman"/>
              </w:rPr>
            </w:pPr>
            <w:r w:rsidRPr="007B5D19">
              <w:rPr>
                <w:rFonts w:cs="Times New Roman"/>
              </w:rPr>
              <w:t>Yes</w:t>
            </w:r>
          </w:p>
        </w:tc>
        <w:tc>
          <w:tcPr>
            <w:tcW w:w="897" w:type="dxa"/>
            <w:noWrap/>
            <w:hideMark/>
          </w:tcPr>
          <w:p w14:paraId="649AC4FE" w14:textId="77777777" w:rsidR="006C0D45" w:rsidRPr="00E5276B" w:rsidRDefault="006C0D45" w:rsidP="006C0D45">
            <w:pPr>
              <w:rPr>
                <w:rFonts w:cs="Times New Roman"/>
              </w:rPr>
            </w:pPr>
            <w:r w:rsidRPr="00E5276B">
              <w:rPr>
                <w:rFonts w:cs="Times New Roman"/>
              </w:rPr>
              <w:t>66</w:t>
            </w:r>
          </w:p>
        </w:tc>
        <w:tc>
          <w:tcPr>
            <w:tcW w:w="696" w:type="dxa"/>
            <w:vAlign w:val="bottom"/>
          </w:tcPr>
          <w:p w14:paraId="638CA6E4" w14:textId="2B7A45D2" w:rsidR="006C0D45" w:rsidRPr="006C0D45" w:rsidRDefault="006C0D45" w:rsidP="006C0D45">
            <w:pPr>
              <w:rPr>
                <w:rFonts w:cs="Times New Roman"/>
              </w:rPr>
            </w:pPr>
            <w:r w:rsidRPr="002226ED">
              <w:rPr>
                <w:rFonts w:cs="Times New Roman"/>
                <w:color w:val="000000"/>
              </w:rPr>
              <w:t>0.37</w:t>
            </w:r>
          </w:p>
        </w:tc>
        <w:tc>
          <w:tcPr>
            <w:tcW w:w="937" w:type="dxa"/>
            <w:noWrap/>
            <w:hideMark/>
          </w:tcPr>
          <w:p w14:paraId="208428D4" w14:textId="25630A3E" w:rsidR="006C0D45" w:rsidRPr="00E5276B" w:rsidRDefault="006C0D45" w:rsidP="006C0D45">
            <w:pPr>
              <w:rPr>
                <w:rFonts w:cs="Times New Roman"/>
              </w:rPr>
            </w:pPr>
            <w:r w:rsidRPr="00E5276B">
              <w:rPr>
                <w:rFonts w:cs="Times New Roman"/>
              </w:rPr>
              <w:t>0.05</w:t>
            </w:r>
          </w:p>
        </w:tc>
        <w:tc>
          <w:tcPr>
            <w:tcW w:w="1038" w:type="dxa"/>
            <w:noWrap/>
            <w:hideMark/>
          </w:tcPr>
          <w:p w14:paraId="091F1DB8" w14:textId="77777777" w:rsidR="006C0D45" w:rsidRPr="00E5276B" w:rsidRDefault="006C0D45" w:rsidP="006C0D45">
            <w:pPr>
              <w:rPr>
                <w:rFonts w:cs="Times New Roman"/>
              </w:rPr>
            </w:pPr>
            <w:r w:rsidRPr="00E5276B">
              <w:rPr>
                <w:rFonts w:cs="Times New Roman"/>
              </w:rPr>
              <w:t>0.81</w:t>
            </w:r>
          </w:p>
        </w:tc>
      </w:tr>
      <w:tr w:rsidR="00FB501E" w:rsidRPr="00E5276B" w14:paraId="1D4FE3B0" w14:textId="77777777" w:rsidTr="00FB501E">
        <w:trPr>
          <w:trHeight w:val="300"/>
        </w:trPr>
        <w:tc>
          <w:tcPr>
            <w:tcW w:w="1323" w:type="dxa"/>
            <w:noWrap/>
            <w:hideMark/>
          </w:tcPr>
          <w:p w14:paraId="35D0472A" w14:textId="77777777" w:rsidR="006C0D45" w:rsidRPr="00E5276B" w:rsidRDefault="006C0D45" w:rsidP="006C0D45">
            <w:pPr>
              <w:rPr>
                <w:rFonts w:cs="Times New Roman"/>
              </w:rPr>
            </w:pPr>
            <w:r w:rsidRPr="00E5276B">
              <w:rPr>
                <w:rFonts w:cs="Times New Roman"/>
              </w:rPr>
              <w:t>M06-2x</w:t>
            </w:r>
          </w:p>
        </w:tc>
        <w:tc>
          <w:tcPr>
            <w:tcW w:w="1413" w:type="dxa"/>
            <w:noWrap/>
            <w:hideMark/>
          </w:tcPr>
          <w:p w14:paraId="1246DD25" w14:textId="77777777" w:rsidR="006C0D45" w:rsidRPr="00E5276B" w:rsidRDefault="006C0D45" w:rsidP="006C0D45">
            <w:pPr>
              <w:rPr>
                <w:rFonts w:cs="Times New Roman"/>
              </w:rPr>
            </w:pPr>
            <w:r w:rsidRPr="00E5276B">
              <w:rPr>
                <w:rFonts w:cs="Times New Roman"/>
              </w:rPr>
              <w:t>def2-tzvp</w:t>
            </w:r>
          </w:p>
        </w:tc>
        <w:tc>
          <w:tcPr>
            <w:tcW w:w="1310" w:type="dxa"/>
            <w:noWrap/>
            <w:hideMark/>
          </w:tcPr>
          <w:p w14:paraId="439E8179" w14:textId="77777777" w:rsidR="006C0D45" w:rsidRPr="00E5276B" w:rsidRDefault="006C0D45" w:rsidP="006C0D45">
            <w:pPr>
              <w:rPr>
                <w:rFonts w:cs="Times New Roman"/>
              </w:rPr>
            </w:pPr>
            <w:r w:rsidRPr="00E5276B">
              <w:rPr>
                <w:rFonts w:cs="Times New Roman"/>
              </w:rPr>
              <w:t>-</w:t>
            </w:r>
          </w:p>
        </w:tc>
        <w:tc>
          <w:tcPr>
            <w:tcW w:w="1736" w:type="dxa"/>
            <w:noWrap/>
            <w:hideMark/>
          </w:tcPr>
          <w:p w14:paraId="32D9DF2B" w14:textId="77777777" w:rsidR="006C0D45" w:rsidRPr="00E5276B" w:rsidRDefault="006C0D45" w:rsidP="006C0D45">
            <w:pPr>
              <w:rPr>
                <w:rFonts w:cs="Times New Roman"/>
              </w:rPr>
            </w:pPr>
            <w:r w:rsidRPr="00E5276B">
              <w:rPr>
                <w:rFonts w:cs="Times New Roman"/>
              </w:rPr>
              <w:t>-</w:t>
            </w:r>
          </w:p>
        </w:tc>
        <w:tc>
          <w:tcPr>
            <w:tcW w:w="897" w:type="dxa"/>
            <w:noWrap/>
            <w:hideMark/>
          </w:tcPr>
          <w:p w14:paraId="6B5330C9" w14:textId="77777777" w:rsidR="006C0D45" w:rsidRPr="00E5276B" w:rsidRDefault="006C0D45" w:rsidP="006C0D45">
            <w:pPr>
              <w:rPr>
                <w:rFonts w:cs="Times New Roman"/>
              </w:rPr>
            </w:pPr>
            <w:r w:rsidRPr="00E5276B">
              <w:rPr>
                <w:rFonts w:cs="Times New Roman"/>
              </w:rPr>
              <w:t>98</w:t>
            </w:r>
          </w:p>
        </w:tc>
        <w:tc>
          <w:tcPr>
            <w:tcW w:w="696" w:type="dxa"/>
            <w:vAlign w:val="bottom"/>
          </w:tcPr>
          <w:p w14:paraId="5C5054A5" w14:textId="0CD5550C" w:rsidR="006C0D45" w:rsidRPr="006C0D45" w:rsidRDefault="006C0D45" w:rsidP="006C0D45">
            <w:pPr>
              <w:rPr>
                <w:rFonts w:cs="Times New Roman"/>
              </w:rPr>
            </w:pPr>
            <w:r w:rsidRPr="002226ED">
              <w:rPr>
                <w:rFonts w:cs="Times New Roman"/>
                <w:color w:val="000000"/>
              </w:rPr>
              <w:t>0.18</w:t>
            </w:r>
          </w:p>
        </w:tc>
        <w:tc>
          <w:tcPr>
            <w:tcW w:w="937" w:type="dxa"/>
            <w:noWrap/>
            <w:hideMark/>
          </w:tcPr>
          <w:p w14:paraId="718389C0" w14:textId="34592E41" w:rsidR="006C0D45" w:rsidRPr="00E5276B" w:rsidRDefault="006C0D45" w:rsidP="006C0D45">
            <w:pPr>
              <w:rPr>
                <w:rFonts w:cs="Times New Roman"/>
              </w:rPr>
            </w:pPr>
            <w:r w:rsidRPr="00E5276B">
              <w:rPr>
                <w:rFonts w:cs="Times New Roman"/>
              </w:rPr>
              <w:t>0.60</w:t>
            </w:r>
          </w:p>
        </w:tc>
        <w:tc>
          <w:tcPr>
            <w:tcW w:w="1038" w:type="dxa"/>
            <w:noWrap/>
            <w:hideMark/>
          </w:tcPr>
          <w:p w14:paraId="5E4878D1" w14:textId="77777777" w:rsidR="006C0D45" w:rsidRPr="00E5276B" w:rsidRDefault="006C0D45" w:rsidP="006C0D45">
            <w:pPr>
              <w:rPr>
                <w:rFonts w:cs="Times New Roman"/>
              </w:rPr>
            </w:pPr>
            <w:r w:rsidRPr="00E5276B">
              <w:rPr>
                <w:rFonts w:cs="Times New Roman"/>
              </w:rPr>
              <w:t>0.89</w:t>
            </w:r>
          </w:p>
        </w:tc>
      </w:tr>
      <w:tr w:rsidR="00FB501E" w:rsidRPr="00E5276B" w14:paraId="001CA892" w14:textId="77777777" w:rsidTr="00FB501E">
        <w:trPr>
          <w:trHeight w:val="300"/>
        </w:trPr>
        <w:tc>
          <w:tcPr>
            <w:tcW w:w="1323" w:type="dxa"/>
            <w:noWrap/>
            <w:hideMark/>
          </w:tcPr>
          <w:p w14:paraId="1CDE90C9" w14:textId="77777777" w:rsidR="006C0D45" w:rsidRPr="00E5276B" w:rsidRDefault="006C0D45" w:rsidP="006C0D45">
            <w:pPr>
              <w:rPr>
                <w:rFonts w:cs="Times New Roman"/>
              </w:rPr>
            </w:pPr>
            <w:r w:rsidRPr="00E5276B">
              <w:rPr>
                <w:rFonts w:cs="Times New Roman"/>
              </w:rPr>
              <w:t>wB97X</w:t>
            </w:r>
          </w:p>
        </w:tc>
        <w:tc>
          <w:tcPr>
            <w:tcW w:w="1413" w:type="dxa"/>
            <w:noWrap/>
            <w:hideMark/>
          </w:tcPr>
          <w:p w14:paraId="21652B30" w14:textId="77777777" w:rsidR="006C0D45" w:rsidRPr="00E5276B" w:rsidRDefault="006C0D45" w:rsidP="006C0D45">
            <w:pPr>
              <w:rPr>
                <w:rFonts w:cs="Times New Roman"/>
              </w:rPr>
            </w:pPr>
            <w:r w:rsidRPr="00E5276B">
              <w:rPr>
                <w:rFonts w:cs="Times New Roman"/>
              </w:rPr>
              <w:t>def2-tzvpp</w:t>
            </w:r>
          </w:p>
        </w:tc>
        <w:tc>
          <w:tcPr>
            <w:tcW w:w="1310" w:type="dxa"/>
            <w:noWrap/>
            <w:hideMark/>
          </w:tcPr>
          <w:p w14:paraId="4136A4CF" w14:textId="77777777" w:rsidR="006C0D45" w:rsidRPr="00E5276B" w:rsidRDefault="006C0D45" w:rsidP="006C0D45">
            <w:pPr>
              <w:rPr>
                <w:rFonts w:cs="Times New Roman"/>
              </w:rPr>
            </w:pPr>
            <w:r w:rsidRPr="00E5276B">
              <w:rPr>
                <w:rFonts w:cs="Times New Roman"/>
              </w:rPr>
              <w:t>D4</w:t>
            </w:r>
          </w:p>
        </w:tc>
        <w:tc>
          <w:tcPr>
            <w:tcW w:w="1736" w:type="dxa"/>
            <w:noWrap/>
            <w:hideMark/>
          </w:tcPr>
          <w:p w14:paraId="685D60E7" w14:textId="1EEAC943" w:rsidR="006C0D45" w:rsidRPr="00E5276B" w:rsidRDefault="006C0D45" w:rsidP="006C0D45">
            <w:pPr>
              <w:rPr>
                <w:rFonts w:cs="Times New Roman"/>
              </w:rPr>
            </w:pPr>
            <w:r>
              <w:rPr>
                <w:rFonts w:cs="Times New Roman"/>
              </w:rPr>
              <w:t>Yes</w:t>
            </w:r>
          </w:p>
        </w:tc>
        <w:tc>
          <w:tcPr>
            <w:tcW w:w="897" w:type="dxa"/>
            <w:noWrap/>
            <w:hideMark/>
          </w:tcPr>
          <w:p w14:paraId="615B779A" w14:textId="77777777" w:rsidR="006C0D45" w:rsidRPr="00E5276B" w:rsidRDefault="006C0D45" w:rsidP="006C0D45">
            <w:pPr>
              <w:rPr>
                <w:rFonts w:cs="Times New Roman"/>
              </w:rPr>
            </w:pPr>
            <w:r w:rsidRPr="00E5276B">
              <w:rPr>
                <w:rFonts w:cs="Times New Roman"/>
              </w:rPr>
              <w:t>98</w:t>
            </w:r>
          </w:p>
        </w:tc>
        <w:tc>
          <w:tcPr>
            <w:tcW w:w="696" w:type="dxa"/>
            <w:vAlign w:val="bottom"/>
          </w:tcPr>
          <w:p w14:paraId="11DDF9D4" w14:textId="6F2C52F9" w:rsidR="006C0D45" w:rsidRPr="006C0D45" w:rsidRDefault="006C0D45" w:rsidP="006C0D45">
            <w:pPr>
              <w:rPr>
                <w:rFonts w:cs="Times New Roman"/>
              </w:rPr>
            </w:pPr>
            <w:r w:rsidRPr="002226ED">
              <w:rPr>
                <w:rFonts w:cs="Times New Roman"/>
                <w:color w:val="000000"/>
              </w:rPr>
              <w:t>0.86</w:t>
            </w:r>
          </w:p>
        </w:tc>
        <w:tc>
          <w:tcPr>
            <w:tcW w:w="937" w:type="dxa"/>
            <w:noWrap/>
            <w:hideMark/>
          </w:tcPr>
          <w:p w14:paraId="0D082830" w14:textId="637B7254" w:rsidR="006C0D45" w:rsidRPr="00E5276B" w:rsidRDefault="006C0D45" w:rsidP="006C0D45">
            <w:pPr>
              <w:rPr>
                <w:rFonts w:cs="Times New Roman"/>
              </w:rPr>
            </w:pPr>
            <w:r w:rsidRPr="00E5276B">
              <w:rPr>
                <w:rFonts w:cs="Times New Roman"/>
              </w:rPr>
              <w:t>0.64</w:t>
            </w:r>
          </w:p>
        </w:tc>
        <w:tc>
          <w:tcPr>
            <w:tcW w:w="1038" w:type="dxa"/>
            <w:noWrap/>
            <w:hideMark/>
          </w:tcPr>
          <w:p w14:paraId="0CFA79BB" w14:textId="77777777" w:rsidR="006C0D45" w:rsidRPr="00E5276B" w:rsidRDefault="006C0D45" w:rsidP="006C0D45">
            <w:pPr>
              <w:rPr>
                <w:rFonts w:cs="Times New Roman"/>
              </w:rPr>
            </w:pPr>
            <w:r w:rsidRPr="00E5276B">
              <w:rPr>
                <w:rFonts w:cs="Times New Roman"/>
              </w:rPr>
              <w:t>0.85</w:t>
            </w:r>
          </w:p>
        </w:tc>
      </w:tr>
      <w:tr w:rsidR="00FB501E" w:rsidRPr="00E5276B" w14:paraId="6D223643" w14:textId="77777777" w:rsidTr="00FB501E">
        <w:trPr>
          <w:trHeight w:val="300"/>
        </w:trPr>
        <w:tc>
          <w:tcPr>
            <w:tcW w:w="1323" w:type="dxa"/>
            <w:noWrap/>
            <w:hideMark/>
          </w:tcPr>
          <w:p w14:paraId="667B8DE7" w14:textId="77777777" w:rsidR="006C0D45" w:rsidRPr="00E5276B" w:rsidRDefault="006C0D45" w:rsidP="006C0D45">
            <w:pPr>
              <w:rPr>
                <w:rFonts w:cs="Times New Roman"/>
              </w:rPr>
            </w:pPr>
            <w:r w:rsidRPr="00E5276B">
              <w:rPr>
                <w:rFonts w:cs="Times New Roman"/>
              </w:rPr>
              <w:t>wB97X</w:t>
            </w:r>
          </w:p>
        </w:tc>
        <w:tc>
          <w:tcPr>
            <w:tcW w:w="1413" w:type="dxa"/>
            <w:noWrap/>
            <w:hideMark/>
          </w:tcPr>
          <w:p w14:paraId="2CFFBED9" w14:textId="77777777" w:rsidR="006C0D45" w:rsidRPr="00E5276B" w:rsidRDefault="006C0D45" w:rsidP="006C0D45">
            <w:pPr>
              <w:rPr>
                <w:rFonts w:cs="Times New Roman"/>
              </w:rPr>
            </w:pPr>
            <w:r w:rsidRPr="00E5276B">
              <w:rPr>
                <w:rFonts w:cs="Times New Roman"/>
              </w:rPr>
              <w:t>def2-tzvpp</w:t>
            </w:r>
          </w:p>
        </w:tc>
        <w:tc>
          <w:tcPr>
            <w:tcW w:w="1310" w:type="dxa"/>
            <w:noWrap/>
            <w:hideMark/>
          </w:tcPr>
          <w:p w14:paraId="6A494A38" w14:textId="77777777" w:rsidR="006C0D45" w:rsidRPr="00E5276B" w:rsidRDefault="006C0D45" w:rsidP="006C0D45">
            <w:pPr>
              <w:rPr>
                <w:rFonts w:cs="Times New Roman"/>
              </w:rPr>
            </w:pPr>
            <w:r w:rsidRPr="00E5276B">
              <w:rPr>
                <w:rFonts w:cs="Times New Roman"/>
              </w:rPr>
              <w:t>D4</w:t>
            </w:r>
          </w:p>
        </w:tc>
        <w:tc>
          <w:tcPr>
            <w:tcW w:w="1736" w:type="dxa"/>
            <w:noWrap/>
            <w:hideMark/>
          </w:tcPr>
          <w:p w14:paraId="18B139D0" w14:textId="77777777" w:rsidR="006C0D45" w:rsidRPr="00E5276B" w:rsidRDefault="006C0D45" w:rsidP="006C0D45">
            <w:pPr>
              <w:rPr>
                <w:rFonts w:cs="Times New Roman"/>
              </w:rPr>
            </w:pPr>
            <w:r w:rsidRPr="00E5276B">
              <w:rPr>
                <w:rFonts w:cs="Times New Roman"/>
              </w:rPr>
              <w:t>-</w:t>
            </w:r>
          </w:p>
        </w:tc>
        <w:tc>
          <w:tcPr>
            <w:tcW w:w="897" w:type="dxa"/>
            <w:noWrap/>
            <w:hideMark/>
          </w:tcPr>
          <w:p w14:paraId="62039084" w14:textId="77777777" w:rsidR="006C0D45" w:rsidRPr="00E5276B" w:rsidRDefault="006C0D45" w:rsidP="006C0D45">
            <w:pPr>
              <w:rPr>
                <w:rFonts w:cs="Times New Roman"/>
              </w:rPr>
            </w:pPr>
            <w:r w:rsidRPr="00E5276B">
              <w:rPr>
                <w:rFonts w:cs="Times New Roman"/>
              </w:rPr>
              <w:t>103</w:t>
            </w:r>
          </w:p>
        </w:tc>
        <w:tc>
          <w:tcPr>
            <w:tcW w:w="696" w:type="dxa"/>
            <w:vAlign w:val="bottom"/>
          </w:tcPr>
          <w:p w14:paraId="4E93B538" w14:textId="1277FB58" w:rsidR="006C0D45" w:rsidRPr="006C0D45" w:rsidRDefault="006C0D45" w:rsidP="006C0D45">
            <w:pPr>
              <w:rPr>
                <w:rFonts w:cs="Times New Roman"/>
              </w:rPr>
            </w:pPr>
            <w:r w:rsidRPr="002226ED">
              <w:rPr>
                <w:rFonts w:cs="Times New Roman"/>
                <w:color w:val="000000"/>
              </w:rPr>
              <w:t>0.14</w:t>
            </w:r>
          </w:p>
        </w:tc>
        <w:tc>
          <w:tcPr>
            <w:tcW w:w="937" w:type="dxa"/>
            <w:noWrap/>
            <w:hideMark/>
          </w:tcPr>
          <w:p w14:paraId="3DCBFB62" w14:textId="66BF28F9" w:rsidR="006C0D45" w:rsidRPr="00E5276B" w:rsidRDefault="006C0D45" w:rsidP="006C0D45">
            <w:pPr>
              <w:rPr>
                <w:rFonts w:cs="Times New Roman"/>
              </w:rPr>
            </w:pPr>
            <w:r w:rsidRPr="00E5276B">
              <w:rPr>
                <w:rFonts w:cs="Times New Roman"/>
              </w:rPr>
              <w:t>0.52</w:t>
            </w:r>
          </w:p>
        </w:tc>
        <w:tc>
          <w:tcPr>
            <w:tcW w:w="1038" w:type="dxa"/>
            <w:noWrap/>
            <w:hideMark/>
          </w:tcPr>
          <w:p w14:paraId="5577B9DD" w14:textId="77777777" w:rsidR="006C0D45" w:rsidRPr="00E5276B" w:rsidRDefault="006C0D45" w:rsidP="006C0D45">
            <w:pPr>
              <w:rPr>
                <w:rFonts w:cs="Times New Roman"/>
              </w:rPr>
            </w:pPr>
            <w:r w:rsidRPr="00E5276B">
              <w:rPr>
                <w:rFonts w:cs="Times New Roman"/>
              </w:rPr>
              <w:t>0.98</w:t>
            </w:r>
          </w:p>
        </w:tc>
      </w:tr>
      <w:tr w:rsidR="00FB501E" w:rsidRPr="00E5276B" w14:paraId="164DF917" w14:textId="77777777" w:rsidTr="00FB501E">
        <w:trPr>
          <w:trHeight w:val="300"/>
        </w:trPr>
        <w:tc>
          <w:tcPr>
            <w:tcW w:w="1323" w:type="dxa"/>
            <w:noWrap/>
            <w:hideMark/>
          </w:tcPr>
          <w:p w14:paraId="5488A685" w14:textId="77777777" w:rsidR="006C0D45" w:rsidRPr="00E5276B" w:rsidRDefault="006C0D45" w:rsidP="006C0D45">
            <w:pPr>
              <w:rPr>
                <w:rFonts w:cs="Times New Roman"/>
              </w:rPr>
            </w:pPr>
            <w:r w:rsidRPr="00E5276B">
              <w:rPr>
                <w:rFonts w:cs="Times New Roman"/>
              </w:rPr>
              <w:t>M06-2x</w:t>
            </w:r>
          </w:p>
        </w:tc>
        <w:tc>
          <w:tcPr>
            <w:tcW w:w="1413" w:type="dxa"/>
            <w:noWrap/>
            <w:hideMark/>
          </w:tcPr>
          <w:p w14:paraId="196911AA" w14:textId="77777777" w:rsidR="006C0D45" w:rsidRPr="00E5276B" w:rsidRDefault="006C0D45" w:rsidP="006C0D45">
            <w:pPr>
              <w:rPr>
                <w:rFonts w:cs="Times New Roman"/>
              </w:rPr>
            </w:pPr>
            <w:r w:rsidRPr="00E5276B">
              <w:rPr>
                <w:rFonts w:cs="Times New Roman"/>
              </w:rPr>
              <w:t>def2-tzvpp</w:t>
            </w:r>
          </w:p>
        </w:tc>
        <w:tc>
          <w:tcPr>
            <w:tcW w:w="1310" w:type="dxa"/>
            <w:noWrap/>
            <w:hideMark/>
          </w:tcPr>
          <w:p w14:paraId="6ED755F6" w14:textId="77777777" w:rsidR="006C0D45" w:rsidRPr="00E5276B" w:rsidRDefault="006C0D45" w:rsidP="006C0D45">
            <w:pPr>
              <w:rPr>
                <w:rFonts w:cs="Times New Roman"/>
              </w:rPr>
            </w:pPr>
            <w:r w:rsidRPr="00E5276B">
              <w:rPr>
                <w:rFonts w:cs="Times New Roman"/>
              </w:rPr>
              <w:t>-</w:t>
            </w:r>
          </w:p>
        </w:tc>
        <w:tc>
          <w:tcPr>
            <w:tcW w:w="1736" w:type="dxa"/>
            <w:noWrap/>
            <w:hideMark/>
          </w:tcPr>
          <w:p w14:paraId="5609A8D7" w14:textId="3B9EA516" w:rsidR="006C0D45" w:rsidRPr="00E5276B" w:rsidRDefault="006C0D45" w:rsidP="006C0D45">
            <w:pPr>
              <w:rPr>
                <w:rFonts w:cs="Times New Roman"/>
              </w:rPr>
            </w:pPr>
            <w:r>
              <w:rPr>
                <w:rFonts w:cs="Times New Roman"/>
              </w:rPr>
              <w:t>Yes</w:t>
            </w:r>
          </w:p>
        </w:tc>
        <w:tc>
          <w:tcPr>
            <w:tcW w:w="897" w:type="dxa"/>
            <w:noWrap/>
            <w:hideMark/>
          </w:tcPr>
          <w:p w14:paraId="4B9F1E4A" w14:textId="77777777" w:rsidR="006C0D45" w:rsidRPr="00E5276B" w:rsidRDefault="006C0D45" w:rsidP="006C0D45">
            <w:pPr>
              <w:rPr>
                <w:rFonts w:cs="Times New Roman"/>
              </w:rPr>
            </w:pPr>
            <w:r w:rsidRPr="00E5276B">
              <w:rPr>
                <w:rFonts w:cs="Times New Roman"/>
              </w:rPr>
              <w:t>156</w:t>
            </w:r>
          </w:p>
        </w:tc>
        <w:tc>
          <w:tcPr>
            <w:tcW w:w="696" w:type="dxa"/>
            <w:vAlign w:val="bottom"/>
          </w:tcPr>
          <w:p w14:paraId="45A64223" w14:textId="1FF20D34" w:rsidR="006C0D45" w:rsidRPr="006C0D45" w:rsidRDefault="006C0D45" w:rsidP="006C0D45">
            <w:pPr>
              <w:rPr>
                <w:rFonts w:cs="Times New Roman"/>
              </w:rPr>
            </w:pPr>
            <w:r w:rsidRPr="002226ED">
              <w:rPr>
                <w:rFonts w:cs="Times New Roman"/>
                <w:color w:val="000000"/>
              </w:rPr>
              <w:t>0.82</w:t>
            </w:r>
          </w:p>
        </w:tc>
        <w:tc>
          <w:tcPr>
            <w:tcW w:w="937" w:type="dxa"/>
            <w:noWrap/>
            <w:hideMark/>
          </w:tcPr>
          <w:p w14:paraId="3259E316" w14:textId="479F4EFE" w:rsidR="006C0D45" w:rsidRPr="00E5276B" w:rsidRDefault="006C0D45" w:rsidP="006C0D45">
            <w:pPr>
              <w:rPr>
                <w:rFonts w:cs="Times New Roman"/>
              </w:rPr>
            </w:pPr>
            <w:r w:rsidRPr="00E5276B">
              <w:rPr>
                <w:rFonts w:cs="Times New Roman"/>
              </w:rPr>
              <w:t>0.67</w:t>
            </w:r>
          </w:p>
        </w:tc>
        <w:tc>
          <w:tcPr>
            <w:tcW w:w="1038" w:type="dxa"/>
            <w:noWrap/>
            <w:hideMark/>
          </w:tcPr>
          <w:p w14:paraId="3D69938A" w14:textId="77777777" w:rsidR="006C0D45" w:rsidRPr="00E5276B" w:rsidRDefault="006C0D45" w:rsidP="006C0D45">
            <w:pPr>
              <w:rPr>
                <w:rFonts w:cs="Times New Roman"/>
              </w:rPr>
            </w:pPr>
            <w:r w:rsidRPr="00E5276B">
              <w:rPr>
                <w:rFonts w:cs="Times New Roman"/>
              </w:rPr>
              <w:t>1.37</w:t>
            </w:r>
          </w:p>
        </w:tc>
      </w:tr>
    </w:tbl>
    <w:p w14:paraId="4C72847F" w14:textId="77777777" w:rsidR="00845F0A" w:rsidRDefault="00845F0A" w:rsidP="0034605A">
      <w:pPr>
        <w:rPr>
          <w:rFonts w:cs="Times New Roman"/>
          <w:b/>
          <w:bCs/>
          <w:szCs w:val="36"/>
        </w:rPr>
      </w:pPr>
      <w:bookmarkStart w:id="17" w:name="OLE_LINK10"/>
      <w:bookmarkEnd w:id="15"/>
    </w:p>
    <w:p w14:paraId="5B968ACE" w14:textId="32712E08" w:rsidR="0034605A" w:rsidRPr="00845F0A" w:rsidRDefault="00BC54D4" w:rsidP="00EE012D">
      <w:pPr>
        <w:pStyle w:val="Heading1"/>
      </w:pPr>
      <w:bookmarkStart w:id="18" w:name="_Toc209464921"/>
      <w:bookmarkStart w:id="19" w:name="_Toc209465043"/>
      <w:bookmarkStart w:id="20" w:name="_Toc221009116"/>
      <w:r>
        <w:rPr>
          <w:caps w:val="0"/>
        </w:rPr>
        <w:t>p</w:t>
      </w:r>
      <w:r w:rsidR="0034605A" w:rsidRPr="00257A86">
        <w:rPr>
          <w:caps w:val="0"/>
        </w:rPr>
        <w:t>H</w:t>
      </w:r>
      <w:r w:rsidR="0034605A" w:rsidRPr="00E5276B">
        <w:t xml:space="preserve"> CORRECTION </w:t>
      </w:r>
      <w:r w:rsidR="00487000">
        <w:t xml:space="preserve">OF </w:t>
      </w:r>
      <w:r>
        <w:t>rate constants</w:t>
      </w:r>
      <w:bookmarkEnd w:id="17"/>
      <w:bookmarkEnd w:id="18"/>
      <w:bookmarkEnd w:id="19"/>
      <w:bookmarkEnd w:id="20"/>
    </w:p>
    <w:p w14:paraId="3ECF0656" w14:textId="1900D41A" w:rsidR="009649D8" w:rsidRPr="009649D8" w:rsidRDefault="009649D8" w:rsidP="009649D8">
      <w:pPr>
        <w:rPr>
          <w:rFonts w:cs="Times New Roman"/>
        </w:rPr>
      </w:pPr>
      <w:r w:rsidRPr="009649D8">
        <w:rPr>
          <w:rFonts w:cs="Times New Roman"/>
        </w:rPr>
        <w:t xml:space="preserve">Quantum mechanical computations are unable to account for pH of a system in a straightforward manner as they are limited to gas phase, implicit solvation, or small-scale explicit solvation techniques. Because of this limitation the microkinetic models are translated to intrinsic kinetic constants rather than observed experimental constants. The output of computations assumes the entirety of catalysts in solution </w:t>
      </w:r>
      <w:r w:rsidR="00BC54D4">
        <w:rPr>
          <w:rFonts w:cs="Times New Roman"/>
        </w:rPr>
        <w:t>is</w:t>
      </w:r>
      <w:r w:rsidRPr="009649D8">
        <w:rPr>
          <w:rFonts w:cs="Times New Roman"/>
        </w:rPr>
        <w:t xml:space="preserve"> activated. The speciation of catalysts in solution is described as a function of the catalyst</w:t>
      </w:r>
      <w:r w:rsidR="00BC54D4">
        <w:rPr>
          <w:rFonts w:cs="Times New Roman"/>
        </w:rPr>
        <w:t>’</w:t>
      </w:r>
      <w:r w:rsidRPr="009649D8">
        <w:rPr>
          <w:rFonts w:cs="Times New Roman"/>
        </w:rPr>
        <w:t>s p</w:t>
      </w:r>
      <w:r w:rsidRPr="00F37EBF">
        <w:rPr>
          <w:rFonts w:cs="Times New Roman"/>
          <w:i/>
          <w:iCs/>
        </w:rPr>
        <w:t>K</w:t>
      </w:r>
      <w:r w:rsidRPr="009649D8">
        <w:rPr>
          <w:rFonts w:cs="Times New Roman"/>
        </w:rPr>
        <w:t xml:space="preserve">a and pH of the solution through equation </w:t>
      </w:r>
      <w:r w:rsidR="000563D5">
        <w:rPr>
          <w:rFonts w:cs="Times New Roman"/>
        </w:rPr>
        <w:t>S</w:t>
      </w:r>
      <w:r w:rsidRPr="009649D8">
        <w:rPr>
          <w:rFonts w:cs="Times New Roman"/>
        </w:rPr>
        <w:t xml:space="preserve">2 as effectively applied for zinc-ligand systems by Koziol et al </w:t>
      </w:r>
      <w:r w:rsidRPr="009649D8">
        <w:rPr>
          <w:rFonts w:cs="Times New Roman"/>
        </w:rPr>
        <w:fldChar w:fldCharType="begin"/>
      </w:r>
      <w:r w:rsidR="006674C4">
        <w:rPr>
          <w:rFonts w:cs="Times New Roman"/>
        </w:rPr>
        <w:instrText xml:space="preserve"> ADDIN ZOTERO_ITEM CSL_CITATION {"citationID":"2MJiS681","properties":{"formattedCitation":"[6]","plainCitation":"[6]","noteIndex":0},"citationItems":[{"id":166,"uris":["http://zotero.org/users/15279553/items/XMF972BL"],"itemData":{"id":166,"type":"article-journal","abstract":"A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Chem.","note":"publisher: American Chemical Society","page":"6803-6812","source":"ACS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instrText>
      </w:r>
      <w:r w:rsidRPr="009649D8">
        <w:rPr>
          <w:rFonts w:cs="Times New Roman"/>
        </w:rPr>
        <w:fldChar w:fldCharType="separate"/>
      </w:r>
      <w:r w:rsidR="006674C4">
        <w:rPr>
          <w:rFonts w:cs="Times New Roman"/>
          <w:noProof/>
        </w:rPr>
        <w:t>[6]</w:t>
      </w:r>
      <w:r w:rsidRPr="009649D8">
        <w:rPr>
          <w:rFonts w:cs="Times New Roman"/>
        </w:rPr>
        <w:fldChar w:fldCharType="end"/>
      </w:r>
      <w:r w:rsidR="00BC54D4">
        <w:rPr>
          <w:rFonts w:cs="Times New Roman"/>
        </w:rPr>
        <w:t>:</w:t>
      </w:r>
      <w:r w:rsidRPr="009649D8">
        <w:rPr>
          <w:rFonts w:cs="Times New Roman"/>
        </w:rPr>
        <w:t xml:space="preserve"> </w:t>
      </w:r>
    </w:p>
    <w:p w14:paraId="64D3946F" w14:textId="3D488F5B" w:rsidR="009649D8" w:rsidRPr="0034605A" w:rsidRDefault="00115EA4" w:rsidP="0034605A">
      <w:pPr>
        <w:pStyle w:val="Heading3"/>
        <w:rPr>
          <w:rFonts w:cs="Times New Roman"/>
          <w:color w:val="000000" w:themeColor="text1"/>
          <w:sz w:val="24"/>
          <w:szCs w:val="24"/>
        </w:rPr>
      </w:pPr>
      <w:bookmarkStart w:id="21" w:name="_Toc209464701"/>
      <w:bookmarkStart w:id="22" w:name="_Toc209464922"/>
      <w:bookmarkStart w:id="23" w:name="_Toc209465044"/>
      <w:bookmarkStart w:id="24" w:name="_Toc211165719"/>
      <w:bookmarkStart w:id="25" w:name="_Toc221009117"/>
      <w:r>
        <w:rPr>
          <w:rFonts w:eastAsiaTheme="minorEastAsia" w:cs="Times New Roman"/>
          <w:color w:val="000000" w:themeColor="text1"/>
          <w:sz w:val="24"/>
          <w:szCs w:val="24"/>
        </w:rPr>
        <w:lastRenderedPageBreak/>
        <w:t>S2.</w:t>
      </w:r>
      <w:r>
        <w:rPr>
          <w:rFonts w:eastAsiaTheme="minorEastAsia" w:cs="Times New Roman"/>
          <w:color w:val="000000" w:themeColor="text1"/>
          <w:sz w:val="24"/>
          <w:szCs w:val="24"/>
        </w:rPr>
        <w:tab/>
      </w:r>
      <w:r>
        <w:rPr>
          <w:rFonts w:eastAsiaTheme="minorEastAsia" w:cs="Times New Roman"/>
          <w:color w:val="000000" w:themeColor="text1"/>
          <w:sz w:val="24"/>
          <w:szCs w:val="24"/>
        </w:rPr>
        <w:tab/>
      </w:r>
      <w:r>
        <w:rPr>
          <w:rFonts w:eastAsiaTheme="minorEastAsia" w:cs="Times New Roman"/>
          <w:color w:val="000000" w:themeColor="text1"/>
          <w:sz w:val="24"/>
          <w:szCs w:val="24"/>
        </w:rPr>
        <w:tab/>
      </w:r>
      <w:r>
        <w:rPr>
          <w:rFonts w:eastAsiaTheme="minorEastAsia" w:cs="Times New Roman"/>
          <w:color w:val="000000" w:themeColor="text1"/>
          <w:sz w:val="24"/>
          <w:szCs w:val="24"/>
        </w:rPr>
        <w:tab/>
      </w:r>
      <w:bookmarkStart w:id="26" w:name="OLE_LINK11"/>
      <m:oMath>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intrinsic</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sz w:val="32"/>
                <w:szCs w:val="32"/>
              </w:rPr>
              <m:t>observed</m:t>
            </m:r>
          </m:sub>
        </m:sSub>
        <m:r>
          <w:rPr>
            <w:rFonts w:ascii="Cambria Math" w:hAnsi="Cambria Math" w:cs="Times New Roman"/>
            <w:color w:val="000000" w:themeColor="text1"/>
          </w:rPr>
          <m:t>(1+</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pKa-pH</m:t>
            </m:r>
          </m:sup>
        </m:sSup>
        <m:r>
          <w:rPr>
            <w:rFonts w:ascii="Cambria Math" w:hAnsi="Cambria Math" w:cs="Times New Roman"/>
            <w:color w:val="000000" w:themeColor="text1"/>
          </w:rPr>
          <m:t>)</m:t>
        </m:r>
      </m:oMath>
      <w:bookmarkEnd w:id="21"/>
      <w:bookmarkEnd w:id="22"/>
      <w:bookmarkEnd w:id="23"/>
      <w:bookmarkEnd w:id="24"/>
      <w:bookmarkEnd w:id="25"/>
      <w:bookmarkEnd w:id="26"/>
    </w:p>
    <w:p w14:paraId="23F240D7" w14:textId="4FD5BAF7" w:rsidR="009649D8" w:rsidRPr="009649D8" w:rsidRDefault="00BC54D4" w:rsidP="009649D8">
      <w:pPr>
        <w:rPr>
          <w:rFonts w:eastAsiaTheme="minorEastAsia" w:cs="Times New Roman"/>
        </w:rPr>
      </w:pPr>
      <w:r>
        <w:rPr>
          <w:rFonts w:cs="Times New Roman"/>
        </w:rPr>
        <w:t>w</w:t>
      </w:r>
      <w:r w:rsidRPr="009649D8">
        <w:rPr>
          <w:rFonts w:cs="Times New Roman"/>
        </w:rPr>
        <w:t xml:space="preserve">here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intrinsic</m:t>
            </m:r>
          </m:sub>
        </m:sSub>
      </m:oMath>
      <w:r w:rsidR="009649D8" w:rsidRPr="009649D8">
        <w:rPr>
          <w:rFonts w:eastAsiaTheme="minorEastAsia" w:cs="Times New Roman"/>
        </w:rPr>
        <w:t xml:space="preserve"> is </w:t>
      </w:r>
      <w:r w:rsidR="009649D8" w:rsidRPr="009649D8">
        <w:rPr>
          <w:rFonts w:cs="Times New Roman"/>
        </w:rPr>
        <w:t xml:space="preserve">the intrinsic rate constant,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observed</m:t>
            </m:r>
          </m:sub>
        </m:sSub>
      </m:oMath>
      <w:r w:rsidR="009649D8" w:rsidRPr="009649D8">
        <w:rPr>
          <w:rFonts w:eastAsiaTheme="minorEastAsia" w:cs="Times New Roman"/>
        </w:rPr>
        <w:t xml:space="preserve"> is the experimentally observed rate constant at a given pH and 25</w:t>
      </w:r>
      <w:r w:rsidR="009649D8" w:rsidRPr="009649D8">
        <w:rPr>
          <w:rFonts w:cs="Times New Roman"/>
        </w:rPr>
        <w:t>°</w:t>
      </w:r>
      <w:r w:rsidR="009649D8" w:rsidRPr="009649D8">
        <w:rPr>
          <w:rFonts w:eastAsiaTheme="minorEastAsia" w:cs="Times New Roman"/>
        </w:rPr>
        <w:t xml:space="preserve">C. This method has been applied to all predicted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intrinsic</m:t>
            </m:r>
          </m:sub>
        </m:sSub>
      </m:oMath>
      <w:r w:rsidR="009649D8" w:rsidRPr="009649D8">
        <w:rPr>
          <w:rFonts w:eastAsiaTheme="minorEastAsia" w:cs="Times New Roman"/>
        </w:rPr>
        <w:t xml:space="preserve"> values when direct comparison to experiments is necessary.</w:t>
      </w:r>
    </w:p>
    <w:p w14:paraId="1FAE3BC5" w14:textId="77777777" w:rsidR="009649D8" w:rsidRPr="009649D8" w:rsidRDefault="009649D8" w:rsidP="009649D8">
      <w:pPr>
        <w:rPr>
          <w:rFonts w:eastAsiaTheme="minorEastAsia" w:cs="Times New Roman"/>
        </w:rPr>
      </w:pPr>
    </w:p>
    <w:p w14:paraId="36D32962" w14:textId="1CD0484B" w:rsidR="009649D8" w:rsidRPr="0066585F" w:rsidRDefault="009649D8" w:rsidP="0066585F">
      <w:pPr>
        <w:rPr>
          <w:rFonts w:eastAsiaTheme="minorEastAsia" w:cs="Times New Roman"/>
        </w:rPr>
      </w:pPr>
      <w:r w:rsidRPr="009649D8">
        <w:rPr>
          <w:rFonts w:eastAsiaTheme="minorEastAsia" w:cs="Times New Roman"/>
        </w:rPr>
        <w:t>Determining the p</w:t>
      </w:r>
      <w:r w:rsidRPr="00900D27">
        <w:rPr>
          <w:rFonts w:eastAsiaTheme="minorEastAsia" w:cs="Times New Roman"/>
          <w:i/>
          <w:iCs/>
        </w:rPr>
        <w:t>K</w:t>
      </w:r>
      <w:r w:rsidRPr="009649D8">
        <w:rPr>
          <w:rFonts w:eastAsiaTheme="minorEastAsia" w:cs="Times New Roman"/>
        </w:rPr>
        <w:t xml:space="preserve">a of each modeled ligand requires an efficient predictive method outside of the time requirements and precipitation issues of experimental analysis. A series of papers have been dedicated to the effort of producing such a method from ab initio </w:t>
      </w:r>
      <w:r w:rsidR="008468E1">
        <w:rPr>
          <w:rFonts w:eastAsiaTheme="minorEastAsia" w:cs="Times New Roman"/>
        </w:rPr>
        <w:t>procedure</w:t>
      </w:r>
      <w:r w:rsidRPr="009649D8">
        <w:rPr>
          <w:rFonts w:eastAsiaTheme="minorEastAsia" w:cs="Times New Roman"/>
        </w:rPr>
        <w:t xml:space="preserve">s specifically with DFT </w:t>
      </w:r>
      <w:r w:rsidRPr="009649D8">
        <w:rPr>
          <w:rFonts w:eastAsiaTheme="minorEastAsia" w:cs="Times New Roman"/>
        </w:rPr>
        <w:fldChar w:fldCharType="begin"/>
      </w:r>
      <w:r w:rsidR="006674C4">
        <w:rPr>
          <w:rFonts w:eastAsiaTheme="minorEastAsia" w:cs="Times New Roman"/>
        </w:rPr>
        <w:instrText xml:space="preserve"> ADDIN ZOTERO_ITEM CSL_CITATION {"citationID":"ENCRCsHB","properties":{"formattedCitation":"[7]","plainCitation":"[7]","noteIndex":0},"citationItems":[{"id":267,"uris":["http://zotero.org/users/15279553/items/GYSZL95F"],"itemData":{"id":267,"type":"article-journal","abstract":"The prediction of pKa from a single ab initio bond length has been extended to provide equations for benzoic acids and anilines. The HF/6-31G(d) level of theory is used for all geometry optimisations. Similarly to phenols (Part 2 of this series of publications), the meta-/para-substituted benzoic acids can be predicted from a single model constructed from one bond length. This model had an impressive RMSEP of 0.13 pKa units. The prediction of ortho-substituted benzoic acids required the identification of high-correlation subsets, where the compounds in the same subset have at least one of the same (e.g. halogens, hydroxy) ortho substituent. Two pKa equations are provided for o-halogen benzoic acids and o-hydroxybenzoic acids, where the RMSEP values are 0.19 and 0.15 pKa units, respectively. Interestingly, the bond length that provided the best model differed between these two high-correlation subsets. This demonstrates the importance of investigating the most predictive bond length, which is not necessarily the bond involving the acid hydrogen. Three high-correlation subsets were identified for the ortho-substituted anilines. These were o-halogen, o-nitro and o-alkyl-substituted aniline high-correlation subsets, where the RMSEP ranged from 0.23 to 0.44 pKa units. The RMSEP for the meta-/para-substituted aniline model was 0.54 pKa units. This value exceeded our threshold of 0.50 pKa units and was higher than both the m-/p-benzoic acids in this work and the m-/p-phenols (RMSEP = 0.43) of Part 2. Constructing two separate models for the meta- and para- substituted anilines, where RMSEP values of 0.63 and 0.33 pKa units were obtained respectively, revealed it was the meta-substituted anilines that caused the large RMSEP value. For unknown reasons the RMSEP value increased with the addition of a further twenty meta-substituted anilines to this model. The C–N bond always produced the best correlations with pKa for all the high-correlation subsets. A higher level of theory and an ammonia probe improved the statistics only marginally for the hydroxybenzoic acid high-correlation subsets.","container-title":"Physical Chemistry Chemical Physics","DOI":"10.1039/C1CP20380K","ISSN":"1463-9084","issue":"23","journalAbbreviation":"Phys. Chem. Chem. Phys.","language":"en","note":"publisher: The Royal Society of Chemistry","page":"11283-11293","source":"pubs.rsc.org","title":"pKa prediction from an ab initio bond length: Part 3—benzoic acids and anilines","title-short":"pKa prediction from an ab initio bond length","volume":"13","author":[{"family":"Harding","given":"A. P."},{"family":"Popelier","given":"P. L. A."}],"issued":{"date-parts":[["2011",5,31]]}}}],"schema":"https://github.com/citation-style-language/schema/raw/master/csl-citation.json"} </w:instrText>
      </w:r>
      <w:r w:rsidRPr="009649D8">
        <w:rPr>
          <w:rFonts w:eastAsiaTheme="minorEastAsia" w:cs="Times New Roman"/>
        </w:rPr>
        <w:fldChar w:fldCharType="separate"/>
      </w:r>
      <w:r w:rsidR="006674C4">
        <w:rPr>
          <w:rFonts w:eastAsiaTheme="minorEastAsia" w:cs="Times New Roman"/>
          <w:noProof/>
        </w:rPr>
        <w:t>[7]</w:t>
      </w:r>
      <w:r w:rsidRPr="009649D8">
        <w:rPr>
          <w:rFonts w:eastAsiaTheme="minorEastAsia" w:cs="Times New Roman"/>
        </w:rPr>
        <w:fldChar w:fldCharType="end"/>
      </w:r>
      <w:r w:rsidRPr="009649D8">
        <w:rPr>
          <w:rFonts w:eastAsiaTheme="minorEastAsia" w:cs="Times New Roman"/>
        </w:rPr>
        <w:t xml:space="preserve">. Harding et al </w:t>
      </w:r>
      <w:r w:rsidRPr="009649D8">
        <w:rPr>
          <w:rFonts w:eastAsiaTheme="minorEastAsia" w:cs="Times New Roman"/>
        </w:rPr>
        <w:fldChar w:fldCharType="begin"/>
      </w:r>
      <w:r w:rsidR="006674C4">
        <w:rPr>
          <w:rFonts w:eastAsiaTheme="minorEastAsia" w:cs="Times New Roman"/>
        </w:rPr>
        <w:instrText xml:space="preserve"> ADDIN ZOTERO_ITEM CSL_CITATION {"citationID":"XwsyOYwc","properties":{"formattedCitation":"[7], [8]","plainCitation":"[7], [8]","noteIndex":0},"citationItems":[{"id":264,"uris":["http://zotero.org/users/15279553/items/WI8YC7NZ"],"itemData":{"id":264,"type":"article-journal","abstract":"The prediction of pKa continues to attract much attention with ongoing investigations into new ways to predict pKa accurately, where predicted pKa values deviate less than 0.50 log units from experiment. We show that a single descriptor, i.e. an ab initio bond length, can predict pKa. The emphasis was placed on model simplicity and a demonstration that more accurate predictions emerge from single-bond-length models. A data set of 171 phenols was studied. The carbon-oxygen bond length, connecting the OH to the phenyl ring, consistently provided accurate predictions. The pKa of meta- and para-substituted phenols is predicted here by a single-bond-length model within 0.50 log units. However, accurate prediction of the pKa of ortho-substituted phenols necessitated their splitting into groups called high-correlation subsets in which the pKa of the compounds strongly correlated with a single bond-length. The highly compound-specific single-bond-length models produced better predictions than models constructed with more compounds and more bond lengths. Outliers were easily identified using single-bond-length models and in most cases we were able to determine the reason for the outlier discrepancy. Furthermore, the single-bond-length models showed better cross-validation statistics than the PLS models constructed using more than one bond length. For all of the single-bond-length models, RMSEE was less than 0.50. For the majority of the models, RMSEP was less than 0.50. The results support the use of multiple high-correlation subsets and a single bond-length to predict pKa. Six one-term linear equations are listed as a starting point for the construction of a more comprehensive list covering a larger variety of compound classes.","container-title":"Physical Chemistry Chemical Physics","DOI":"10.1039/C1CP20379G","ISSN":"1463-9084","issue":"23","journalAbbreviation":"Phys. Chem. Chem. Phys.","language":"en","note":"publisher: The Royal Society of Chemistry","page":"11264-11282","source":"pubs.rsc.org","title":"pKa Prediction from an ab initio bond length: part 2—phenols","title-short":"pKa Prediction from an ab initio bond length","volume":"13","author":[{"family":"Harding","given":"A. P."},{"family":"Popelier","given":"P. L. A."}],"issued":{"date-parts":[["2011",5,31]]}}},{"id":267,"uris":["http://zotero.org/users/15279553/items/GYSZL95F"],"itemData":{"id":267,"type":"article-journal","abstract":"The prediction of pKa from a single ab initio bond length has been extended to provide equations for benzoic acids and anilines. The HF/6-31G(d) level of theory is used for all geometry optimisations. Similarly to phenols (Part 2 of this series of publications), the meta-/para-substituted benzoic acids can be predicted from a single model constructed from one bond length. This model had an impressive RMSEP of 0.13 pKa units. The prediction of ortho-substituted benzoic acids required the identification of high-correlation subsets, where the compounds in the same subset have at least one of the same (e.g. halogens, hydroxy) ortho substituent. Two pKa equations are provided for o-halogen benzoic acids and o-hydroxybenzoic acids, where the RMSEP values are 0.19 and 0.15 pKa units, respectively. Interestingly, the bond length that provided the best model differed between these two high-correlation subsets. This demonstrates the importance of investigating the most predictive bond length, which is not necessarily the bond involving the acid hydrogen. Three high-correlation subsets were identified for the ortho-substituted anilines. These were o-halogen, o-nitro and o-alkyl-substituted aniline high-correlation subsets, where the RMSEP ranged from 0.23 to 0.44 pKa units. The RMSEP for the meta-/para-substituted aniline model was 0.54 pKa units. This value exceeded our threshold of 0.50 pKa units and was higher than both the m-/p-benzoic acids in this work and the m-/p-phenols (RMSEP = 0.43) of Part 2. Constructing two separate models for the meta- and para- substituted anilines, where RMSEP values of 0.63 and 0.33 pKa units were obtained respectively, revealed it was the meta-substituted anilines that caused the large RMSEP value. For unknown reasons the RMSEP value increased with the addition of a further twenty meta-substituted anilines to this model. The C–N bond always produced the best correlations with pKa for all the high-correlation subsets. A higher level of theory and an ammonia probe improved the statistics only marginally for the hydroxybenzoic acid high-correlation subsets.","container-title":"Physical Chemistry Chemical Physics","DOI":"10.1039/C1CP20380K","ISSN":"1463-9084","issue":"23","journalAbbreviation":"Phys. Chem. Chem. Phys.","language":"en","note":"publisher: The Royal Society of Chemistry","page":"11283-11293","source":"pubs.rsc.org","title":"pKa prediction from an ab initio bond length: Part 3—benzoic acids and anilines","title-short":"pKa prediction from an ab initio bond length","volume":"13","author":[{"family":"Harding","given":"A. P."},{"family":"Popelier","given":"P. L. A."}],"issued":{"date-parts":[["2011",5,31]]}}}],"schema":"https://github.com/citation-style-language/schema/raw/master/csl-citation.json"} </w:instrText>
      </w:r>
      <w:r w:rsidRPr="009649D8">
        <w:rPr>
          <w:rFonts w:eastAsiaTheme="minorEastAsia" w:cs="Times New Roman"/>
        </w:rPr>
        <w:fldChar w:fldCharType="separate"/>
      </w:r>
      <w:r w:rsidR="006674C4">
        <w:rPr>
          <w:rFonts w:eastAsiaTheme="minorEastAsia" w:cs="Times New Roman"/>
          <w:noProof/>
        </w:rPr>
        <w:t>[7], [8]</w:t>
      </w:r>
      <w:r w:rsidRPr="009649D8">
        <w:rPr>
          <w:rFonts w:eastAsiaTheme="minorEastAsia" w:cs="Times New Roman"/>
        </w:rPr>
        <w:fldChar w:fldCharType="end"/>
      </w:r>
      <w:r w:rsidRPr="009649D8">
        <w:rPr>
          <w:rFonts w:eastAsiaTheme="minorEastAsia" w:cs="Times New Roman"/>
        </w:rPr>
        <w:t xml:space="preserve"> found </w:t>
      </w:r>
      <w:r w:rsidRPr="00D331FB">
        <w:rPr>
          <w:rFonts w:eastAsiaTheme="minorEastAsia" w:cs="Times New Roman"/>
        </w:rPr>
        <w:t>a</w:t>
      </w:r>
      <w:r w:rsidR="00D331FB" w:rsidRPr="003649BD">
        <w:rPr>
          <w:rFonts w:eastAsiaTheme="minorEastAsia" w:cs="Times New Roman"/>
        </w:rPr>
        <w:t>n</w:t>
      </w:r>
      <w:r w:rsidRPr="00D331FB">
        <w:rPr>
          <w:rFonts w:eastAsiaTheme="minorEastAsia" w:cs="Times New Roman"/>
        </w:rPr>
        <w:t xml:space="preserve"> effective method for such predictions involving the association of calculated bond length and p</w:t>
      </w:r>
      <w:r w:rsidRPr="00900D27">
        <w:rPr>
          <w:rFonts w:eastAsiaTheme="minorEastAsia" w:cs="Times New Roman"/>
          <w:i/>
          <w:iCs/>
        </w:rPr>
        <w:t>K</w:t>
      </w:r>
      <w:r w:rsidRPr="00D331FB">
        <w:rPr>
          <w:rFonts w:eastAsiaTheme="minorEastAsia" w:cs="Times New Roman"/>
        </w:rPr>
        <w:t>a with reported root-mean-square errors of about 0.4−0.8 p</w:t>
      </w:r>
      <w:r w:rsidRPr="00900D27">
        <w:rPr>
          <w:rFonts w:eastAsiaTheme="minorEastAsia" w:cs="Times New Roman"/>
          <w:i/>
          <w:iCs/>
        </w:rPr>
        <w:t>K</w:t>
      </w:r>
      <w:r w:rsidRPr="00D331FB">
        <w:rPr>
          <w:rFonts w:eastAsiaTheme="minorEastAsia" w:cs="Times New Roman"/>
        </w:rPr>
        <w:t xml:space="preserve">a units. This method has been successfully applied to zinc-ligand systems involved in the hydration of </w:t>
      </w:r>
      <m:oMath>
        <m:r>
          <m:rPr>
            <m:sty m:val="p"/>
          </m:rPr>
          <w:rPr>
            <w:rFonts w:ascii="Cambria Math" w:hAnsi="Cambria Math" w:cs="Times New Roman"/>
          </w:rPr>
          <m:t>C</m:t>
        </m:r>
        <m:sSub>
          <m:sSubPr>
            <m:ctrlPr>
              <w:rPr>
                <w:rFonts w:ascii="Cambria Math" w:hAnsi="Cambria Math" w:cs="Times New Roman"/>
                <w:iCs/>
              </w:rPr>
            </m:ctrlPr>
          </m:sSubPr>
          <m:e>
            <m:r>
              <m:rPr>
                <m:sty m:val="p"/>
              </m:rPr>
              <w:rPr>
                <w:rFonts w:ascii="Cambria Math" w:hAnsi="Cambria Math" w:cs="Times New Roman"/>
              </w:rPr>
              <m:t>O</m:t>
            </m:r>
          </m:e>
          <m:sub>
            <m:r>
              <m:rPr>
                <m:sty m:val="p"/>
              </m:rPr>
              <w:rPr>
                <w:rFonts w:ascii="Cambria Math" w:hAnsi="Cambria Math" w:cs="Times New Roman"/>
              </w:rPr>
              <m:t>2</m:t>
            </m:r>
          </m:sub>
        </m:sSub>
      </m:oMath>
      <w:r w:rsidRPr="00D331FB">
        <w:rPr>
          <w:rFonts w:eastAsiaTheme="minorEastAsia" w:cs="Times New Roman"/>
        </w:rPr>
        <w:t xml:space="preserve"> by several authors since</w:t>
      </w:r>
      <w:r w:rsidR="00D331FB" w:rsidRPr="003649BD">
        <w:rPr>
          <w:rFonts w:eastAsiaTheme="minorEastAsia" w:cs="Times New Roman"/>
        </w:rPr>
        <w:t xml:space="preserve">. For example, </w:t>
      </w:r>
      <w:r w:rsidRPr="00D331FB">
        <w:rPr>
          <w:rFonts w:eastAsiaTheme="minorEastAsia" w:cs="Times New Roman"/>
        </w:rPr>
        <w:t xml:space="preserve">Ma et al </w:t>
      </w:r>
      <w:r w:rsidRPr="00D331FB">
        <w:rPr>
          <w:rFonts w:eastAsiaTheme="minorEastAsia" w:cs="Times New Roman"/>
        </w:rPr>
        <w:fldChar w:fldCharType="begin"/>
      </w:r>
      <w:r w:rsidR="006674C4" w:rsidRPr="00D331FB">
        <w:rPr>
          <w:rFonts w:eastAsiaTheme="minorEastAsia" w:cs="Times New Roman"/>
        </w:rPr>
        <w:instrText xml:space="preserve"> ADDIN ZOTERO_ITEM CSL_CITATION {"citationID":"mBB1hXDf","properties":{"formattedCitation":"[9]","plainCitation":"[9]","noteIndex":0},"citationItems":[{"id":204,"uris":["http://zotero.org/users/15279553/items/5JXK3FXL"],"itemData":{"id":204,"type":"article-journal","abstract":"Density functional theory (DFT) calculations were used to study the mechanism of CO2 hydrolysis by Zn-(1,4,7,10-tetraazacyclododecane), also referred to as zinc–cyclen, and evaluate the associated thermodynamic and kinetic parameters. A microkinetic model was then built based on the kinetics and thermodynamics derived from first principles. The model describes the sigmoidal dependence of the observed reaction rate constant on pH, which is similar to behavior observed for CO2 hydrolysis catalysts in nature, i.e., human carbonic anhydrase. The inflection point is identical to the pKa value of the zinc–cyclen complex, in good agreement with previous results. The overall reaction rate constant was calculated to be 3055M−1s−1, which is in excellent agreement with the range of experimental values reported (2691.5–3300M−1s−1). Importantly, though, the microkinetic model quantifies how the reaction rate and the associated overall rate constant varies as a function of time, underscoring that observed overall rate constants are a function of the species’ concentrations used to extract them, which may not be the initial conditions. The decrease in initial reaction rate over 0–12ms was ascribed to the decrease in the concentration of the catalytic form, Zn-OH−, which was primarily converted to Zn-HCO3−. Through calculating the ratio of the net rate to the forward rate of each elementary reaction, the rate-limiting step of the catalytic cycle was identified as the adsorption of CO2. To aid in the interpretation of the complex microkinetic model, an analytical rate expression was derived based on a simplified potential energy surface comprised of three major regions: the adsorption of CO2, the release of HCO3− via displacement by water, and the deprotonation of Zn-H2O. Analysis showed quantitatively how the observed reaction rate constant depends not only on how fast a CO2 molecule is captured but also on how deep the Zn-HCO3− sits.","container-title":"Journal of Catalysis","DOI":"10.1016/j.jcat.2014.06.001","ISSN":"0021-9517","journalAbbreviation":"Journal of Catalysis","page":"176-184","source":"ScienceDirect","title":"Microkinetic modeling of CO2 hydrolysis over Zn-(1,4,7,10-tetraazacyclododecane) catalyst based on first principles: Revelation of rate-determining step","title-short":"Microkinetic modeling of CO2 hydrolysis over Zn-(1,4,7,10-tetraazacyclododecane) catalyst based on first principles","volume":"317","author":[{"family":"Ma","given":"Renhu"},{"family":"Schuette","given":"George F."},{"family":"Broadbelt","given":"Linda J."}],"issued":{"date-parts":[["2014",8,1]]}}}],"schema":"https://github.com/citation-style-language/schema/raw/master/csl-citation.json"} </w:instrText>
      </w:r>
      <w:r w:rsidRPr="00D331FB">
        <w:rPr>
          <w:rFonts w:eastAsiaTheme="minorEastAsia" w:cs="Times New Roman"/>
        </w:rPr>
        <w:fldChar w:fldCharType="separate"/>
      </w:r>
      <w:r w:rsidR="006674C4" w:rsidRPr="00D331FB">
        <w:rPr>
          <w:rFonts w:eastAsiaTheme="minorEastAsia" w:cs="Times New Roman"/>
          <w:noProof/>
        </w:rPr>
        <w:t>[9]</w:t>
      </w:r>
      <w:r w:rsidRPr="00D331FB">
        <w:rPr>
          <w:rFonts w:eastAsiaTheme="minorEastAsia" w:cs="Times New Roman"/>
        </w:rPr>
        <w:fldChar w:fldCharType="end"/>
      </w:r>
      <w:r w:rsidR="00D331FB" w:rsidRPr="003649BD">
        <w:rPr>
          <w:rFonts w:eastAsiaTheme="minorEastAsia" w:cs="Times New Roman"/>
        </w:rPr>
        <w:t xml:space="preserve"> </w:t>
      </w:r>
      <w:r w:rsidRPr="00D331FB">
        <w:rPr>
          <w:rFonts w:eastAsiaTheme="minorEastAsia" w:cs="Times New Roman"/>
        </w:rPr>
        <w:t>found that among</w:t>
      </w:r>
      <w:r w:rsidRPr="009649D8">
        <w:rPr>
          <w:rFonts w:eastAsiaTheme="minorEastAsia" w:cs="Times New Roman"/>
        </w:rPr>
        <w:t xml:space="preserve"> a variety of tested bond lengths the zinc-</w:t>
      </w:r>
      <m:oMath>
        <m:r>
          <m:rPr>
            <m:sty m:val="p"/>
          </m:rPr>
          <w:rPr>
            <w:rFonts w:ascii="Cambria Math" w:eastAsiaTheme="minorEastAsia" w:hAnsi="Cambria Math" w:cs="Times New Roman"/>
          </w:rPr>
          <m:t>O</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H</m:t>
            </m:r>
          </m:e>
          <m:sup>
            <m:r>
              <m:rPr>
                <m:sty m:val="p"/>
              </m:rPr>
              <w:rPr>
                <w:rFonts w:ascii="Cambria Math" w:eastAsiaTheme="minorEastAsia" w:hAnsi="Cambria Math" w:cs="Times New Roman"/>
              </w:rPr>
              <m:t>-</m:t>
            </m:r>
          </m:sup>
        </m:sSup>
      </m:oMath>
      <w:r w:rsidRPr="009649D8">
        <w:rPr>
          <w:rFonts w:eastAsiaTheme="minorEastAsia" w:cs="Times New Roman"/>
        </w:rPr>
        <w:t xml:space="preserve"> bond length best predicted p</w:t>
      </w:r>
      <w:r w:rsidRPr="00900D27">
        <w:rPr>
          <w:rFonts w:eastAsiaTheme="minorEastAsia" w:cs="Times New Roman"/>
          <w:i/>
          <w:iCs/>
        </w:rPr>
        <w:t>K</w:t>
      </w:r>
      <w:r w:rsidRPr="009649D8">
        <w:rPr>
          <w:rFonts w:eastAsiaTheme="minorEastAsia" w:cs="Times New Roman"/>
        </w:rPr>
        <w:t>a values with an</w:t>
      </w:r>
      <w:r w:rsidRPr="009649D8">
        <w:rPr>
          <w:rFonts w:eastAsiaTheme="minorEastAsia" w:cs="Times New Roman"/>
          <w:iCs/>
        </w:rPr>
        <w:t xml:space="preserve"> </w:t>
      </w:r>
      <m:oMath>
        <m:sSup>
          <m:sSupPr>
            <m:ctrlPr>
              <w:rPr>
                <w:rFonts w:ascii="Cambria Math" w:eastAsiaTheme="minorEastAsia" w:hAnsi="Cambria Math" w:cs="Times New Roman"/>
                <w:iCs/>
              </w:rPr>
            </m:ctrlPr>
          </m:sSupPr>
          <m:e>
            <m:r>
              <m:rPr>
                <m:sty m:val="p"/>
              </m:rPr>
              <w:rPr>
                <w:rFonts w:ascii="Cambria Math" w:eastAsiaTheme="minorEastAsia" w:hAnsi="Cambria Math" w:cs="Times New Roman"/>
              </w:rPr>
              <m:t>R</m:t>
            </m:r>
          </m:e>
          <m:sup>
            <m:r>
              <m:rPr>
                <m:sty m:val="p"/>
              </m:rPr>
              <w:rPr>
                <w:rFonts w:ascii="Cambria Math" w:eastAsiaTheme="minorEastAsia" w:hAnsi="Cambria Math" w:cs="Times New Roman"/>
              </w:rPr>
              <m:t>2</m:t>
            </m:r>
          </m:sup>
        </m:sSup>
      </m:oMath>
      <w:r w:rsidRPr="009649D8">
        <w:rPr>
          <w:rFonts w:eastAsiaTheme="minorEastAsia" w:cs="Times New Roman"/>
        </w:rPr>
        <w:t xml:space="preserve"> of 0.97, which also produced higher accuracy than thermocycle DFT predictions </w:t>
      </w:r>
      <w:r w:rsidRPr="009649D8">
        <w:rPr>
          <w:rFonts w:eastAsiaTheme="minorEastAsia" w:cs="Times New Roman"/>
        </w:rPr>
        <w:fldChar w:fldCharType="begin"/>
      </w:r>
      <w:r w:rsidR="006674C4">
        <w:rPr>
          <w:rFonts w:eastAsiaTheme="minorEastAsia" w:cs="Times New Roman"/>
        </w:rPr>
        <w:instrText xml:space="preserve"> ADDIN ZOTERO_ITEM CSL_CITATION {"citationID":"Sv6ypsxL","properties":{"formattedCitation":"[6]","plainCitation":"[6]","noteIndex":0},"citationItems":[{"id":166,"uris":["http://zotero.org/users/15279553/items/XMF972BL"],"itemData":{"id":166,"type":"article-journal","abstract":"A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Chem.","note":"publisher: American Chemical Society","page":"6803-6812","source":"ACS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instrText>
      </w:r>
      <w:r w:rsidRPr="009649D8">
        <w:rPr>
          <w:rFonts w:eastAsiaTheme="minorEastAsia" w:cs="Times New Roman"/>
        </w:rPr>
        <w:fldChar w:fldCharType="separate"/>
      </w:r>
      <w:r w:rsidR="006674C4">
        <w:rPr>
          <w:rFonts w:eastAsiaTheme="minorEastAsia" w:cs="Times New Roman"/>
          <w:noProof/>
        </w:rPr>
        <w:t>[6]</w:t>
      </w:r>
      <w:r w:rsidRPr="009649D8">
        <w:rPr>
          <w:rFonts w:eastAsiaTheme="minorEastAsia" w:cs="Times New Roman"/>
        </w:rPr>
        <w:fldChar w:fldCharType="end"/>
      </w:r>
      <w:r w:rsidRPr="009649D8">
        <w:rPr>
          <w:rFonts w:eastAsiaTheme="minorEastAsia" w:cs="Times New Roman"/>
        </w:rPr>
        <w:t xml:space="preserve">. This method was extended in this study to include </w:t>
      </w:r>
      <w:r w:rsidR="008D15BE">
        <w:rPr>
          <w:rFonts w:eastAsiaTheme="minorEastAsia" w:cs="Times New Roman"/>
        </w:rPr>
        <w:t>8</w:t>
      </w:r>
      <w:r w:rsidRPr="009649D8">
        <w:rPr>
          <w:rFonts w:eastAsiaTheme="minorEastAsia" w:cs="Times New Roman"/>
        </w:rPr>
        <w:t xml:space="preserve"> literature p</w:t>
      </w:r>
      <w:r w:rsidRPr="00900D27">
        <w:rPr>
          <w:rFonts w:eastAsiaTheme="minorEastAsia" w:cs="Times New Roman"/>
          <w:i/>
          <w:iCs/>
        </w:rPr>
        <w:t>K</w:t>
      </w:r>
      <w:r w:rsidRPr="009649D8">
        <w:rPr>
          <w:rFonts w:eastAsiaTheme="minorEastAsia" w:cs="Times New Roman"/>
        </w:rPr>
        <w:t>a datapoints that span tri, tetra, macrocyclic, and scorpionate type ligands, whose predicted bond lengths were correlated to experimental literature p</w:t>
      </w:r>
      <w:r w:rsidRPr="00900D27">
        <w:rPr>
          <w:rFonts w:eastAsiaTheme="minorEastAsia" w:cs="Times New Roman"/>
          <w:i/>
          <w:iCs/>
        </w:rPr>
        <w:t>K</w:t>
      </w:r>
      <w:r w:rsidRPr="009649D8">
        <w:rPr>
          <w:rFonts w:eastAsiaTheme="minorEastAsia" w:cs="Times New Roman"/>
        </w:rPr>
        <w:t xml:space="preserve">a values available in table </w:t>
      </w:r>
      <w:r w:rsidR="000563D5">
        <w:rPr>
          <w:rFonts w:eastAsiaTheme="minorEastAsia" w:cs="Times New Roman"/>
        </w:rPr>
        <w:t>S</w:t>
      </w:r>
      <w:r w:rsidRPr="009649D8">
        <w:rPr>
          <w:rFonts w:eastAsiaTheme="minorEastAsia" w:cs="Times New Roman"/>
        </w:rPr>
        <w:t xml:space="preserve">1. The </w:t>
      </w:r>
      <m:oMath>
        <m:sSup>
          <m:sSupPr>
            <m:ctrlPr>
              <w:rPr>
                <w:rFonts w:ascii="Cambria Math" w:eastAsiaTheme="minorEastAsia" w:hAnsi="Cambria Math" w:cs="Times New Roman"/>
                <w:iCs/>
              </w:rPr>
            </m:ctrlPr>
          </m:sSupPr>
          <m:e>
            <m:r>
              <w:rPr>
                <w:rFonts w:ascii="Cambria Math" w:eastAsiaTheme="minorEastAsia" w:hAnsi="Cambria Math" w:cs="Times New Roman"/>
              </w:rPr>
              <m:t>R</m:t>
            </m:r>
          </m:e>
          <m:sup>
            <m:r>
              <m:rPr>
                <m:sty m:val="p"/>
              </m:rPr>
              <w:rPr>
                <w:rFonts w:ascii="Cambria Math" w:eastAsiaTheme="minorEastAsia" w:hAnsi="Cambria Math" w:cs="Times New Roman"/>
              </w:rPr>
              <m:t>2</m:t>
            </m:r>
          </m:sup>
        </m:sSup>
      </m:oMath>
      <w:r w:rsidRPr="009649D8">
        <w:rPr>
          <w:rFonts w:eastAsiaTheme="minorEastAsia" w:cs="Times New Roman"/>
        </w:rPr>
        <w:t xml:space="preserve"> value of this expanded set between experimental and predicted p</w:t>
      </w:r>
      <w:r w:rsidRPr="00900D27">
        <w:rPr>
          <w:rFonts w:eastAsiaTheme="minorEastAsia" w:cs="Times New Roman"/>
          <w:i/>
          <w:iCs/>
        </w:rPr>
        <w:t>K</w:t>
      </w:r>
      <w:r w:rsidRPr="009649D8">
        <w:rPr>
          <w:rFonts w:eastAsiaTheme="minorEastAsia" w:cs="Times New Roman"/>
        </w:rPr>
        <w:t>a is reduced to 0.83 but results in a more generalized model.</w:t>
      </w:r>
    </w:p>
    <w:p w14:paraId="5DE76DEA" w14:textId="77777777" w:rsidR="009649D8" w:rsidRPr="00776601" w:rsidRDefault="009649D8" w:rsidP="009649D8"/>
    <w:p w14:paraId="127097A2" w14:textId="5647D7EB" w:rsidR="009649D8" w:rsidRPr="00CF4B9E" w:rsidRDefault="009649D8" w:rsidP="009649D8">
      <w:pPr>
        <w:pStyle w:val="Caption"/>
        <w:keepNext/>
        <w:rPr>
          <w:rFonts w:cs="Times New Roman"/>
          <w:i w:val="0"/>
          <w:iCs w:val="0"/>
          <w:sz w:val="24"/>
          <w:szCs w:val="24"/>
        </w:rPr>
      </w:pPr>
      <w:bookmarkStart w:id="27" w:name="OLE_LINK12"/>
      <w:r w:rsidRPr="00CF4B9E">
        <w:rPr>
          <w:rFonts w:cs="Times New Roman"/>
          <w:i w:val="0"/>
          <w:iCs w:val="0"/>
          <w:sz w:val="24"/>
          <w:szCs w:val="24"/>
        </w:rPr>
        <w:lastRenderedPageBreak/>
        <w:t xml:space="preserve">Table </w:t>
      </w:r>
      <w:r w:rsidR="000563D5" w:rsidRPr="00CF4B9E">
        <w:rPr>
          <w:rFonts w:cs="Times New Roman"/>
          <w:i w:val="0"/>
          <w:iCs w:val="0"/>
          <w:sz w:val="24"/>
          <w:szCs w:val="24"/>
        </w:rPr>
        <w:t>S</w:t>
      </w:r>
      <w:r w:rsidR="00341A28" w:rsidRPr="00CF4B9E">
        <w:rPr>
          <w:rFonts w:cs="Times New Roman"/>
          <w:i w:val="0"/>
          <w:iCs w:val="0"/>
          <w:sz w:val="24"/>
          <w:szCs w:val="24"/>
        </w:rPr>
        <w:t>2</w:t>
      </w:r>
      <w:r w:rsidRPr="00CF4B9E">
        <w:rPr>
          <w:rFonts w:cs="Times New Roman"/>
          <w:i w:val="0"/>
          <w:iCs w:val="0"/>
          <w:sz w:val="24"/>
          <w:szCs w:val="24"/>
        </w:rPr>
        <w:t xml:space="preserve">: </w:t>
      </w:r>
      <w:bookmarkStart w:id="28" w:name="OLE_LINK8"/>
      <w:bookmarkEnd w:id="27"/>
      <w:r w:rsidRPr="00CF4B9E">
        <w:rPr>
          <w:rFonts w:cs="Times New Roman"/>
          <w:i w:val="0"/>
          <w:iCs w:val="0"/>
          <w:sz w:val="24"/>
          <w:szCs w:val="24"/>
        </w:rPr>
        <w:t>Calculated bond lengths for eight ligands to be fit with experimental p</w:t>
      </w:r>
      <w:r w:rsidRPr="00900D27">
        <w:rPr>
          <w:rFonts w:cs="Times New Roman"/>
          <w:sz w:val="24"/>
          <w:szCs w:val="24"/>
        </w:rPr>
        <w:t>K</w:t>
      </w:r>
      <w:r w:rsidRPr="00CF4B9E">
        <w:rPr>
          <w:rFonts w:cs="Times New Roman"/>
          <w:i w:val="0"/>
          <w:iCs w:val="0"/>
          <w:sz w:val="24"/>
          <w:szCs w:val="24"/>
        </w:rPr>
        <w:t xml:space="preserve">a for linear predictive equation. Nomenclature per ligand adopted from source article. </w:t>
      </w:r>
      <m:oMath>
        <m:sSup>
          <m:sSupPr>
            <m:ctrlPr>
              <w:rPr>
                <w:rFonts w:ascii="Cambria Math" w:hAnsi="Cambria Math" w:cs="Times New Roman"/>
                <w:i w:val="0"/>
                <w:iCs w:val="0"/>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CF4B9E">
        <w:rPr>
          <w:rFonts w:cs="Times New Roman"/>
          <w:i w:val="0"/>
          <w:iCs w:val="0"/>
          <w:sz w:val="24"/>
          <w:szCs w:val="24"/>
        </w:rPr>
        <w:t xml:space="preserve"> value for experimental vs. literature is 0.83.</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1824"/>
        <w:gridCol w:w="1537"/>
        <w:gridCol w:w="1430"/>
        <w:gridCol w:w="1430"/>
      </w:tblGrid>
      <w:tr w:rsidR="009649D8" w:rsidRPr="0066585F" w14:paraId="3D136137" w14:textId="77777777" w:rsidTr="003649BD">
        <w:trPr>
          <w:trHeight w:val="323"/>
          <w:jc w:val="center"/>
        </w:trPr>
        <w:tc>
          <w:tcPr>
            <w:tcW w:w="1430" w:type="dxa"/>
            <w:tcBorders>
              <w:bottom w:val="single" w:sz="4" w:space="0" w:color="auto"/>
            </w:tcBorders>
            <w:noWrap/>
            <w:hideMark/>
          </w:tcPr>
          <w:p w14:paraId="0475CB5E" w14:textId="77777777" w:rsidR="009649D8" w:rsidRPr="0066585F" w:rsidRDefault="009649D8" w:rsidP="00A5636B">
            <w:pPr>
              <w:rPr>
                <w:rFonts w:cs="Times New Roman"/>
              </w:rPr>
            </w:pPr>
            <w:bookmarkStart w:id="29" w:name="OLE_LINK9"/>
            <w:bookmarkEnd w:id="28"/>
            <w:r w:rsidRPr="0066585F">
              <w:rPr>
                <w:rFonts w:cs="Times New Roman"/>
              </w:rPr>
              <w:t>Ligand</w:t>
            </w:r>
          </w:p>
        </w:tc>
        <w:tc>
          <w:tcPr>
            <w:tcW w:w="1824" w:type="dxa"/>
            <w:tcBorders>
              <w:bottom w:val="single" w:sz="4" w:space="0" w:color="auto"/>
            </w:tcBorders>
            <w:noWrap/>
            <w:hideMark/>
          </w:tcPr>
          <w:p w14:paraId="36077A64" w14:textId="77777777" w:rsidR="009649D8" w:rsidRPr="0066585F" w:rsidRDefault="009649D8" w:rsidP="00A5636B">
            <w:pPr>
              <w:rPr>
                <w:rFonts w:cs="Times New Roman"/>
              </w:rPr>
            </w:pPr>
            <w:r w:rsidRPr="0066585F">
              <w:rPr>
                <w:rFonts w:cs="Times New Roman"/>
              </w:rPr>
              <w:t>Bond Length (Zn-O) (Å)</w:t>
            </w:r>
          </w:p>
        </w:tc>
        <w:tc>
          <w:tcPr>
            <w:tcW w:w="1537" w:type="dxa"/>
            <w:tcBorders>
              <w:bottom w:val="single" w:sz="4" w:space="0" w:color="auto"/>
            </w:tcBorders>
            <w:noWrap/>
            <w:hideMark/>
          </w:tcPr>
          <w:p w14:paraId="57EF0C5E" w14:textId="77777777" w:rsidR="009649D8" w:rsidRPr="0066585F" w:rsidRDefault="009649D8" w:rsidP="00A5636B">
            <w:pPr>
              <w:rPr>
                <w:rFonts w:cs="Times New Roman"/>
              </w:rPr>
            </w:pPr>
            <w:r w:rsidRPr="0066585F">
              <w:rPr>
                <w:rFonts w:cs="Times New Roman"/>
              </w:rPr>
              <w:t>experimental p</w:t>
            </w:r>
            <w:r w:rsidRPr="00900D27">
              <w:rPr>
                <w:rFonts w:cs="Times New Roman"/>
                <w:i/>
                <w:iCs/>
              </w:rPr>
              <w:t>K</w:t>
            </w:r>
            <w:r w:rsidRPr="0066585F">
              <w:rPr>
                <w:rFonts w:cs="Times New Roman"/>
              </w:rPr>
              <w:t>a</w:t>
            </w:r>
          </w:p>
        </w:tc>
        <w:tc>
          <w:tcPr>
            <w:tcW w:w="1430" w:type="dxa"/>
            <w:tcBorders>
              <w:bottom w:val="single" w:sz="4" w:space="0" w:color="auto"/>
            </w:tcBorders>
            <w:noWrap/>
            <w:hideMark/>
          </w:tcPr>
          <w:p w14:paraId="08BA5B47" w14:textId="77777777" w:rsidR="009649D8" w:rsidRPr="0066585F" w:rsidRDefault="009649D8" w:rsidP="00A5636B">
            <w:pPr>
              <w:rPr>
                <w:rFonts w:cs="Times New Roman"/>
              </w:rPr>
            </w:pPr>
            <w:r w:rsidRPr="0066585F">
              <w:rPr>
                <w:rFonts w:cs="Times New Roman"/>
              </w:rPr>
              <w:t>predicted p</w:t>
            </w:r>
            <w:r w:rsidRPr="00900D27">
              <w:rPr>
                <w:rFonts w:cs="Times New Roman"/>
                <w:i/>
                <w:iCs/>
              </w:rPr>
              <w:t>K</w:t>
            </w:r>
            <w:r w:rsidRPr="0066585F">
              <w:rPr>
                <w:rFonts w:cs="Times New Roman"/>
              </w:rPr>
              <w:t>a</w:t>
            </w:r>
          </w:p>
        </w:tc>
        <w:tc>
          <w:tcPr>
            <w:tcW w:w="1430" w:type="dxa"/>
            <w:tcBorders>
              <w:bottom w:val="single" w:sz="4" w:space="0" w:color="auto"/>
            </w:tcBorders>
            <w:noWrap/>
            <w:hideMark/>
          </w:tcPr>
          <w:p w14:paraId="704C6032" w14:textId="77777777" w:rsidR="009649D8" w:rsidRPr="0066585F" w:rsidRDefault="009649D8" w:rsidP="00A5636B">
            <w:pPr>
              <w:rPr>
                <w:rFonts w:cs="Times New Roman"/>
              </w:rPr>
            </w:pPr>
            <w:r w:rsidRPr="0066585F">
              <w:rPr>
                <w:rFonts w:cs="Times New Roman"/>
              </w:rPr>
              <w:t>Source</w:t>
            </w:r>
          </w:p>
        </w:tc>
      </w:tr>
      <w:tr w:rsidR="009649D8" w:rsidRPr="0066585F" w14:paraId="5BB46833" w14:textId="77777777" w:rsidTr="003649BD">
        <w:trPr>
          <w:trHeight w:val="323"/>
          <w:jc w:val="center"/>
        </w:trPr>
        <w:tc>
          <w:tcPr>
            <w:tcW w:w="1430" w:type="dxa"/>
            <w:tcBorders>
              <w:top w:val="single" w:sz="4" w:space="0" w:color="auto"/>
            </w:tcBorders>
            <w:noWrap/>
            <w:hideMark/>
          </w:tcPr>
          <w:p w14:paraId="2B8548FB" w14:textId="77777777" w:rsidR="009649D8" w:rsidRPr="0066585F" w:rsidRDefault="009649D8" w:rsidP="00A5636B">
            <w:pPr>
              <w:rPr>
                <w:rFonts w:cs="Times New Roman"/>
              </w:rPr>
            </w:pPr>
            <w:r w:rsidRPr="0066585F">
              <w:rPr>
                <w:rFonts w:cs="Times New Roman"/>
              </w:rPr>
              <w:t>[14]aneN4</w:t>
            </w:r>
          </w:p>
        </w:tc>
        <w:tc>
          <w:tcPr>
            <w:tcW w:w="1824" w:type="dxa"/>
            <w:tcBorders>
              <w:top w:val="single" w:sz="4" w:space="0" w:color="auto"/>
            </w:tcBorders>
            <w:noWrap/>
            <w:hideMark/>
          </w:tcPr>
          <w:p w14:paraId="334DA265" w14:textId="77777777" w:rsidR="009649D8" w:rsidRPr="0066585F" w:rsidRDefault="009649D8" w:rsidP="00A5636B">
            <w:pPr>
              <w:rPr>
                <w:rFonts w:cs="Times New Roman"/>
              </w:rPr>
            </w:pPr>
            <w:r w:rsidRPr="0066585F">
              <w:rPr>
                <w:rFonts w:cs="Times New Roman"/>
              </w:rPr>
              <w:t>1.94</w:t>
            </w:r>
          </w:p>
        </w:tc>
        <w:tc>
          <w:tcPr>
            <w:tcW w:w="1537" w:type="dxa"/>
            <w:tcBorders>
              <w:top w:val="single" w:sz="4" w:space="0" w:color="auto"/>
            </w:tcBorders>
            <w:noWrap/>
            <w:hideMark/>
          </w:tcPr>
          <w:p w14:paraId="445BD508" w14:textId="77777777" w:rsidR="009649D8" w:rsidRPr="0066585F" w:rsidRDefault="009649D8" w:rsidP="00A5636B">
            <w:pPr>
              <w:rPr>
                <w:rFonts w:cs="Times New Roman"/>
              </w:rPr>
            </w:pPr>
            <w:r w:rsidRPr="0066585F">
              <w:rPr>
                <w:rFonts w:cs="Times New Roman"/>
              </w:rPr>
              <w:t>9.8</w:t>
            </w:r>
          </w:p>
        </w:tc>
        <w:tc>
          <w:tcPr>
            <w:tcW w:w="1430" w:type="dxa"/>
            <w:tcBorders>
              <w:top w:val="single" w:sz="4" w:space="0" w:color="auto"/>
            </w:tcBorders>
            <w:noWrap/>
            <w:hideMark/>
          </w:tcPr>
          <w:p w14:paraId="120873AB" w14:textId="77777777" w:rsidR="009649D8" w:rsidRPr="0066585F" w:rsidRDefault="009649D8" w:rsidP="00A5636B">
            <w:pPr>
              <w:rPr>
                <w:rFonts w:cs="Times New Roman"/>
              </w:rPr>
            </w:pPr>
            <w:r w:rsidRPr="0066585F">
              <w:rPr>
                <w:rFonts w:cs="Times New Roman"/>
              </w:rPr>
              <w:t>9.6</w:t>
            </w:r>
          </w:p>
        </w:tc>
        <w:tc>
          <w:tcPr>
            <w:tcW w:w="1430" w:type="dxa"/>
            <w:tcBorders>
              <w:top w:val="single" w:sz="4" w:space="0" w:color="auto"/>
            </w:tcBorders>
            <w:noWrap/>
            <w:hideMark/>
          </w:tcPr>
          <w:p w14:paraId="694A1FD7" w14:textId="2CB3D156" w:rsidR="009649D8" w:rsidRPr="0066585F" w:rsidRDefault="009649D8" w:rsidP="00A5636B">
            <w:pPr>
              <w:jc w:val="center"/>
              <w:rPr>
                <w:rFonts w:cs="Times New Roman"/>
              </w:rPr>
            </w:pPr>
            <w:r w:rsidRPr="0066585F">
              <w:rPr>
                <w:rFonts w:cs="Times New Roman"/>
              </w:rPr>
              <w:fldChar w:fldCharType="begin"/>
            </w:r>
            <w:r w:rsidR="006674C4">
              <w:rPr>
                <w:rFonts w:cs="Times New Roman"/>
              </w:rPr>
              <w:instrText xml:space="preserve"> ADDIN ZOTERO_ITEM CSL_CITATION {"citationID":"WAWDFyo4","properties":{"formattedCitation":"[10]","plainCitation":"[10]","noteIndex":0},"citationItems":[{"id":252,"uris":["http://zotero.org/users/15279553/items/9AIC33CJ"],"itemData":{"id":252,"type":"article-journal","container-title":"Journal of the American Chemical Society","DOI":"10.1021/ja00171a020","ISSN":"0002-7863","issue":"15","journalAbbreviation":"J. Am. Chem. Soc.","note":"publisher: American Chemical Society","page":"5805-5811","source":"ACS Publications","title":"A zinc(II) complex of 1,5,9-triazacyclododecane ([12]aneN3) as a model for carbonic anhydrase","volume":"112","author":[{"family":"Kimura","given":"Eiichi"},{"family":"Shiota","given":"Takeshi"},{"family":"Koike","given":"Tohru"},{"family":"Shiro","given":"Motoo"},{"family":"Kodama","given":"Mutsuo"}],"issued":{"date-parts":[["1990",7,1]]}}}],"schema":"https://github.com/citation-style-language/schema/raw/master/csl-citation.json"} </w:instrText>
            </w:r>
            <w:r w:rsidRPr="0066585F">
              <w:rPr>
                <w:rFonts w:cs="Times New Roman"/>
              </w:rPr>
              <w:fldChar w:fldCharType="separate"/>
            </w:r>
            <w:r w:rsidR="006674C4">
              <w:rPr>
                <w:rFonts w:cs="Times New Roman"/>
                <w:noProof/>
              </w:rPr>
              <w:t>[10]</w:t>
            </w:r>
            <w:r w:rsidRPr="0066585F">
              <w:rPr>
                <w:rFonts w:cs="Times New Roman"/>
              </w:rPr>
              <w:fldChar w:fldCharType="end"/>
            </w:r>
          </w:p>
        </w:tc>
      </w:tr>
      <w:tr w:rsidR="009649D8" w:rsidRPr="0066585F" w14:paraId="2F02DBA6" w14:textId="77777777" w:rsidTr="003649BD">
        <w:trPr>
          <w:trHeight w:val="363"/>
          <w:jc w:val="center"/>
        </w:trPr>
        <w:tc>
          <w:tcPr>
            <w:tcW w:w="1430" w:type="dxa"/>
            <w:noWrap/>
            <w:hideMark/>
          </w:tcPr>
          <w:p w14:paraId="330E585A" w14:textId="77777777" w:rsidR="009649D8" w:rsidRPr="0066585F" w:rsidRDefault="009649D8" w:rsidP="00A5636B">
            <w:pPr>
              <w:rPr>
                <w:rFonts w:cs="Times New Roman"/>
              </w:rPr>
            </w:pPr>
            <w:r w:rsidRPr="0066585F">
              <w:rPr>
                <w:rFonts w:cs="Times New Roman"/>
              </w:rPr>
              <w:t>M2</w:t>
            </w:r>
          </w:p>
        </w:tc>
        <w:tc>
          <w:tcPr>
            <w:tcW w:w="1824" w:type="dxa"/>
            <w:noWrap/>
            <w:hideMark/>
          </w:tcPr>
          <w:p w14:paraId="486036C8" w14:textId="77777777" w:rsidR="009649D8" w:rsidRPr="0066585F" w:rsidRDefault="009649D8" w:rsidP="00A5636B">
            <w:pPr>
              <w:rPr>
                <w:rFonts w:cs="Times New Roman"/>
              </w:rPr>
            </w:pPr>
            <w:r w:rsidRPr="0066585F">
              <w:rPr>
                <w:rFonts w:cs="Times New Roman"/>
              </w:rPr>
              <w:t>1.93</w:t>
            </w:r>
          </w:p>
        </w:tc>
        <w:tc>
          <w:tcPr>
            <w:tcW w:w="1537" w:type="dxa"/>
            <w:noWrap/>
            <w:hideMark/>
          </w:tcPr>
          <w:p w14:paraId="2E227870" w14:textId="77777777" w:rsidR="009649D8" w:rsidRPr="0066585F" w:rsidRDefault="009649D8" w:rsidP="00A5636B">
            <w:pPr>
              <w:rPr>
                <w:rFonts w:cs="Times New Roman"/>
              </w:rPr>
            </w:pPr>
            <w:r w:rsidRPr="0066585F">
              <w:rPr>
                <w:rFonts w:cs="Times New Roman"/>
              </w:rPr>
              <w:t>8.6</w:t>
            </w:r>
          </w:p>
        </w:tc>
        <w:tc>
          <w:tcPr>
            <w:tcW w:w="1430" w:type="dxa"/>
            <w:noWrap/>
            <w:hideMark/>
          </w:tcPr>
          <w:p w14:paraId="7B733C19" w14:textId="77777777" w:rsidR="009649D8" w:rsidRPr="0066585F" w:rsidRDefault="009649D8" w:rsidP="00A5636B">
            <w:pPr>
              <w:rPr>
                <w:rFonts w:cs="Times New Roman"/>
              </w:rPr>
            </w:pPr>
            <w:r w:rsidRPr="0066585F">
              <w:rPr>
                <w:rFonts w:cs="Times New Roman"/>
              </w:rPr>
              <w:t>9.2</w:t>
            </w:r>
          </w:p>
        </w:tc>
        <w:tc>
          <w:tcPr>
            <w:tcW w:w="1430" w:type="dxa"/>
            <w:noWrap/>
            <w:hideMark/>
          </w:tcPr>
          <w:p w14:paraId="0ED57C01" w14:textId="02E26DB1" w:rsidR="009649D8" w:rsidRPr="0066585F" w:rsidRDefault="009649D8" w:rsidP="00A5636B">
            <w:pPr>
              <w:jc w:val="center"/>
              <w:rPr>
                <w:rFonts w:cs="Times New Roman"/>
              </w:rPr>
            </w:pPr>
            <w:r w:rsidRPr="0066585F">
              <w:rPr>
                <w:rFonts w:cs="Times New Roman"/>
              </w:rPr>
              <w:fldChar w:fldCharType="begin"/>
            </w:r>
            <w:r w:rsidR="006674C4">
              <w:rPr>
                <w:rFonts w:cs="Times New Roman"/>
              </w:rPr>
              <w:instrText xml:space="preserve"> ADDIN ZOTERO_ITEM CSL_CITATION {"citationID":"1Kz4IQHJ","properties":{"formattedCitation":"[6]","plainCitation":"[6]","noteIndex":0},"citationItems":[{"id":166,"uris":["http://zotero.org/users/15279553/items/XMF972BL"],"itemData":{"id":166,"type":"article-journal","abstract":"A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Chem.","note":"publisher: American Chemical Society","page":"6803-6812","source":"ACS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instrText>
            </w:r>
            <w:r w:rsidRPr="0066585F">
              <w:rPr>
                <w:rFonts w:cs="Times New Roman"/>
              </w:rPr>
              <w:fldChar w:fldCharType="separate"/>
            </w:r>
            <w:r w:rsidR="006674C4">
              <w:rPr>
                <w:rFonts w:cs="Times New Roman"/>
                <w:noProof/>
              </w:rPr>
              <w:t>[6]</w:t>
            </w:r>
            <w:r w:rsidRPr="0066585F">
              <w:rPr>
                <w:rFonts w:cs="Times New Roman"/>
              </w:rPr>
              <w:fldChar w:fldCharType="end"/>
            </w:r>
          </w:p>
        </w:tc>
      </w:tr>
      <w:tr w:rsidR="009649D8" w:rsidRPr="0066585F" w14:paraId="7787153C" w14:textId="77777777" w:rsidTr="003649BD">
        <w:trPr>
          <w:trHeight w:val="323"/>
          <w:jc w:val="center"/>
        </w:trPr>
        <w:tc>
          <w:tcPr>
            <w:tcW w:w="1430" w:type="dxa"/>
            <w:noWrap/>
            <w:hideMark/>
          </w:tcPr>
          <w:p w14:paraId="1BB14C5E" w14:textId="77777777" w:rsidR="009649D8" w:rsidRPr="0066585F" w:rsidRDefault="009649D8" w:rsidP="00A5636B">
            <w:pPr>
              <w:rPr>
                <w:rFonts w:cs="Times New Roman"/>
              </w:rPr>
            </w:pPr>
            <w:r w:rsidRPr="0066585F">
              <w:rPr>
                <w:rStyle w:val="hlfld-title"/>
                <w:rFonts w:cs="Times New Roman"/>
                <w:color w:val="151515"/>
              </w:rPr>
              <w:t>[12]aneN4</w:t>
            </w:r>
          </w:p>
        </w:tc>
        <w:tc>
          <w:tcPr>
            <w:tcW w:w="1824" w:type="dxa"/>
            <w:noWrap/>
            <w:hideMark/>
          </w:tcPr>
          <w:p w14:paraId="7BCB7C8D" w14:textId="77777777" w:rsidR="009649D8" w:rsidRPr="0066585F" w:rsidRDefault="009649D8" w:rsidP="00A5636B">
            <w:pPr>
              <w:rPr>
                <w:rFonts w:cs="Times New Roman"/>
              </w:rPr>
            </w:pPr>
            <w:r w:rsidRPr="0066585F">
              <w:rPr>
                <w:rFonts w:cs="Times New Roman"/>
              </w:rPr>
              <w:t>1.88</w:t>
            </w:r>
          </w:p>
        </w:tc>
        <w:tc>
          <w:tcPr>
            <w:tcW w:w="1537" w:type="dxa"/>
            <w:noWrap/>
            <w:hideMark/>
          </w:tcPr>
          <w:p w14:paraId="48761539" w14:textId="77777777" w:rsidR="009649D8" w:rsidRPr="0066585F" w:rsidRDefault="009649D8" w:rsidP="00A5636B">
            <w:pPr>
              <w:rPr>
                <w:rFonts w:cs="Times New Roman"/>
              </w:rPr>
            </w:pPr>
            <w:r w:rsidRPr="0066585F">
              <w:rPr>
                <w:rFonts w:cs="Times New Roman"/>
              </w:rPr>
              <w:t>7.9</w:t>
            </w:r>
          </w:p>
        </w:tc>
        <w:tc>
          <w:tcPr>
            <w:tcW w:w="1430" w:type="dxa"/>
            <w:noWrap/>
            <w:hideMark/>
          </w:tcPr>
          <w:p w14:paraId="75190A0A" w14:textId="77777777" w:rsidR="009649D8" w:rsidRPr="0066585F" w:rsidRDefault="009649D8" w:rsidP="00A5636B">
            <w:pPr>
              <w:rPr>
                <w:rFonts w:cs="Times New Roman"/>
              </w:rPr>
            </w:pPr>
            <w:r w:rsidRPr="0066585F">
              <w:rPr>
                <w:rFonts w:cs="Times New Roman"/>
              </w:rPr>
              <w:t>7.0</w:t>
            </w:r>
          </w:p>
        </w:tc>
        <w:tc>
          <w:tcPr>
            <w:tcW w:w="1430" w:type="dxa"/>
            <w:noWrap/>
            <w:hideMark/>
          </w:tcPr>
          <w:p w14:paraId="5CA315C5" w14:textId="2CBC5E19" w:rsidR="009649D8" w:rsidRPr="0066585F" w:rsidRDefault="009649D8" w:rsidP="00A5636B">
            <w:pPr>
              <w:jc w:val="center"/>
              <w:rPr>
                <w:rFonts w:cs="Times New Roman"/>
              </w:rPr>
            </w:pPr>
            <w:r w:rsidRPr="0066585F">
              <w:rPr>
                <w:rFonts w:cs="Times New Roman"/>
              </w:rPr>
              <w:fldChar w:fldCharType="begin"/>
            </w:r>
            <w:r w:rsidR="006674C4">
              <w:rPr>
                <w:rFonts w:cs="Times New Roman"/>
              </w:rPr>
              <w:instrText xml:space="preserve"> ADDIN ZOTERO_ITEM CSL_CITATION {"citationID":"n3mqiuo1","properties":{"formattedCitation":"[10], [11]","plainCitation":"[10], [11]","noteIndex":0},"citationItems":[{"id":252,"uris":["http://zotero.org/users/15279553/items/9AIC33CJ"],"itemData":{"id":252,"type":"article-journal","container-title":"Journal of the American Chemical Society","DOI":"10.1021/ja00171a020","ISSN":"0002-7863","issue":"15","journalAbbreviation":"J. Am. Chem. Soc.","note":"publisher: American Chemical Society","page":"5805-5811","source":"ACS Publications","title":"A zinc(II) complex of 1,5,9-triazacyclododecane ([12]aneN3) as a model for carbonic anhydrase","volume":"112","author":[{"family":"Kimura","given":"Eiichi"},{"family":"Shiota","given":"Takeshi"},{"family":"Koike","given":"Tohru"},{"family":"Shiro","given":"Motoo"},{"family":"Kodama","given":"Mutsuo"}],"issued":{"date-parts":[["1990",7,1]]}}},{"id":254,"uris":["http://zotero.org/users/15279553/items/8WI7DY5M"],"itemData":{"id":254,"type":"article-journal","container-title":"Inorganic Chemistry","DOI":"10.1021/ic00126a034","ISSN":"0020-1669","issue":"22","journalAbbreviation":"Inorg. Chem.","note":"publisher: American Chemical Society","page":"5606-5614","source":"ACS Publications","title":"A functional model for carbonic anhydrase: thermodynamic and kinetic study of a tetraazacyclododecane complex of zinc(II)","title-short":"A functional model for carbonic anhydrase","volume":"34","author":[{"family":"Zhang","given":"Xiaoping"},{"family":"Eldik","given":"Rudi","non-dropping-particle":"van"}],"issued":{"date-parts":[["1995",10,1]]}}}],"schema":"https://github.com/citation-style-language/schema/raw/master/csl-citation.json"} </w:instrText>
            </w:r>
            <w:r w:rsidRPr="0066585F">
              <w:rPr>
                <w:rFonts w:cs="Times New Roman"/>
              </w:rPr>
              <w:fldChar w:fldCharType="separate"/>
            </w:r>
            <w:r w:rsidR="006674C4">
              <w:rPr>
                <w:rFonts w:cs="Times New Roman"/>
                <w:noProof/>
              </w:rPr>
              <w:t>[10], [11]</w:t>
            </w:r>
            <w:r w:rsidRPr="0066585F">
              <w:rPr>
                <w:rFonts w:cs="Times New Roman"/>
              </w:rPr>
              <w:fldChar w:fldCharType="end"/>
            </w:r>
          </w:p>
        </w:tc>
      </w:tr>
      <w:tr w:rsidR="009649D8" w:rsidRPr="0066585F" w14:paraId="1E6F8074" w14:textId="77777777" w:rsidTr="003649BD">
        <w:trPr>
          <w:trHeight w:val="303"/>
          <w:jc w:val="center"/>
        </w:trPr>
        <w:tc>
          <w:tcPr>
            <w:tcW w:w="1430" w:type="dxa"/>
            <w:noWrap/>
            <w:hideMark/>
          </w:tcPr>
          <w:p w14:paraId="14468381" w14:textId="77777777" w:rsidR="009649D8" w:rsidRPr="0066585F" w:rsidRDefault="009649D8" w:rsidP="00A5636B">
            <w:pPr>
              <w:rPr>
                <w:rFonts w:cs="Times New Roman"/>
              </w:rPr>
            </w:pPr>
            <w:r w:rsidRPr="0066585F">
              <w:rPr>
                <w:rStyle w:val="hlfld-title"/>
                <w:rFonts w:cs="Times New Roman"/>
                <w:color w:val="151515"/>
              </w:rPr>
              <w:t>[12]aneN3</w:t>
            </w:r>
          </w:p>
          <w:p w14:paraId="702FA422" w14:textId="77777777" w:rsidR="009649D8" w:rsidRPr="0066585F" w:rsidRDefault="009649D8" w:rsidP="00A5636B">
            <w:pPr>
              <w:rPr>
                <w:rFonts w:cs="Times New Roman"/>
              </w:rPr>
            </w:pPr>
          </w:p>
        </w:tc>
        <w:tc>
          <w:tcPr>
            <w:tcW w:w="1824" w:type="dxa"/>
            <w:noWrap/>
            <w:hideMark/>
          </w:tcPr>
          <w:p w14:paraId="6EB895FF" w14:textId="77777777" w:rsidR="009649D8" w:rsidRPr="0066585F" w:rsidRDefault="009649D8" w:rsidP="00A5636B">
            <w:pPr>
              <w:rPr>
                <w:rFonts w:cs="Times New Roman"/>
              </w:rPr>
            </w:pPr>
            <w:r w:rsidRPr="0066585F">
              <w:rPr>
                <w:rFonts w:cs="Times New Roman"/>
              </w:rPr>
              <w:t>1.88</w:t>
            </w:r>
          </w:p>
        </w:tc>
        <w:tc>
          <w:tcPr>
            <w:tcW w:w="1537" w:type="dxa"/>
            <w:noWrap/>
            <w:hideMark/>
          </w:tcPr>
          <w:p w14:paraId="3A5F5C2F" w14:textId="77777777" w:rsidR="009649D8" w:rsidRPr="0066585F" w:rsidRDefault="009649D8" w:rsidP="00A5636B">
            <w:pPr>
              <w:rPr>
                <w:rFonts w:cs="Times New Roman"/>
              </w:rPr>
            </w:pPr>
            <w:r w:rsidRPr="0066585F">
              <w:rPr>
                <w:rFonts w:cs="Times New Roman"/>
              </w:rPr>
              <w:t>7.3</w:t>
            </w:r>
          </w:p>
        </w:tc>
        <w:tc>
          <w:tcPr>
            <w:tcW w:w="1430" w:type="dxa"/>
            <w:noWrap/>
            <w:hideMark/>
          </w:tcPr>
          <w:p w14:paraId="77605D59" w14:textId="77777777" w:rsidR="009649D8" w:rsidRPr="0066585F" w:rsidRDefault="009649D8" w:rsidP="00A5636B">
            <w:pPr>
              <w:rPr>
                <w:rFonts w:cs="Times New Roman"/>
              </w:rPr>
            </w:pPr>
            <w:r w:rsidRPr="0066585F">
              <w:rPr>
                <w:rFonts w:cs="Times New Roman"/>
              </w:rPr>
              <w:t>7.0</w:t>
            </w:r>
          </w:p>
        </w:tc>
        <w:tc>
          <w:tcPr>
            <w:tcW w:w="1430" w:type="dxa"/>
            <w:noWrap/>
            <w:hideMark/>
          </w:tcPr>
          <w:p w14:paraId="46EA1D36" w14:textId="59133FE6" w:rsidR="009649D8" w:rsidRPr="0066585F" w:rsidRDefault="009649D8" w:rsidP="00A5636B">
            <w:pPr>
              <w:jc w:val="center"/>
              <w:rPr>
                <w:rFonts w:cs="Times New Roman"/>
              </w:rPr>
            </w:pPr>
            <w:r w:rsidRPr="0066585F">
              <w:rPr>
                <w:rFonts w:cs="Times New Roman"/>
              </w:rPr>
              <w:fldChar w:fldCharType="begin"/>
            </w:r>
            <w:r w:rsidR="006674C4">
              <w:rPr>
                <w:rFonts w:cs="Times New Roman"/>
              </w:rPr>
              <w:instrText xml:space="preserve"> ADDIN ZOTERO_ITEM CSL_CITATION {"citationID":"u2tVroBk","properties":{"formattedCitation":"[11], [12]","plainCitation":"[11], [12]","noteIndex":0},"citationItems":[{"id":254,"uris":["http://zotero.org/users/15279553/items/8WI7DY5M"],"itemData":{"id":254,"type":"article-journal","container-title":"Inorganic Chemistry","DOI":"10.1021/ic00126a034","ISSN":"0020-1669","issue":"22","journalAbbreviation":"Inorg. Chem.","note":"publisher: American Chemical Society","page":"5606-5614","source":"ACS Publications","title":"A functional model for carbonic anhydrase: thermodynamic and kinetic study of a tetraazacyclododecane complex of zinc(II)","title-short":"A functional model for carbonic anhydrase","volume":"34","author":[{"family":"Zhang","given":"Xiaoping"},{"family":"Eldik","given":"Rudi","non-dropping-particle":"van"}],"issued":{"date-parts":[["1995",10,1]]}}},{"id":220,"uris":["http://zotero.org/users/15279553/items/TAUSBZAF"],"itemData":{"id":220,"type":"article-journal","container-title":"Inorganic Chemistry","DOI":"10.1021/ic00077a017","ISSN":"0020-1669","issue":"25","journalAbbreviation":"Inorg. Chem.","note":"publisher: American Chemical Society","page":"5749-5755","source":"ACS Publications","title":"Kinetics and mechanism of the hydration of carbon dioxide and dehydration of bicarbonate catalyzed by a zinc (II) complex of 1,5,9-triazacyclododecane as a model for carbonic anhydrase","volume":"32","author":[{"family":"Zhang","given":"Xiaoping"},{"family":"Eldik","given":"Rudi","non-dropping-particle":"van"},{"family":"Koike","given":"Tohru"},{"family":"Kimura","given":"Eiichi"}],"issued":{"date-parts":[["1993",12,1]]}}}],"schema":"https://github.com/citation-style-language/schema/raw/master/csl-citation.json"} </w:instrText>
            </w:r>
            <w:r w:rsidRPr="0066585F">
              <w:rPr>
                <w:rFonts w:cs="Times New Roman"/>
              </w:rPr>
              <w:fldChar w:fldCharType="separate"/>
            </w:r>
            <w:r w:rsidR="006674C4">
              <w:rPr>
                <w:rFonts w:cs="Times New Roman"/>
                <w:noProof/>
              </w:rPr>
              <w:t>[11], [12]</w:t>
            </w:r>
            <w:r w:rsidRPr="0066585F">
              <w:rPr>
                <w:rFonts w:cs="Times New Roman"/>
              </w:rPr>
              <w:fldChar w:fldCharType="end"/>
            </w:r>
          </w:p>
        </w:tc>
      </w:tr>
      <w:tr w:rsidR="009649D8" w:rsidRPr="0066585F" w14:paraId="097CF9E7" w14:textId="77777777" w:rsidTr="003649BD">
        <w:trPr>
          <w:trHeight w:val="303"/>
          <w:jc w:val="center"/>
        </w:trPr>
        <w:tc>
          <w:tcPr>
            <w:tcW w:w="1430" w:type="dxa"/>
            <w:noWrap/>
            <w:hideMark/>
          </w:tcPr>
          <w:p w14:paraId="369FA1D5" w14:textId="77777777" w:rsidR="009649D8" w:rsidRPr="0066585F" w:rsidRDefault="009649D8" w:rsidP="00A5636B">
            <w:pPr>
              <w:rPr>
                <w:rFonts w:cs="Times New Roman"/>
              </w:rPr>
            </w:pPr>
            <w:r w:rsidRPr="0066585F">
              <w:rPr>
                <w:rFonts w:cs="Times New Roman"/>
              </w:rPr>
              <w:t>M5</w:t>
            </w:r>
          </w:p>
        </w:tc>
        <w:tc>
          <w:tcPr>
            <w:tcW w:w="1824" w:type="dxa"/>
            <w:noWrap/>
            <w:hideMark/>
          </w:tcPr>
          <w:p w14:paraId="25102AFE" w14:textId="77777777" w:rsidR="009649D8" w:rsidRPr="0066585F" w:rsidRDefault="009649D8" w:rsidP="00A5636B">
            <w:pPr>
              <w:rPr>
                <w:rFonts w:cs="Times New Roman"/>
              </w:rPr>
            </w:pPr>
            <w:r w:rsidRPr="0066585F">
              <w:rPr>
                <w:rFonts w:cs="Times New Roman"/>
              </w:rPr>
              <w:t>1.86</w:t>
            </w:r>
          </w:p>
        </w:tc>
        <w:tc>
          <w:tcPr>
            <w:tcW w:w="1537" w:type="dxa"/>
            <w:noWrap/>
            <w:hideMark/>
          </w:tcPr>
          <w:p w14:paraId="784E181A" w14:textId="77777777" w:rsidR="009649D8" w:rsidRPr="0066585F" w:rsidRDefault="009649D8" w:rsidP="00A5636B">
            <w:pPr>
              <w:rPr>
                <w:rFonts w:cs="Times New Roman"/>
              </w:rPr>
            </w:pPr>
            <w:r w:rsidRPr="0066585F">
              <w:rPr>
                <w:rFonts w:cs="Times New Roman"/>
              </w:rPr>
              <w:t>5.6</w:t>
            </w:r>
          </w:p>
        </w:tc>
        <w:tc>
          <w:tcPr>
            <w:tcW w:w="1430" w:type="dxa"/>
            <w:noWrap/>
            <w:hideMark/>
          </w:tcPr>
          <w:p w14:paraId="66FFA8BC" w14:textId="77777777" w:rsidR="009649D8" w:rsidRPr="0066585F" w:rsidRDefault="009649D8" w:rsidP="00A5636B">
            <w:pPr>
              <w:rPr>
                <w:rFonts w:cs="Times New Roman"/>
              </w:rPr>
            </w:pPr>
            <w:r w:rsidRPr="0066585F">
              <w:rPr>
                <w:rFonts w:cs="Times New Roman"/>
              </w:rPr>
              <w:t>6.1</w:t>
            </w:r>
          </w:p>
        </w:tc>
        <w:tc>
          <w:tcPr>
            <w:tcW w:w="1430" w:type="dxa"/>
            <w:noWrap/>
            <w:hideMark/>
          </w:tcPr>
          <w:p w14:paraId="78F927E8" w14:textId="756D9DA5" w:rsidR="009649D8" w:rsidRPr="0066585F" w:rsidRDefault="009649D8" w:rsidP="00A5636B">
            <w:pPr>
              <w:jc w:val="center"/>
              <w:rPr>
                <w:rFonts w:cs="Times New Roman"/>
              </w:rPr>
            </w:pPr>
            <w:r w:rsidRPr="0066585F">
              <w:rPr>
                <w:rFonts w:cs="Times New Roman"/>
              </w:rPr>
              <w:fldChar w:fldCharType="begin"/>
            </w:r>
            <w:r w:rsidR="006674C4">
              <w:rPr>
                <w:rFonts w:cs="Times New Roman"/>
              </w:rPr>
              <w:instrText xml:space="preserve"> ADDIN ZOTERO_ITEM CSL_CITATION {"citationID":"WTxX2BOx","properties":{"formattedCitation":"[6]","plainCitation":"[6]","noteIndex":0},"citationItems":[{"id":166,"uris":["http://zotero.org/users/15279553/items/XMF972BL"],"itemData":{"id":166,"type":"article-journal","abstract":"A panel of five zinc-chelated aza-macrocycle ligands and their ability to catalyze the hydration of carbon dioxide to bicarbonate, H2O + CO2 → H+ + HCO3–, was investigated using quantum-mechanical methods and stopped-flow experiments. The key intermediates in the reaction coordinate were optimized using the M06-2X density functional with aug-cc-pVTZ basis set. Activation energies for the first step in the catalytic cycle, nucleophilic CO2 addition, were calculated from gas-phase optimized transition-state geometries. The computationally derived trend in activation energies was found to not correspond with the experimentally observed rates. However, activation energies for the second, bicarbonate release step, which were estimated using calculated bond dissociation energies, provided good agreement with the observed trend in rate constants. Thus, the joint theoretical and experimental results provide evidence that bicarbonate release, not CO2 addition, may be the rate-limiting step in CO2 hydration by zinc complexes of aza-macrocyclic ligands. pH-independent rate constants were found to increase with decreasing Lewis acidity of the ligand-Zn complex, and the trend in rate constants was correlated with molecular properties of the ligands. It is suggested that tuning catalytic efficiency through the first coordination shell of Zn2+ ligands is predominantly a balance between increasing charge-donating character of the ligand and maintaining the catalytically relevant pKa below the operating pH.","container-title":"Inorganic Chemistry","DOI":"10.1021/ic300526b","ISSN":"0020-1669","issue":"12","journalAbbreviation":"Inorg. Chem.","note":"publisher: American Chemical Society","page":"6803-6812","source":"ACS Publications","title":"Toward a Small Molecule, Biomimetic Carbonic Anhydrase Model: Theoretical and Experimental Investigations of a Panel of Zinc(II) Aza-Macrocyclic Catalysts","title-short":"Toward a Small Molecule, Biomimetic Carbonic Anhydrase Model","volume":"51","author":[{"family":"Koziol","given":"Lucas"},{"family":"Valdez","given":"Carlos A."},{"family":"Baker","given":"Sarah E."},{"family":"Lau","given":"Edmond Y."},{"family":"Floyd","given":"William C. III"},{"family":"Wong","given":"Sergio E."},{"family":"Satcher","given":"Joe H. Jr."},{"family":"Lightstone","given":"Felice C."},{"family":"Aines","given":"Roger D."}],"issued":{"date-parts":[["2012",6,18]]}}}],"schema":"https://github.com/citation-style-language/schema/raw/master/csl-citation.json"} </w:instrText>
            </w:r>
            <w:r w:rsidRPr="0066585F">
              <w:rPr>
                <w:rFonts w:cs="Times New Roman"/>
              </w:rPr>
              <w:fldChar w:fldCharType="separate"/>
            </w:r>
            <w:r w:rsidR="006674C4">
              <w:rPr>
                <w:rFonts w:cs="Times New Roman"/>
                <w:noProof/>
              </w:rPr>
              <w:t>[6]</w:t>
            </w:r>
            <w:r w:rsidRPr="0066585F">
              <w:rPr>
                <w:rFonts w:cs="Times New Roman"/>
              </w:rPr>
              <w:fldChar w:fldCharType="end"/>
            </w:r>
          </w:p>
        </w:tc>
      </w:tr>
      <w:tr w:rsidR="009649D8" w:rsidRPr="0066585F" w14:paraId="1991EAB8" w14:textId="77777777" w:rsidTr="003649BD">
        <w:trPr>
          <w:trHeight w:val="323"/>
          <w:jc w:val="center"/>
        </w:trPr>
        <w:tc>
          <w:tcPr>
            <w:tcW w:w="1430" w:type="dxa"/>
            <w:noWrap/>
            <w:hideMark/>
          </w:tcPr>
          <w:p w14:paraId="1A8BC7BF" w14:textId="77777777" w:rsidR="009649D8" w:rsidRPr="0066585F" w:rsidRDefault="009649D8" w:rsidP="00A5636B">
            <w:pPr>
              <w:rPr>
                <w:rFonts w:cs="Times New Roman"/>
              </w:rPr>
            </w:pPr>
            <w:r w:rsidRPr="0066585F">
              <w:rPr>
                <w:rFonts w:cs="Times New Roman"/>
              </w:rPr>
              <w:t xml:space="preserve">CR </w:t>
            </w:r>
          </w:p>
        </w:tc>
        <w:tc>
          <w:tcPr>
            <w:tcW w:w="1824" w:type="dxa"/>
            <w:noWrap/>
            <w:hideMark/>
          </w:tcPr>
          <w:p w14:paraId="7F7AA008" w14:textId="77777777" w:rsidR="009649D8" w:rsidRPr="0066585F" w:rsidRDefault="009649D8" w:rsidP="00A5636B">
            <w:pPr>
              <w:rPr>
                <w:rFonts w:cs="Times New Roman"/>
              </w:rPr>
            </w:pPr>
            <w:r w:rsidRPr="0066585F">
              <w:rPr>
                <w:rFonts w:cs="Times New Roman"/>
              </w:rPr>
              <w:t>1.91</w:t>
            </w:r>
          </w:p>
        </w:tc>
        <w:tc>
          <w:tcPr>
            <w:tcW w:w="1537" w:type="dxa"/>
            <w:noWrap/>
            <w:hideMark/>
          </w:tcPr>
          <w:p w14:paraId="1E5A5535" w14:textId="77777777" w:rsidR="009649D8" w:rsidRPr="0066585F" w:rsidRDefault="009649D8" w:rsidP="00A5636B">
            <w:pPr>
              <w:rPr>
                <w:rFonts w:cs="Times New Roman"/>
              </w:rPr>
            </w:pPr>
            <w:r w:rsidRPr="0066585F">
              <w:rPr>
                <w:rFonts w:cs="Times New Roman"/>
              </w:rPr>
              <w:t>8.7</w:t>
            </w:r>
          </w:p>
        </w:tc>
        <w:tc>
          <w:tcPr>
            <w:tcW w:w="1430" w:type="dxa"/>
            <w:noWrap/>
            <w:hideMark/>
          </w:tcPr>
          <w:p w14:paraId="0A83A74D" w14:textId="77777777" w:rsidR="009649D8" w:rsidRPr="0066585F" w:rsidRDefault="009649D8" w:rsidP="00A5636B">
            <w:pPr>
              <w:rPr>
                <w:rFonts w:cs="Times New Roman"/>
              </w:rPr>
            </w:pPr>
            <w:r w:rsidRPr="0066585F">
              <w:rPr>
                <w:rFonts w:cs="Times New Roman"/>
              </w:rPr>
              <w:t>8.4</w:t>
            </w:r>
          </w:p>
        </w:tc>
        <w:tc>
          <w:tcPr>
            <w:tcW w:w="1430" w:type="dxa"/>
            <w:noWrap/>
            <w:hideMark/>
          </w:tcPr>
          <w:p w14:paraId="77B5EEAA" w14:textId="41EA97EF" w:rsidR="009649D8" w:rsidRPr="0066585F" w:rsidRDefault="009649D8" w:rsidP="00A5636B">
            <w:pPr>
              <w:jc w:val="center"/>
              <w:rPr>
                <w:rFonts w:cs="Times New Roman"/>
              </w:rPr>
            </w:pPr>
            <w:r w:rsidRPr="0066585F">
              <w:rPr>
                <w:rFonts w:cs="Times New Roman"/>
              </w:rPr>
              <w:fldChar w:fldCharType="begin"/>
            </w:r>
            <w:r w:rsidR="006674C4">
              <w:rPr>
                <w:rFonts w:cs="Times New Roman"/>
              </w:rPr>
              <w:instrText xml:space="preserve"> ADDIN ZOTERO_ITEM CSL_CITATION {"citationID":"NQPwOOCL","properties":{"formattedCitation":"[13]","plainCitation":"[13]","noteIndex":0},"citationItems":[{"id":258,"uris":["http://zotero.org/users/15279553/items/VD73R4L3"],"itemData":{"id":258,"type":"article-journal","abstract":"A model catalyst is described which has properties in common with carbonic anhydrase. The model demonstrates the availability of a mechanism, previously only hypothetical, for the action of the enzyme. It also shows, however, that this mechanism alone is not adequate to produce the high activity of the enzyme.","container-title":"Nature","DOI":"10.1038/258677a0","ISSN":"1476-4687","issue":"5537","language":"en","license":"1975 Springer Nature Limited","note":"publisher: Nature Publishing Group","page":"677-682","source":"www.nature.com","title":"Models for metal ion function in carbonic anhydrase","volume":"258","author":[{"family":"Woolley","given":"Paul"}],"issued":{"date-parts":[["1975",12]]}}}],"schema":"https://github.com/citation-style-language/schema/raw/master/csl-citation.json"} </w:instrText>
            </w:r>
            <w:r w:rsidRPr="0066585F">
              <w:rPr>
                <w:rFonts w:cs="Times New Roman"/>
              </w:rPr>
              <w:fldChar w:fldCharType="separate"/>
            </w:r>
            <w:r w:rsidR="006674C4">
              <w:rPr>
                <w:rFonts w:cs="Times New Roman"/>
                <w:noProof/>
              </w:rPr>
              <w:t>[13]</w:t>
            </w:r>
            <w:r w:rsidRPr="0066585F">
              <w:rPr>
                <w:rFonts w:cs="Times New Roman"/>
              </w:rPr>
              <w:fldChar w:fldCharType="end"/>
            </w:r>
          </w:p>
        </w:tc>
      </w:tr>
      <w:tr w:rsidR="009649D8" w:rsidRPr="0066585F" w14:paraId="11930F71" w14:textId="77777777" w:rsidTr="003649BD">
        <w:trPr>
          <w:trHeight w:val="323"/>
          <w:jc w:val="center"/>
        </w:trPr>
        <w:tc>
          <w:tcPr>
            <w:tcW w:w="1430" w:type="dxa"/>
            <w:noWrap/>
          </w:tcPr>
          <w:p w14:paraId="0DE64B2C" w14:textId="77777777" w:rsidR="009649D8" w:rsidRPr="0066585F" w:rsidRDefault="009649D8" w:rsidP="00A5636B">
            <w:pPr>
              <w:rPr>
                <w:rFonts w:cs="Times New Roman"/>
              </w:rPr>
            </w:pPr>
            <w:r w:rsidRPr="0066585F">
              <w:rPr>
                <w:rFonts w:cs="Times New Roman"/>
              </w:rPr>
              <w:t>Zn7</w:t>
            </w:r>
          </w:p>
        </w:tc>
        <w:tc>
          <w:tcPr>
            <w:tcW w:w="1824" w:type="dxa"/>
            <w:noWrap/>
          </w:tcPr>
          <w:p w14:paraId="56DE7E8C" w14:textId="77777777" w:rsidR="009649D8" w:rsidRPr="0066585F" w:rsidRDefault="009649D8" w:rsidP="00A5636B">
            <w:pPr>
              <w:rPr>
                <w:rFonts w:cs="Times New Roman"/>
              </w:rPr>
            </w:pPr>
            <w:r w:rsidRPr="0066585F">
              <w:rPr>
                <w:rFonts w:cs="Times New Roman"/>
              </w:rPr>
              <w:t>1.90</w:t>
            </w:r>
          </w:p>
        </w:tc>
        <w:tc>
          <w:tcPr>
            <w:tcW w:w="1537" w:type="dxa"/>
            <w:noWrap/>
          </w:tcPr>
          <w:p w14:paraId="30A9971A" w14:textId="77777777" w:rsidR="009649D8" w:rsidRPr="0066585F" w:rsidRDefault="009649D8" w:rsidP="00A5636B">
            <w:pPr>
              <w:rPr>
                <w:rFonts w:cs="Times New Roman"/>
              </w:rPr>
            </w:pPr>
            <w:r w:rsidRPr="0066585F">
              <w:rPr>
                <w:rFonts w:cs="Times New Roman"/>
              </w:rPr>
              <w:t>7.5</w:t>
            </w:r>
          </w:p>
        </w:tc>
        <w:tc>
          <w:tcPr>
            <w:tcW w:w="1430" w:type="dxa"/>
            <w:noWrap/>
          </w:tcPr>
          <w:p w14:paraId="75169CE7" w14:textId="77777777" w:rsidR="009649D8" w:rsidRPr="0066585F" w:rsidRDefault="009649D8" w:rsidP="00A5636B">
            <w:pPr>
              <w:rPr>
                <w:rFonts w:cs="Times New Roman"/>
              </w:rPr>
            </w:pPr>
            <w:r w:rsidRPr="0066585F">
              <w:rPr>
                <w:rFonts w:cs="Times New Roman"/>
              </w:rPr>
              <w:t>8.0</w:t>
            </w:r>
          </w:p>
        </w:tc>
        <w:tc>
          <w:tcPr>
            <w:tcW w:w="1430" w:type="dxa"/>
            <w:noWrap/>
          </w:tcPr>
          <w:p w14:paraId="7F8E4FA9" w14:textId="3592EA71" w:rsidR="009649D8" w:rsidRPr="0066585F" w:rsidRDefault="009649D8" w:rsidP="00A5636B">
            <w:pPr>
              <w:jc w:val="center"/>
              <w:rPr>
                <w:rFonts w:cs="Times New Roman"/>
              </w:rPr>
            </w:pPr>
            <w:r w:rsidRPr="0066585F">
              <w:rPr>
                <w:rFonts w:cs="Times New Roman"/>
              </w:rPr>
              <w:fldChar w:fldCharType="begin"/>
            </w:r>
            <w:r w:rsidR="006674C4">
              <w:rPr>
                <w:rFonts w:cs="Times New Roman"/>
              </w:rPr>
              <w:instrText xml:space="preserve"> ADDIN ZOTERO_ITEM CSL_CITATION {"citationID":"8ATnB1X3","properties":{"formattedCitation":"[14]","plainCitation":"[14]","noteIndex":0},"citationItems":[{"id":272,"uris":["http://zotero.org/users/15279553/items/2TACQ74V"],"itemData":{"id":272,"type":"article-journal","container-title":"Journal of the American Chemical Society","DOI":"10.1021/ja00375a043","ISSN":"0002-7863","issue":"11","journalAbbreviation":"J. Am. Chem. Soc.","note":"publisher: American Chemical Society","page":"3188-3194","source":"ACS Publications","title":"Carbonic anhydrase models. 4. [Tris[(4,5-dimethyl-2-imidazolyl)methyl]phosphine oxide]cobalt(2+), a small-molecule mimic of the spectroscopic properties of cobalt(II) carbonic anhydrase","volume":"104","author":[{"family":"Brown","given":"R. S."},{"family":"Salmon","given":"D."},{"family":"Curtis","given":"N. J."},{"family":"Kusuma","given":"S."}],"issued":{"date-parts":[["1982",6,1]]}}}],"schema":"https://github.com/citation-style-language/schema/raw/master/csl-citation.json"} </w:instrText>
            </w:r>
            <w:r w:rsidRPr="0066585F">
              <w:rPr>
                <w:rFonts w:cs="Times New Roman"/>
              </w:rPr>
              <w:fldChar w:fldCharType="separate"/>
            </w:r>
            <w:r w:rsidR="006674C4">
              <w:rPr>
                <w:rFonts w:cs="Times New Roman"/>
                <w:noProof/>
              </w:rPr>
              <w:t>[14]</w:t>
            </w:r>
            <w:r w:rsidRPr="0066585F">
              <w:rPr>
                <w:rFonts w:cs="Times New Roman"/>
              </w:rPr>
              <w:fldChar w:fldCharType="end"/>
            </w:r>
          </w:p>
        </w:tc>
      </w:tr>
      <w:tr w:rsidR="009649D8" w:rsidRPr="0066585F" w14:paraId="24453C36" w14:textId="77777777" w:rsidTr="003649BD">
        <w:trPr>
          <w:trHeight w:val="323"/>
          <w:jc w:val="center"/>
        </w:trPr>
        <w:tc>
          <w:tcPr>
            <w:tcW w:w="1430" w:type="dxa"/>
            <w:noWrap/>
          </w:tcPr>
          <w:p w14:paraId="51C41E11" w14:textId="77777777" w:rsidR="009649D8" w:rsidRPr="0066585F" w:rsidRDefault="009649D8" w:rsidP="00A5636B">
            <w:pPr>
              <w:rPr>
                <w:rFonts w:cs="Times New Roman"/>
              </w:rPr>
            </w:pPr>
            <w:r w:rsidRPr="0066585F">
              <w:rPr>
                <w:rFonts w:cs="Times New Roman"/>
              </w:rPr>
              <w:t>Zn8a</w:t>
            </w:r>
          </w:p>
        </w:tc>
        <w:tc>
          <w:tcPr>
            <w:tcW w:w="1824" w:type="dxa"/>
            <w:noWrap/>
          </w:tcPr>
          <w:p w14:paraId="6BC25EF8" w14:textId="77777777" w:rsidR="009649D8" w:rsidRPr="0066585F" w:rsidRDefault="009649D8" w:rsidP="00A5636B">
            <w:pPr>
              <w:rPr>
                <w:rFonts w:cs="Times New Roman"/>
              </w:rPr>
            </w:pPr>
            <w:r w:rsidRPr="0066585F">
              <w:rPr>
                <w:rFonts w:cs="Times New Roman"/>
              </w:rPr>
              <w:t>1.87</w:t>
            </w:r>
          </w:p>
        </w:tc>
        <w:tc>
          <w:tcPr>
            <w:tcW w:w="1537" w:type="dxa"/>
            <w:noWrap/>
          </w:tcPr>
          <w:p w14:paraId="1AC24668" w14:textId="77777777" w:rsidR="009649D8" w:rsidRPr="0066585F" w:rsidRDefault="009649D8" w:rsidP="00A5636B">
            <w:pPr>
              <w:rPr>
                <w:rFonts w:cs="Times New Roman"/>
              </w:rPr>
            </w:pPr>
            <w:r w:rsidRPr="0066585F">
              <w:rPr>
                <w:rFonts w:cs="Times New Roman"/>
              </w:rPr>
              <w:t>6.7</w:t>
            </w:r>
          </w:p>
        </w:tc>
        <w:tc>
          <w:tcPr>
            <w:tcW w:w="1430" w:type="dxa"/>
            <w:noWrap/>
          </w:tcPr>
          <w:p w14:paraId="2A13D66E" w14:textId="77777777" w:rsidR="009649D8" w:rsidRPr="0066585F" w:rsidRDefault="009649D8" w:rsidP="00A5636B">
            <w:pPr>
              <w:rPr>
                <w:rFonts w:cs="Times New Roman"/>
              </w:rPr>
            </w:pPr>
            <w:r w:rsidRPr="0066585F">
              <w:rPr>
                <w:rFonts w:cs="Times New Roman"/>
              </w:rPr>
              <w:t>6.7</w:t>
            </w:r>
          </w:p>
        </w:tc>
        <w:tc>
          <w:tcPr>
            <w:tcW w:w="1430" w:type="dxa"/>
            <w:noWrap/>
          </w:tcPr>
          <w:p w14:paraId="5615FAD9" w14:textId="34890CF0" w:rsidR="009649D8" w:rsidRPr="0066585F" w:rsidRDefault="009649D8" w:rsidP="00A5636B">
            <w:pPr>
              <w:jc w:val="center"/>
              <w:rPr>
                <w:rFonts w:cs="Times New Roman"/>
              </w:rPr>
            </w:pPr>
            <w:r w:rsidRPr="0066585F">
              <w:rPr>
                <w:rFonts w:cs="Times New Roman"/>
              </w:rPr>
              <w:fldChar w:fldCharType="begin"/>
            </w:r>
            <w:r w:rsidR="006674C4">
              <w:rPr>
                <w:rFonts w:cs="Times New Roman"/>
              </w:rPr>
              <w:instrText xml:space="preserve"> ADDIN ZOTERO_ITEM CSL_CITATION {"citationID":"t6mN8arM","properties":{"formattedCitation":"[11]","plainCitation":"[11]","noteIndex":0},"citationItems":[{"id":254,"uris":["http://zotero.org/users/15279553/items/8WI7DY5M"],"itemData":{"id":254,"type":"article-journal","container-title":"Inorganic Chemistry","DOI":"10.1021/ic00126a034","ISSN":"0020-1669","issue":"22","journalAbbreviation":"Inorg. Chem.","note":"publisher: American Chemical Society","page":"5606-5614","source":"ACS Publications","title":"A functional model for carbonic anhydrase: thermodynamic and kinetic study of a tetraazacyclododecane complex of zinc(II)","title-short":"A functional model for carbonic anhydrase","volume":"34","author":[{"family":"Zhang","given":"Xiaoping"},{"family":"Eldik","given":"Rudi","non-dropping-particle":"van"}],"issued":{"date-parts":[["1995",10,1]]}}}],"schema":"https://github.com/citation-style-language/schema/raw/master/csl-citation.json"} </w:instrText>
            </w:r>
            <w:r w:rsidRPr="0066585F">
              <w:rPr>
                <w:rFonts w:cs="Times New Roman"/>
              </w:rPr>
              <w:fldChar w:fldCharType="separate"/>
            </w:r>
            <w:r w:rsidR="006674C4">
              <w:rPr>
                <w:rFonts w:cs="Times New Roman"/>
                <w:noProof/>
              </w:rPr>
              <w:t>[11]</w:t>
            </w:r>
            <w:r w:rsidRPr="0066585F">
              <w:rPr>
                <w:rFonts w:cs="Times New Roman"/>
              </w:rPr>
              <w:fldChar w:fldCharType="end"/>
            </w:r>
          </w:p>
        </w:tc>
      </w:tr>
      <w:bookmarkEnd w:id="29"/>
    </w:tbl>
    <w:p w14:paraId="25E9E236" w14:textId="77777777" w:rsidR="00FA044E" w:rsidRPr="00FA044E" w:rsidRDefault="00FA044E" w:rsidP="00FA044E"/>
    <w:p w14:paraId="19BA932C" w14:textId="77777777" w:rsidR="00FA044E" w:rsidRDefault="00FA044E" w:rsidP="00FA044E"/>
    <w:p w14:paraId="2D3DD2A0" w14:textId="3475FFFD" w:rsidR="00D51769" w:rsidRDefault="00892CCA" w:rsidP="00892CCA">
      <w:pPr>
        <w:spacing w:line="240" w:lineRule="auto"/>
      </w:pPr>
      <w:r>
        <w:br w:type="page"/>
      </w:r>
    </w:p>
    <w:p w14:paraId="0182AC2B" w14:textId="77777777" w:rsidR="00D51769" w:rsidRPr="00FA044E" w:rsidRDefault="00D51769" w:rsidP="00FA044E"/>
    <w:p w14:paraId="70C3F420" w14:textId="25C6DC54" w:rsidR="00FA044E" w:rsidRPr="00845F0A" w:rsidRDefault="00BF6C67" w:rsidP="00EE012D">
      <w:pPr>
        <w:pStyle w:val="Heading1"/>
      </w:pPr>
      <w:bookmarkStart w:id="30" w:name="_Toc209464923"/>
      <w:bookmarkStart w:id="31" w:name="_Toc209465045"/>
      <w:bookmarkStart w:id="32" w:name="_Toc221009118"/>
      <w:r w:rsidRPr="00E5276B">
        <w:t>KINETIC</w:t>
      </w:r>
      <w:r w:rsidR="00043796">
        <w:t xml:space="preserve"> </w:t>
      </w:r>
      <w:r w:rsidRPr="00E5276B">
        <w:t>ASS</w:t>
      </w:r>
      <w:r w:rsidR="00043796">
        <w:t>ays</w:t>
      </w:r>
      <w:bookmarkEnd w:id="30"/>
      <w:bookmarkEnd w:id="31"/>
      <w:bookmarkEnd w:id="32"/>
    </w:p>
    <w:p w14:paraId="1454359A" w14:textId="5589B4BE" w:rsidR="0066585F" w:rsidRPr="00BF6C67" w:rsidRDefault="0066585F" w:rsidP="00BF6C67">
      <w:pPr>
        <w:rPr>
          <w:rFonts w:cs="Times New Roman"/>
        </w:rPr>
      </w:pPr>
      <w:r w:rsidRPr="00BF6C67">
        <w:rPr>
          <w:rFonts w:cs="Times New Roman"/>
        </w:rPr>
        <w:t xml:space="preserve">Equation </w:t>
      </w:r>
      <w:r w:rsidR="000563D5">
        <w:rPr>
          <w:rFonts w:cs="Times New Roman"/>
        </w:rPr>
        <w:t>S3</w:t>
      </w:r>
      <w:r w:rsidRPr="00BF6C67">
        <w:rPr>
          <w:rFonts w:cs="Times New Roman"/>
        </w:rPr>
        <w:t xml:space="preserve"> is used to determine the initial rate of reaction in the catalyst-buffer-</w:t>
      </w:r>
      <m:oMath>
        <m:sSub>
          <m:sSubPr>
            <m:ctrlPr>
              <w:rPr>
                <w:rFonts w:ascii="Cambria Math" w:hAnsi="Cambria Math" w:cs="Times New Roman"/>
                <w:iCs/>
              </w:rPr>
            </m:ctrlPr>
          </m:sSubPr>
          <m:e>
            <m:r>
              <m:rPr>
                <m:sty m:val="p"/>
              </m:rPr>
              <w:rPr>
                <w:rFonts w:ascii="Cambria Math" w:hAnsi="Cambria Math" w:cs="Times New Roman"/>
              </w:rPr>
              <m:t>CO</m:t>
            </m:r>
          </m:e>
          <m:sub>
            <m:r>
              <m:rPr>
                <m:sty m:val="p"/>
              </m:rPr>
              <w:rPr>
                <w:rFonts w:ascii="Cambria Math" w:hAnsi="Cambria Math" w:cs="Times New Roman"/>
              </w:rPr>
              <m:t>2</m:t>
            </m:r>
          </m:sub>
        </m:sSub>
      </m:oMath>
      <w:r w:rsidRPr="00BF6C67">
        <w:rPr>
          <w:rFonts w:eastAsiaTheme="minorEastAsia" w:cs="Times New Roman"/>
        </w:rPr>
        <w:t xml:space="preserve"> </w:t>
      </w:r>
      <w:r w:rsidRPr="00BF6C67">
        <w:rPr>
          <w:rFonts w:cs="Times New Roman"/>
        </w:rPr>
        <w:t>-aqueous system which is assumed to be first order at initial conditions.</w:t>
      </w:r>
    </w:p>
    <w:p w14:paraId="7D990845" w14:textId="77777777" w:rsidR="0066585F" w:rsidRPr="00BF6C67" w:rsidRDefault="0066585F" w:rsidP="00BF6C67">
      <w:pPr>
        <w:rPr>
          <w:rFonts w:cs="Times New Roman"/>
        </w:rPr>
      </w:pPr>
    </w:p>
    <w:p w14:paraId="72DF2929" w14:textId="0924C39F" w:rsidR="0066585F" w:rsidRPr="00D51769" w:rsidRDefault="000563D5" w:rsidP="00BF6C67">
      <w:pPr>
        <w:pStyle w:val="Heading3"/>
        <w:rPr>
          <w:rFonts w:cs="Times New Roman"/>
          <w:color w:val="000000" w:themeColor="text1"/>
          <w:sz w:val="24"/>
          <w:szCs w:val="24"/>
        </w:rPr>
      </w:pPr>
      <w:bookmarkStart w:id="33" w:name="_Toc209464703"/>
      <w:bookmarkStart w:id="34" w:name="_Toc209464924"/>
      <w:bookmarkStart w:id="35" w:name="_Toc209465046"/>
      <w:bookmarkStart w:id="36" w:name="_Toc211165721"/>
      <w:bookmarkStart w:id="37" w:name="_Toc221009119"/>
      <w:r w:rsidRPr="000563D5">
        <w:rPr>
          <w:rFonts w:eastAsiaTheme="minorEastAsia" w:cs="Times New Roman"/>
          <w:color w:val="000000" w:themeColor="text1"/>
          <w:sz w:val="24"/>
          <w:szCs w:val="24"/>
        </w:rPr>
        <w:t>S3.</w:t>
      </w:r>
      <w:r w:rsidRPr="000563D5">
        <w:rPr>
          <w:rFonts w:eastAsiaTheme="minorEastAsia" w:cs="Times New Roman"/>
          <w:color w:val="000000" w:themeColor="text1"/>
          <w:sz w:val="24"/>
          <w:szCs w:val="24"/>
        </w:rPr>
        <w:tab/>
      </w:r>
      <w:r w:rsidRPr="000563D5">
        <w:rPr>
          <w:rFonts w:eastAsiaTheme="minorEastAsia" w:cs="Times New Roman"/>
          <w:color w:val="000000" w:themeColor="text1"/>
          <w:sz w:val="24"/>
          <w:szCs w:val="24"/>
        </w:rPr>
        <w:tab/>
      </w:r>
      <w:r>
        <w:rPr>
          <w:rFonts w:eastAsiaTheme="minorEastAsia" w:cs="Times New Roman"/>
          <w:sz w:val="24"/>
          <w:szCs w:val="24"/>
        </w:rPr>
        <w:tab/>
      </w:r>
      <w:r>
        <w:rPr>
          <w:rFonts w:eastAsiaTheme="minorEastAsia" w:cs="Times New Roman"/>
          <w:sz w:val="24"/>
          <w:szCs w:val="24"/>
        </w:rPr>
        <w:tab/>
      </w:r>
      <w:r w:rsidRPr="00D51769">
        <w:rPr>
          <w:rFonts w:eastAsiaTheme="minorEastAsia" w:cs="Times New Roman"/>
          <w:color w:val="000000" w:themeColor="text1"/>
          <w:sz w:val="24"/>
          <w:szCs w:val="24"/>
        </w:rPr>
        <w:tab/>
      </w:r>
      <m:oMath>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initial</m:t>
            </m:r>
          </m:sub>
        </m:sSub>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dC</m:t>
            </m:r>
            <w:bookmarkStart w:id="38" w:name="OLE_LINK1"/>
            <m:sSub>
              <m:sSubPr>
                <m:ctrlPr>
                  <w:rPr>
                    <w:rFonts w:ascii="Cambria Math" w:hAnsi="Cambria Math" w:cs="Times New Roman"/>
                    <w:color w:val="000000" w:themeColor="text1"/>
                  </w:rPr>
                </m:ctrlPr>
              </m:sSubPr>
              <m:e>
                <m:r>
                  <w:rPr>
                    <w:rFonts w:ascii="Cambria Math" w:hAnsi="Cambria Math" w:cs="Times New Roman"/>
                    <w:color w:val="000000" w:themeColor="text1"/>
                  </w:rPr>
                  <m:t>O</m:t>
                </m:r>
              </m:e>
              <m:sub>
                <m:r>
                  <w:rPr>
                    <w:rFonts w:ascii="Cambria Math" w:hAnsi="Cambria Math" w:cs="Times New Roman"/>
                    <w:color w:val="000000" w:themeColor="text1"/>
                  </w:rPr>
                  <m:t>2</m:t>
                </m:r>
              </m:sub>
            </m:sSub>
            <w:bookmarkEnd w:id="38"/>
          </m:num>
          <m:den>
            <m:r>
              <w:rPr>
                <w:rFonts w:ascii="Cambria Math" w:hAnsi="Cambria Math" w:cs="Times New Roman"/>
                <w:color w:val="000000" w:themeColor="text1"/>
              </w:rPr>
              <m:t>dt</m:t>
            </m:r>
          </m:den>
        </m:f>
        <m:r>
          <w:rPr>
            <w:rFonts w:ascii="Cambria Math" w:hAnsi="Cambria Math" w:cs="Times New Roman"/>
            <w:color w:val="000000" w:themeColor="text1"/>
          </w:rPr>
          <m:t>=Q</m:t>
        </m:r>
        <m:f>
          <m:fPr>
            <m:ctrlPr>
              <w:rPr>
                <w:rFonts w:ascii="Cambria Math" w:hAnsi="Cambria Math" w:cs="Times New Roman"/>
                <w:color w:val="000000" w:themeColor="text1"/>
              </w:rPr>
            </m:ctrlPr>
          </m:fPr>
          <m:num>
            <m:r>
              <w:rPr>
                <w:rFonts w:ascii="Cambria Math" w:hAnsi="Cambria Math" w:cs="Times New Roman"/>
                <w:color w:val="000000" w:themeColor="text1"/>
              </w:rPr>
              <m:t>dA</m:t>
            </m:r>
          </m:num>
          <m:den>
            <m:r>
              <w:rPr>
                <w:rFonts w:ascii="Cambria Math" w:hAnsi="Cambria Math" w:cs="Times New Roman"/>
                <w:color w:val="000000" w:themeColor="text1"/>
              </w:rPr>
              <m:t>dt</m:t>
            </m:r>
          </m:den>
        </m:f>
      </m:oMath>
      <w:bookmarkEnd w:id="33"/>
      <w:bookmarkEnd w:id="34"/>
      <w:bookmarkEnd w:id="35"/>
      <w:bookmarkEnd w:id="36"/>
      <w:bookmarkEnd w:id="37"/>
    </w:p>
    <w:p w14:paraId="763B11E3" w14:textId="77777777" w:rsidR="0066585F" w:rsidRPr="00BF6C67" w:rsidRDefault="0066585F" w:rsidP="00BF6C67">
      <w:pPr>
        <w:jc w:val="center"/>
        <w:rPr>
          <w:rFonts w:cs="Times New Roman"/>
        </w:rPr>
      </w:pPr>
    </w:p>
    <w:p w14:paraId="376859E3" w14:textId="77777777" w:rsidR="008B3BF7" w:rsidRDefault="0066585F" w:rsidP="00CF4B9E">
      <w:pPr>
        <w:rPr>
          <w:rFonts w:cs="Times New Roman"/>
        </w:rPr>
      </w:pPr>
      <w:r w:rsidRPr="00BF6C67">
        <w:rPr>
          <w:rFonts w:cs="Times New Roman"/>
        </w:rPr>
        <w:t>Where</w:t>
      </w:r>
      <w:r w:rsidRPr="00BF6C67">
        <w:rPr>
          <w:rFonts w:eastAsiaTheme="minorEastAsia" w:cs="Times New Roman"/>
        </w:rPr>
        <w:t xml:space="preserve"> </w:t>
      </w:r>
      <m:oMath>
        <m:r>
          <w:rPr>
            <w:rFonts w:ascii="Cambria Math" w:eastAsiaTheme="minorEastAsia" w:hAnsi="Cambria Math" w:cs="Times New Roman"/>
          </w:rPr>
          <m:t>t</m:t>
        </m:r>
      </m:oMath>
      <w:r w:rsidRPr="00BF6C67">
        <w:rPr>
          <w:rFonts w:eastAsiaTheme="minorEastAsia" w:cs="Times New Roman"/>
        </w:rPr>
        <w:t xml:space="preserve"> is time,</w:t>
      </w:r>
      <w:r w:rsidRPr="00BF6C67">
        <w:rPr>
          <w:rFonts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initial</m:t>
            </m:r>
          </m:sub>
        </m:sSub>
      </m:oMath>
      <w:r w:rsidRPr="00BF6C67">
        <w:rPr>
          <w:rFonts w:eastAsiaTheme="minorEastAsia" w:cs="Times New Roman"/>
        </w:rPr>
        <w:t xml:space="preserve"> is the initial rate of disappearance of </w:t>
      </w:r>
      <w:r w:rsidRPr="00BF6C67">
        <w:rPr>
          <w:rFonts w:cs="Times New Roman"/>
        </w:rPr>
        <w:t xml:space="preserve">CO₂ </w:t>
      </w:r>
      <w:r w:rsidRPr="00BF6C67">
        <w:rPr>
          <w:rFonts w:eastAsiaTheme="minorEastAsia" w:cs="Times New Roman"/>
        </w:rPr>
        <w:t xml:space="preserve">at </w:t>
      </w:r>
      <m:oMath>
        <m:r>
          <w:rPr>
            <w:rFonts w:ascii="Cambria Math" w:eastAsiaTheme="minorEastAsia" w:hAnsi="Cambria Math" w:cs="Times New Roman"/>
          </w:rPr>
          <m:t>t~0</m:t>
        </m:r>
      </m:oMath>
      <w:r w:rsidRPr="00BF6C67">
        <w:rPr>
          <w:rFonts w:eastAsiaTheme="minorEastAsia" w:cs="Times New Roman"/>
        </w:rPr>
        <w:t>, A is absorbance</w:t>
      </w:r>
      <w:r w:rsidR="00D51769">
        <w:rPr>
          <w:rFonts w:eastAsiaTheme="minorEastAsia" w:cs="Times New Roman"/>
        </w:rPr>
        <w:t xml:space="preserve">, </w:t>
      </w:r>
      <w:r w:rsidRPr="00BF6C67">
        <w:rPr>
          <w:rFonts w:eastAsiaTheme="minorEastAsia" w:cs="Times New Roman"/>
        </w:rPr>
        <w:t>the buffer factor (Q) relates change in absorbance to protonation of buffer indicator.</w:t>
      </w:r>
      <w:r w:rsidR="00877761">
        <w:rPr>
          <w:rFonts w:cs="Times New Roman"/>
        </w:rPr>
        <w:t xml:space="preserve"> </w:t>
      </w:r>
    </w:p>
    <w:p w14:paraId="683A1F8C" w14:textId="78088E42" w:rsidR="00CF4B9E" w:rsidRDefault="0066585F" w:rsidP="00CF4B9E">
      <w:pPr>
        <w:rPr>
          <w:rFonts w:cs="Times New Roman"/>
        </w:rPr>
      </w:pPr>
      <w:r w:rsidRPr="00BF6C67">
        <w:rPr>
          <w:rFonts w:cs="Times New Roman"/>
        </w:rPr>
        <w:t xml:space="preserve">Figure </w:t>
      </w:r>
      <w:r w:rsidR="00D51769">
        <w:rPr>
          <w:rFonts w:cs="Times New Roman"/>
        </w:rPr>
        <w:t>S</w:t>
      </w:r>
      <w:r w:rsidRPr="00BF6C67">
        <w:rPr>
          <w:rFonts w:cs="Times New Roman"/>
        </w:rPr>
        <w:t>2 is a representation of the double exponential decay fit applied to a catalytic experimental measurement</w:t>
      </w:r>
      <w:r w:rsidR="00043796">
        <w:rPr>
          <w:rFonts w:cs="Times New Roman"/>
        </w:rPr>
        <w:t>,</w:t>
      </w:r>
      <w:r w:rsidRPr="00BF6C67">
        <w:rPr>
          <w:rFonts w:cs="Times New Roman"/>
        </w:rPr>
        <w:t xml:space="preserve"> which is </w:t>
      </w:r>
      <w:r w:rsidR="00043796">
        <w:rPr>
          <w:rFonts w:cs="Times New Roman"/>
        </w:rPr>
        <w:t xml:space="preserve">performed </w:t>
      </w:r>
      <w:r w:rsidRPr="00BF6C67">
        <w:rPr>
          <w:rFonts w:cs="Times New Roman"/>
        </w:rPr>
        <w:t xml:space="preserve">in quadruplet. Following </w:t>
      </w:r>
      <w:r w:rsidR="00043796">
        <w:rPr>
          <w:rFonts w:cs="Times New Roman"/>
        </w:rPr>
        <w:t xml:space="preserve">common literature </w:t>
      </w:r>
      <w:r w:rsidRPr="00BF6C67">
        <w:rPr>
          <w:rFonts w:cs="Times New Roman"/>
        </w:rPr>
        <w:t>procedures</w:t>
      </w:r>
      <w:r w:rsidR="00043796">
        <w:rPr>
          <w:rFonts w:cs="Times New Roman"/>
        </w:rPr>
        <w:t xml:space="preserve">, </w:t>
      </w:r>
      <w:r w:rsidRPr="00BF6C67">
        <w:rPr>
          <w:rFonts w:cs="Times New Roman"/>
        </w:rPr>
        <w:t xml:space="preserve">10% of the reaction curve is fitted and the derivative at t~0 is taken </w:t>
      </w:r>
      <w:r w:rsidR="00043796">
        <w:rPr>
          <w:rFonts w:cs="Times New Roman"/>
        </w:rPr>
        <w:t>as</w:t>
      </w:r>
      <w:r w:rsidR="00043796" w:rsidRPr="00BF6C67">
        <w:rPr>
          <w:rFonts w:cs="Times New Roman"/>
        </w:rPr>
        <w:t xml:space="preserve"> </w:t>
      </w:r>
      <w:r w:rsidRPr="00BF6C67">
        <w:rPr>
          <w:rFonts w:cs="Times New Roman"/>
        </w:rPr>
        <w:t xml:space="preserve">the initial rate of reaction. The first 5 data points are </w:t>
      </w:r>
      <w:r w:rsidR="00043796">
        <w:rPr>
          <w:rFonts w:cs="Times New Roman"/>
        </w:rPr>
        <w:t xml:space="preserve">regarded </w:t>
      </w:r>
      <w:r w:rsidR="00CF4B9E" w:rsidRPr="00BF6C67">
        <w:rPr>
          <w:rFonts w:cs="Times New Roman"/>
        </w:rPr>
        <w:t>as turbulence artifacts and removed from the dataset.</w:t>
      </w:r>
    </w:p>
    <w:p w14:paraId="7C548313" w14:textId="77777777" w:rsidR="00877761" w:rsidRDefault="00877761" w:rsidP="00BF6C67">
      <w:pPr>
        <w:rPr>
          <w:rFonts w:cs="Times New Roman"/>
        </w:rPr>
      </w:pPr>
    </w:p>
    <w:p w14:paraId="3221D494" w14:textId="0A5F5733" w:rsidR="0066585F" w:rsidRPr="00CF4B9E" w:rsidRDefault="00CF4B9E" w:rsidP="00BF6C67">
      <w:pPr>
        <w:rPr>
          <w:rFonts w:cs="Times New Roman"/>
        </w:rPr>
      </w:pPr>
      <w:r>
        <w:rPr>
          <w:noProof/>
        </w:rPr>
        <w:lastRenderedPageBreak/>
        <mc:AlternateContent>
          <mc:Choice Requires="wps">
            <w:drawing>
              <wp:anchor distT="0" distB="0" distL="114300" distR="114300" simplePos="0" relativeHeight="251662336" behindDoc="0" locked="0" layoutInCell="1" allowOverlap="1" wp14:anchorId="0DED2681" wp14:editId="4BC5AE4A">
                <wp:simplePos x="0" y="0"/>
                <wp:positionH relativeFrom="column">
                  <wp:posOffset>17145</wp:posOffset>
                </wp:positionH>
                <wp:positionV relativeFrom="paragraph">
                  <wp:posOffset>3261458</wp:posOffset>
                </wp:positionV>
                <wp:extent cx="5987415" cy="635"/>
                <wp:effectExtent l="0" t="0" r="0" b="0"/>
                <wp:wrapTopAndBottom/>
                <wp:docPr id="1090811895" name="Text Box 1"/>
                <wp:cNvGraphicFramePr/>
                <a:graphic xmlns:a="http://schemas.openxmlformats.org/drawingml/2006/main">
                  <a:graphicData uri="http://schemas.microsoft.com/office/word/2010/wordprocessingShape">
                    <wps:wsp>
                      <wps:cNvSpPr txBox="1"/>
                      <wps:spPr>
                        <a:xfrm>
                          <a:off x="0" y="0"/>
                          <a:ext cx="5987415" cy="635"/>
                        </a:xfrm>
                        <a:prstGeom prst="rect">
                          <a:avLst/>
                        </a:prstGeom>
                        <a:solidFill>
                          <a:prstClr val="white"/>
                        </a:solidFill>
                        <a:ln>
                          <a:noFill/>
                        </a:ln>
                      </wps:spPr>
                      <wps:txbx>
                        <w:txbxContent>
                          <w:p w14:paraId="03C8F9FB" w14:textId="544B6D02" w:rsidR="00CF4B9E" w:rsidRPr="00EB0495" w:rsidRDefault="00CF4B9E" w:rsidP="00CF4B9E">
                            <w:pPr>
                              <w:pStyle w:val="Caption"/>
                              <w:rPr>
                                <w:rFonts w:cs="Times New Roman"/>
                                <w:noProof/>
                              </w:rPr>
                            </w:pPr>
                            <w:r w:rsidRPr="00CF4B9E">
                              <w:rPr>
                                <w:i w:val="0"/>
                                <w:iCs w:val="0"/>
                                <w:sz w:val="24"/>
                                <w:szCs w:val="24"/>
                              </w:rPr>
                              <w:t>Figure S2, Data output of a single zinc-cyclen stopped flow spectroscopy run with a fitted double exponential line and the initial slope representing the initial rate of reaction</w:t>
                            </w:r>
                            <w:r w:rsidRPr="000F0030">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DED2681" id="_x0000_t202" coordsize="21600,21600" o:spt="202" path="m,l,21600r21600,l21600,xe">
                <v:stroke joinstyle="miter"/>
                <v:path gradientshapeok="t" o:connecttype="rect"/>
              </v:shapetype>
              <v:shape id="Text Box 1" o:spid="_x0000_s1026" type="#_x0000_t202" style="position:absolute;margin-left:1.35pt;margin-top:256.8pt;width:471.45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" stroked="f">
                <v:textbox style="mso-fit-shape-to-text:t" inset="0,0,0,0">
                  <w:txbxContent>
                    <w:p w14:paraId="03C8F9FB" w14:textId="544B6D02" w:rsidR="00CF4B9E" w:rsidRPr="00EB0495" w:rsidRDefault="00CF4B9E" w:rsidP="00CF4B9E">
                      <w:pPr>
                        <w:pStyle w:val="Caption"/>
                        <w:rPr>
                          <w:rFonts w:cs="Times New Roman"/>
                          <w:noProof/>
                        </w:rPr>
                      </w:pPr>
                      <w:r w:rsidRPr="00CF4B9E">
                        <w:rPr>
                          <w:i w:val="0"/>
                          <w:iCs w:val="0"/>
                          <w:sz w:val="24"/>
                          <w:szCs w:val="24"/>
                        </w:rPr>
                        <w:t>Figure S2, Data output of a single zinc-cyclen stopped flow spectroscopy run with a fitted double exponential line and the initial slope representing the initial rate of reaction</w:t>
                      </w:r>
                      <w:r w:rsidRPr="000F0030">
                        <w:t>.</w:t>
                      </w:r>
                    </w:p>
                  </w:txbxContent>
                </v:textbox>
                <w10:wrap type="topAndBottom"/>
              </v:shape>
            </w:pict>
          </mc:Fallback>
        </mc:AlternateContent>
      </w:r>
      <w:r>
        <w:rPr>
          <w:noProof/>
        </w:rPr>
        <w:drawing>
          <wp:anchor distT="0" distB="0" distL="114300" distR="114300" simplePos="0" relativeHeight="251660288" behindDoc="0" locked="0" layoutInCell="1" allowOverlap="1" wp14:anchorId="46EF4BB5" wp14:editId="5B6CA808">
            <wp:simplePos x="0" y="0"/>
            <wp:positionH relativeFrom="column">
              <wp:posOffset>237392</wp:posOffset>
            </wp:positionH>
            <wp:positionV relativeFrom="paragraph">
              <wp:posOffset>0</wp:posOffset>
            </wp:positionV>
            <wp:extent cx="5286160" cy="3116387"/>
            <wp:effectExtent l="0" t="0" r="0" b="0"/>
            <wp:wrapTopAndBottom/>
            <wp:docPr id="527514351" name="Picture 8" descr="A graph of a number of data&#10;&#10;AI-generated content may be incorrect.">
              <a:extLst xmlns:a="http://schemas.openxmlformats.org/drawingml/2006/main">
                <a:ext uri="{FF2B5EF4-FFF2-40B4-BE49-F238E27FC236}">
                  <a16:creationId xmlns:a16="http://schemas.microsoft.com/office/drawing/2014/main" id="{80A7475D-B350-F0EA-75E7-0D5C57B2A5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14351" name="Picture 8" descr="A graph of a number of data&#10;&#10;AI-generated content may be incorrect.">
                      <a:extLst>
                        <a:ext uri="{FF2B5EF4-FFF2-40B4-BE49-F238E27FC236}">
                          <a16:creationId xmlns:a16="http://schemas.microsoft.com/office/drawing/2014/main" id="{80A7475D-B350-F0EA-75E7-0D5C57B2A553}"/>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6160" cy="3116387"/>
                    </a:xfrm>
                    <a:prstGeom prst="rect">
                      <a:avLst/>
                    </a:prstGeom>
                  </pic:spPr>
                </pic:pic>
              </a:graphicData>
            </a:graphic>
          </wp:anchor>
        </w:drawing>
      </w:r>
      <w:r w:rsidRPr="00CF4B9E">
        <w:rPr>
          <w:rFonts w:cs="Times New Roman"/>
        </w:rPr>
        <w:t xml:space="preserve"> </w:t>
      </w:r>
    </w:p>
    <w:p w14:paraId="56E4FFFD" w14:textId="4BECB6FF" w:rsidR="0066585F" w:rsidRPr="00BF6C67" w:rsidRDefault="0066585F" w:rsidP="00BF6C67">
      <w:pPr>
        <w:rPr>
          <w:rFonts w:cs="Times New Roman"/>
        </w:rPr>
      </w:pPr>
      <w:r w:rsidRPr="00BF6C67">
        <w:rPr>
          <w:rFonts w:cs="Times New Roman"/>
        </w:rPr>
        <w:t>Due to the sensitivity of the determination of the rate constant to the processing of the spectrographic data, a consistent baseline reaction value of 0.15 +/- 0.4 (measured in this work) was the metric used for affirming the successful evaluation of the data. Figure</w:t>
      </w:r>
      <w:r w:rsidR="00900D27">
        <w:rPr>
          <w:rFonts w:cs="Times New Roman"/>
        </w:rPr>
        <w:t xml:space="preserve"> </w:t>
      </w:r>
      <w:r w:rsidR="006E2BE1">
        <w:rPr>
          <w:rFonts w:cs="Times New Roman"/>
        </w:rPr>
        <w:t>S</w:t>
      </w:r>
      <w:r w:rsidRPr="00BF6C67">
        <w:rPr>
          <w:rFonts w:cs="Times New Roman"/>
        </w:rPr>
        <w:t>3 displays the trendline used to determine the catalytic reaction constant of zinc-cyclen.</w:t>
      </w:r>
    </w:p>
    <w:p w14:paraId="143EFB86" w14:textId="40E08E6E" w:rsidR="0066585F" w:rsidRPr="00BF6C67" w:rsidRDefault="00DA503C" w:rsidP="00BF6C67">
      <w:pPr>
        <w:keepNext/>
        <w:jc w:val="center"/>
        <w:rPr>
          <w:rFonts w:cs="Times New Roman"/>
        </w:rPr>
      </w:pPr>
      <w:r>
        <w:rPr>
          <w:noProof/>
        </w:rPr>
        <w:lastRenderedPageBreak/>
        <w:drawing>
          <wp:inline distT="0" distB="0" distL="0" distR="0" wp14:anchorId="01C4F9F7" wp14:editId="0489397E">
            <wp:extent cx="5733472" cy="3467100"/>
            <wp:effectExtent l="0" t="0" r="0" b="0"/>
            <wp:docPr id="363000512" name="Chart 1">
              <a:extLst xmlns:a="http://schemas.openxmlformats.org/drawingml/2006/main">
                <a:ext uri="{FF2B5EF4-FFF2-40B4-BE49-F238E27FC236}">
                  <a16:creationId xmlns:a16="http://schemas.microsoft.com/office/drawing/2014/main" id="{F8E75C23-53A3-D8AD-B161-44C0367B2A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E84621E" w14:textId="45BCD3C1" w:rsidR="00E5276B" w:rsidRPr="00443E18" w:rsidRDefault="0066585F" w:rsidP="0040536A">
      <w:pPr>
        <w:pStyle w:val="Caption"/>
        <w:rPr>
          <w:i w:val="0"/>
          <w:iCs w:val="0"/>
          <w:sz w:val="24"/>
        </w:rPr>
      </w:pPr>
      <w:bookmarkStart w:id="39" w:name="OLE_LINK23"/>
      <w:r w:rsidRPr="00443E18">
        <w:rPr>
          <w:i w:val="0"/>
          <w:iCs w:val="0"/>
          <w:sz w:val="24"/>
        </w:rPr>
        <w:t xml:space="preserve">Figure </w:t>
      </w:r>
      <w:r w:rsidR="00030C5C" w:rsidRPr="00443E18">
        <w:rPr>
          <w:i w:val="0"/>
          <w:iCs w:val="0"/>
          <w:sz w:val="24"/>
        </w:rPr>
        <w:t>S</w:t>
      </w:r>
      <w:bookmarkEnd w:id="39"/>
      <w:r w:rsidR="00A05874" w:rsidRPr="00443E18">
        <w:rPr>
          <w:i w:val="0"/>
          <w:iCs w:val="0"/>
          <w:sz w:val="24"/>
        </w:rPr>
        <w:t>3</w:t>
      </w:r>
      <w:r w:rsidRPr="00443E18">
        <w:rPr>
          <w:i w:val="0"/>
          <w:iCs w:val="0"/>
          <w:sz w:val="24"/>
        </w:rPr>
        <w:t xml:space="preserve">: </w:t>
      </w:r>
      <w:bookmarkStart w:id="40" w:name="OLE_LINK22"/>
      <w:bookmarkStart w:id="41" w:name="OLE_LINK24"/>
      <w:r w:rsidRPr="003649BD">
        <w:rPr>
          <w:rFonts w:cs="Times New Roman"/>
          <w:i w:val="0"/>
          <w:iCs w:val="0"/>
          <w:sz w:val="24"/>
          <w:szCs w:val="24"/>
        </w:rPr>
        <w:t>3</w:t>
      </w:r>
      <w:r w:rsidRPr="00443E18">
        <w:rPr>
          <w:i w:val="0"/>
          <w:iCs w:val="0"/>
          <w:sz w:val="24"/>
        </w:rPr>
        <w:t xml:space="preserve"> datapoints representing the initial rate of reaction adjusted for substrate concentration vs catalyst concentration at measured concentrations of 1, 0.5, and 0.25 mM. The slope of the trendline is equivalent to the intrinsic rate constant of the hydration of </w:t>
      </w:r>
      <w:r w:rsidR="0032345F" w:rsidRPr="00443E18">
        <w:rPr>
          <w:i w:val="0"/>
          <w:iCs w:val="0"/>
          <w:sz w:val="24"/>
        </w:rPr>
        <w:t>CO</w:t>
      </w:r>
      <w:r w:rsidRPr="00443E18">
        <w:rPr>
          <w:i w:val="0"/>
          <w:iCs w:val="0"/>
          <w:sz w:val="24"/>
          <w:vertAlign w:val="subscript"/>
        </w:rPr>
        <w:t>2</w:t>
      </w:r>
      <w:r w:rsidRPr="00443E18">
        <w:rPr>
          <w:i w:val="0"/>
          <w:iCs w:val="0"/>
          <w:sz w:val="24"/>
        </w:rPr>
        <w:t>.</w:t>
      </w:r>
      <w:bookmarkEnd w:id="40"/>
    </w:p>
    <w:bookmarkEnd w:id="41"/>
    <w:p w14:paraId="6D6EE459" w14:textId="77777777" w:rsidR="00030C5C" w:rsidRDefault="00030C5C" w:rsidP="00030C5C"/>
    <w:p w14:paraId="41BC2873" w14:textId="77777777" w:rsidR="00030C5C" w:rsidRDefault="00030C5C" w:rsidP="00030C5C"/>
    <w:p w14:paraId="49F22DE4" w14:textId="77777777" w:rsidR="00030C5C" w:rsidRDefault="00030C5C" w:rsidP="00030C5C"/>
    <w:p w14:paraId="622BA68F" w14:textId="77777777" w:rsidR="00030C5C" w:rsidRDefault="00030C5C" w:rsidP="00030C5C"/>
    <w:p w14:paraId="3963055C" w14:textId="77777777" w:rsidR="00030C5C" w:rsidRDefault="00030C5C" w:rsidP="00030C5C"/>
    <w:p w14:paraId="0E273AF8" w14:textId="77777777" w:rsidR="00986DDC" w:rsidRPr="00986DDC" w:rsidRDefault="00986DDC" w:rsidP="00986DDC"/>
    <w:p w14:paraId="3C72DCCA" w14:textId="77777777" w:rsidR="00986DDC" w:rsidRPr="00986DDC" w:rsidRDefault="00986DDC" w:rsidP="00986DDC"/>
    <w:p w14:paraId="083C7E15" w14:textId="77777777" w:rsidR="00986DDC" w:rsidRPr="00986DDC" w:rsidRDefault="00986DDC" w:rsidP="00986DDC"/>
    <w:p w14:paraId="6A2F1BC4" w14:textId="77777777" w:rsidR="00986DDC" w:rsidRPr="00986DDC" w:rsidRDefault="00986DDC" w:rsidP="00986DDC"/>
    <w:p w14:paraId="0C895459" w14:textId="77777777" w:rsidR="00986DDC" w:rsidRPr="00986DDC" w:rsidRDefault="00986DDC" w:rsidP="00986DDC"/>
    <w:p w14:paraId="37D0EFBE" w14:textId="77777777" w:rsidR="00986DDC" w:rsidRPr="00986DDC" w:rsidRDefault="00986DDC" w:rsidP="00986DDC"/>
    <w:p w14:paraId="1FAB50DC" w14:textId="67E9B575" w:rsidR="00A60260" w:rsidRDefault="00823868" w:rsidP="00A60260">
      <w:pPr>
        <w:keepNext/>
      </w:pPr>
      <w:r>
        <w:rPr>
          <w:noProof/>
        </w:rPr>
        <w:drawing>
          <wp:inline distT="0" distB="0" distL="0" distR="0" wp14:anchorId="68AE47CD" wp14:editId="3E176DA6">
            <wp:extent cx="5943600" cy="3853815"/>
            <wp:effectExtent l="0" t="0" r="0" b="0"/>
            <wp:docPr id="889554854" name="Chart 1">
              <a:extLst xmlns:a="http://schemas.openxmlformats.org/drawingml/2006/main">
                <a:ext uri="{FF2B5EF4-FFF2-40B4-BE49-F238E27FC236}">
                  <a16:creationId xmlns:a16="http://schemas.microsoft.com/office/drawing/2014/main" id="{6E5FDD60-636F-03CB-E925-B4B82816A5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EB328DE" w14:textId="77777777" w:rsidR="00A05874" w:rsidRDefault="00A60260" w:rsidP="00DA7A0D">
      <w:pPr>
        <w:pStyle w:val="Caption"/>
        <w:rPr>
          <w:rFonts w:cs="Times New Roman"/>
          <w:i w:val="0"/>
          <w:iCs w:val="0"/>
          <w:sz w:val="24"/>
          <w:szCs w:val="24"/>
        </w:rPr>
      </w:pPr>
      <w:r w:rsidRPr="00A05874">
        <w:rPr>
          <w:rFonts w:cs="Times New Roman"/>
          <w:i w:val="0"/>
          <w:iCs w:val="0"/>
          <w:sz w:val="24"/>
          <w:szCs w:val="24"/>
        </w:rPr>
        <w:t>Figure S</w:t>
      </w:r>
      <w:r w:rsidR="0040536A" w:rsidRPr="00A05874">
        <w:rPr>
          <w:rFonts w:cs="Times New Roman"/>
          <w:i w:val="0"/>
          <w:iCs w:val="0"/>
          <w:sz w:val="24"/>
          <w:szCs w:val="24"/>
        </w:rPr>
        <w:t>4</w:t>
      </w:r>
      <w:r w:rsidRPr="00A05874">
        <w:rPr>
          <w:rFonts w:cs="Times New Roman"/>
          <w:i w:val="0"/>
          <w:iCs w:val="0"/>
          <w:sz w:val="24"/>
          <w:szCs w:val="24"/>
        </w:rPr>
        <w:t xml:space="preserve">: </w:t>
      </w:r>
      <w:r w:rsidR="00DA7A0D" w:rsidRPr="00A05874">
        <w:rPr>
          <w:rFonts w:cs="Times New Roman"/>
          <w:i w:val="0"/>
          <w:iCs w:val="0"/>
          <w:sz w:val="24"/>
          <w:szCs w:val="24"/>
        </w:rPr>
        <w:t>Correlation between DFT-optimized Zn–OH bond lengths (Å) and experimental p</w:t>
      </w:r>
      <w:r w:rsidR="00DA7A0D" w:rsidRPr="00EF796B">
        <w:rPr>
          <w:rFonts w:cs="Times New Roman"/>
          <w:sz w:val="24"/>
          <w:szCs w:val="24"/>
        </w:rPr>
        <w:t>K</w:t>
      </w:r>
      <w:r w:rsidR="00DA7A0D" w:rsidRPr="00A05874">
        <w:rPr>
          <w:rFonts w:cs="Times New Roman"/>
          <w:i w:val="0"/>
          <w:iCs w:val="0"/>
          <w:sz w:val="24"/>
          <w:szCs w:val="24"/>
        </w:rPr>
        <w:t xml:space="preserve">ₐ values for a benchmark set of macrocyclic Zn complexes. The linear model </w:t>
      </w:r>
    </w:p>
    <w:p w14:paraId="21AE6372" w14:textId="5BB6CBBE" w:rsidR="00DA7A0D" w:rsidRPr="00A05874" w:rsidRDefault="00DA7A0D" w:rsidP="00DA7A0D">
      <w:pPr>
        <w:pStyle w:val="Caption"/>
        <w:rPr>
          <w:rFonts w:cs="Times New Roman"/>
          <w:i w:val="0"/>
          <w:iCs w:val="0"/>
          <w:sz w:val="24"/>
          <w:szCs w:val="24"/>
        </w:rPr>
      </w:pPr>
      <w:r w:rsidRPr="00A05874">
        <w:rPr>
          <w:rFonts w:cs="Times New Roman"/>
          <w:i w:val="0"/>
          <w:iCs w:val="0"/>
          <w:sz w:val="24"/>
          <w:szCs w:val="24"/>
        </w:rPr>
        <w:t>(p</w:t>
      </w:r>
      <w:r w:rsidRPr="00EF796B">
        <w:rPr>
          <w:rFonts w:cs="Times New Roman"/>
          <w:sz w:val="24"/>
          <w:szCs w:val="24"/>
        </w:rPr>
        <w:t>K</w:t>
      </w:r>
      <w:r w:rsidRPr="00A05874">
        <w:rPr>
          <w:rFonts w:cs="Times New Roman"/>
          <w:i w:val="0"/>
          <w:iCs w:val="0"/>
          <w:sz w:val="24"/>
          <w:szCs w:val="24"/>
        </w:rPr>
        <w:t>a = 43.34·d</w:t>
      </w:r>
      <w:r w:rsidRPr="00A05874">
        <w:rPr>
          <w:rFonts w:cs="Times New Roman"/>
          <w:i w:val="0"/>
          <w:iCs w:val="0"/>
          <w:sz w:val="24"/>
          <w:szCs w:val="24"/>
          <w:vertAlign w:val="subscript"/>
        </w:rPr>
        <w:t>Zn–O</w:t>
      </w:r>
      <w:r w:rsidRPr="00A05874">
        <w:rPr>
          <w:rFonts w:cs="Times New Roman"/>
          <w:i w:val="0"/>
          <w:iCs w:val="0"/>
          <w:sz w:val="24"/>
          <w:szCs w:val="24"/>
        </w:rPr>
        <w:t xml:space="preserve"> (Å) – 74.42) reproduces literature values with </w:t>
      </w:r>
      <w:r w:rsidRPr="00EF796B">
        <w:rPr>
          <w:rFonts w:cs="Times New Roman"/>
          <w:sz w:val="24"/>
          <w:szCs w:val="24"/>
        </w:rPr>
        <w:t>R</w:t>
      </w:r>
      <w:r w:rsidRPr="00A05874">
        <w:rPr>
          <w:rFonts w:cs="Times New Roman"/>
          <w:i w:val="0"/>
          <w:iCs w:val="0"/>
          <w:sz w:val="24"/>
          <w:szCs w:val="24"/>
        </w:rPr>
        <w:t>² = 0.83 and forms the basis for speciation correction in intrinsic rate constant calculations.</w:t>
      </w:r>
    </w:p>
    <w:p w14:paraId="6FD9B08A" w14:textId="77777777" w:rsidR="00A842CF" w:rsidRDefault="00A842CF" w:rsidP="00A842CF"/>
    <w:p w14:paraId="4B73041D" w14:textId="77777777" w:rsidR="00A842CF" w:rsidRDefault="00A842CF" w:rsidP="00A842CF"/>
    <w:p w14:paraId="22EE4CB1" w14:textId="77777777" w:rsidR="00A842CF" w:rsidRDefault="00A842CF" w:rsidP="00A842CF"/>
    <w:p w14:paraId="5EE16DBE" w14:textId="77777777" w:rsidR="00A842CF" w:rsidRDefault="00A842CF" w:rsidP="00A842CF"/>
    <w:p w14:paraId="5B83A711" w14:textId="77777777" w:rsidR="00A842CF" w:rsidRDefault="00A842CF" w:rsidP="00A842CF"/>
    <w:p w14:paraId="6E7F5175" w14:textId="686FE525" w:rsidR="00E00603" w:rsidRPr="00443E18" w:rsidRDefault="00E00603" w:rsidP="00E00603">
      <w:pPr>
        <w:pStyle w:val="Caption"/>
        <w:keepNext/>
        <w:rPr>
          <w:i w:val="0"/>
          <w:iCs w:val="0"/>
          <w:sz w:val="24"/>
        </w:rPr>
      </w:pPr>
      <w:r w:rsidRPr="00443E18">
        <w:rPr>
          <w:i w:val="0"/>
          <w:iCs w:val="0"/>
          <w:sz w:val="24"/>
        </w:rPr>
        <w:lastRenderedPageBreak/>
        <w:t>Table S</w:t>
      </w:r>
      <w:r w:rsidR="0040536A" w:rsidRPr="00443E18">
        <w:rPr>
          <w:i w:val="0"/>
          <w:iCs w:val="0"/>
          <w:sz w:val="24"/>
        </w:rPr>
        <w:t>3</w:t>
      </w:r>
      <w:r w:rsidRPr="00443E18">
        <w:rPr>
          <w:i w:val="0"/>
          <w:iCs w:val="0"/>
          <w:sz w:val="24"/>
        </w:rPr>
        <w:t>: NBO second-order stabilization energies (Σ</w:t>
      </w:r>
      <w:r w:rsidRPr="00EF796B">
        <w:rPr>
          <w:sz w:val="24"/>
        </w:rPr>
        <w:t>E</w:t>
      </w:r>
      <w:r w:rsidRPr="00443E18">
        <w:rPr>
          <w:i w:val="0"/>
          <w:iCs w:val="0"/>
          <w:sz w:val="24"/>
          <w:vertAlign w:val="superscript"/>
        </w:rPr>
        <w:t>(2)</w:t>
      </w:r>
      <w:r w:rsidRPr="00443E18">
        <w:rPr>
          <w:i w:val="0"/>
          <w:iCs w:val="0"/>
          <w:sz w:val="24"/>
        </w:rPr>
        <w:t>), changes in Zn Mulliken charge upon bicarbonate coordination (Δ</w:t>
      </w:r>
      <w:r w:rsidRPr="00EF796B">
        <w:rPr>
          <w:sz w:val="24"/>
        </w:rPr>
        <w:t>q</w:t>
      </w:r>
      <w:r w:rsidRPr="00443E18">
        <w:rPr>
          <w:i w:val="0"/>
          <w:iCs w:val="0"/>
          <w:sz w:val="24"/>
          <w:vertAlign w:val="subscript"/>
        </w:rPr>
        <w:t>Zn</w:t>
      </w:r>
      <w:r w:rsidRPr="00443E18">
        <w:rPr>
          <w:i w:val="0"/>
          <w:iCs w:val="0"/>
          <w:sz w:val="24"/>
        </w:rPr>
        <w:t>), and percent buried volume differences (Δ%</w:t>
      </w:r>
      <w:r w:rsidRPr="00EF796B">
        <w:rPr>
          <w:sz w:val="24"/>
        </w:rPr>
        <w:t>V</w:t>
      </w:r>
      <w:r w:rsidRPr="00443E18">
        <w:rPr>
          <w:i w:val="0"/>
          <w:iCs w:val="0"/>
          <w:sz w:val="24"/>
          <w:vertAlign w:val="subscript"/>
        </w:rPr>
        <w:t>bur</w:t>
      </w:r>
      <w:r w:rsidRPr="00443E18">
        <w:rPr>
          <w:i w:val="0"/>
          <w:iCs w:val="0"/>
          <w:sz w:val="24"/>
        </w:rPr>
        <w:t>) were computed at the B3LYP</w:t>
      </w:r>
      <w:r w:rsidRPr="00443E18">
        <w:rPr>
          <w:i w:val="0"/>
          <w:iCs w:val="0"/>
          <w:sz w:val="24"/>
        </w:rPr>
        <w:noBreakHyphen/>
        <w:t>D4/def2</w:t>
      </w:r>
      <w:r w:rsidRPr="00443E18">
        <w:rPr>
          <w:i w:val="0"/>
          <w:iCs w:val="0"/>
          <w:sz w:val="24"/>
        </w:rPr>
        <w:noBreakHyphen/>
        <w:t>TZVPP level with CPCM(water) solvation. Rate constants (</w:t>
      </w:r>
      <w:r w:rsidRPr="00EF796B">
        <w:rPr>
          <w:sz w:val="24"/>
        </w:rPr>
        <w:t>k</w:t>
      </w:r>
      <w:r w:rsidRPr="00443E18">
        <w:rPr>
          <w:i w:val="0"/>
          <w:iCs w:val="0"/>
          <w:sz w:val="24"/>
          <w:vertAlign w:val="subscript"/>
        </w:rPr>
        <w:t>int</w:t>
      </w:r>
      <w:r w:rsidRPr="00443E18">
        <w:rPr>
          <w:i w:val="0"/>
          <w:iCs w:val="0"/>
          <w:sz w:val="24"/>
        </w:rPr>
        <w:t xml:space="preserve">) were measured or </w:t>
      </w:r>
      <w:del w:id="42" w:author="Thomas Quaid" w:date="2026-01-30T10:31:00Z" w16du:dateUtc="2026-01-30T18:31:00Z">
        <w:r w:rsidRPr="00443E18" w:rsidDel="0075412A">
          <w:rPr>
            <w:i w:val="0"/>
            <w:iCs w:val="0"/>
            <w:sz w:val="24"/>
          </w:rPr>
          <w:delText xml:space="preserve">estimated </w:delText>
        </w:r>
      </w:del>
      <w:ins w:id="43" w:author="Thomas Quaid" w:date="2026-01-30T10:31:00Z" w16du:dateUtc="2026-01-30T18:31:00Z">
        <w:r w:rsidR="0075412A">
          <w:rPr>
            <w:i w:val="0"/>
            <w:iCs w:val="0"/>
            <w:sz w:val="24"/>
          </w:rPr>
          <w:t>normalized</w:t>
        </w:r>
        <w:r w:rsidR="0075412A" w:rsidRPr="00443E18">
          <w:rPr>
            <w:i w:val="0"/>
            <w:iCs w:val="0"/>
            <w:sz w:val="24"/>
          </w:rPr>
          <w:t xml:space="preserve"> </w:t>
        </w:r>
      </w:ins>
      <w:del w:id="44" w:author="Thomas Quaid" w:date="2026-01-30T10:31:00Z" w16du:dateUtc="2026-01-30T18:31:00Z">
        <w:r w:rsidRPr="00443E18" w:rsidDel="0075412A">
          <w:rPr>
            <w:i w:val="0"/>
            <w:iCs w:val="0"/>
            <w:sz w:val="24"/>
          </w:rPr>
          <w:delText xml:space="preserve">under </w:delText>
        </w:r>
      </w:del>
      <w:ins w:id="45" w:author="Thomas Quaid" w:date="2026-01-30T10:31:00Z" w16du:dateUtc="2026-01-30T18:31:00Z">
        <w:r w:rsidR="0075412A">
          <w:rPr>
            <w:i w:val="0"/>
            <w:iCs w:val="0"/>
            <w:sz w:val="24"/>
          </w:rPr>
          <w:t xml:space="preserve">to </w:t>
        </w:r>
      </w:ins>
      <w:r w:rsidRPr="00443E18">
        <w:rPr>
          <w:i w:val="0"/>
          <w:iCs w:val="0"/>
          <w:sz w:val="24"/>
        </w:rPr>
        <w:t xml:space="preserve">matched assay conditions and converted to </w:t>
      </w:r>
      <w:r w:rsidRPr="003649BD">
        <w:rPr>
          <w:rFonts w:cs="Times New Roman"/>
          <w:i w:val="0"/>
          <w:iCs w:val="0"/>
          <w:sz w:val="24"/>
          <w:szCs w:val="24"/>
        </w:rPr>
        <w:t>ln k</w:t>
      </w:r>
      <w:r w:rsidRPr="00443E18">
        <w:rPr>
          <w:i w:val="0"/>
          <w:iCs w:val="0"/>
          <w:sz w:val="24"/>
        </w:rPr>
        <w:t xml:space="preserve"> for regression. For ligands with no detectable activity, a nominal value of </w:t>
      </w:r>
      <w:r w:rsidRPr="00EF796B">
        <w:rPr>
          <w:sz w:val="24"/>
        </w:rPr>
        <w:t>k</w:t>
      </w:r>
      <w:r w:rsidRPr="00443E18">
        <w:rPr>
          <w:i w:val="0"/>
          <w:iCs w:val="0"/>
          <w:sz w:val="24"/>
        </w:rPr>
        <w:t xml:space="preserve"> = 10⁻⁶ M⁻¹ s⁻¹ was used to enable continuous modeling. All values correspond to structures optimized in the Zn–OH⁻ state. Descriptor ranges: Σ</w:t>
      </w:r>
      <w:r w:rsidRPr="00EF796B">
        <w:rPr>
          <w:sz w:val="24"/>
        </w:rPr>
        <w:t>E</w:t>
      </w:r>
      <w:r w:rsidRPr="00443E18">
        <w:rPr>
          <w:i w:val="0"/>
          <w:iCs w:val="0"/>
          <w:sz w:val="24"/>
          <w:vertAlign w:val="superscript"/>
        </w:rPr>
        <w:t>(2)</w:t>
      </w:r>
      <w:r w:rsidRPr="00443E18">
        <w:rPr>
          <w:i w:val="0"/>
          <w:iCs w:val="0"/>
          <w:sz w:val="24"/>
        </w:rPr>
        <w:t xml:space="preserve"> = 164–198 kcal mol⁻¹, Δ</w:t>
      </w:r>
      <w:r w:rsidRPr="00900D27">
        <w:rPr>
          <w:sz w:val="24"/>
        </w:rPr>
        <w:t>q</w:t>
      </w:r>
      <w:r w:rsidRPr="00443E18">
        <w:rPr>
          <w:i w:val="0"/>
          <w:iCs w:val="0"/>
          <w:sz w:val="24"/>
          <w:vertAlign w:val="subscript"/>
        </w:rPr>
        <w:t>Zn</w:t>
      </w:r>
      <w:r w:rsidRPr="00443E18">
        <w:rPr>
          <w:i w:val="0"/>
          <w:iCs w:val="0"/>
          <w:sz w:val="24"/>
        </w:rPr>
        <w:t xml:space="preserve"> = 1.66–1.77, Δ%</w:t>
      </w:r>
      <w:r w:rsidRPr="00900D27">
        <w:rPr>
          <w:sz w:val="24"/>
        </w:rPr>
        <w:t>V</w:t>
      </w:r>
      <w:r w:rsidRPr="00443E18">
        <w:rPr>
          <w:i w:val="0"/>
          <w:iCs w:val="0"/>
          <w:sz w:val="24"/>
          <w:vertAlign w:val="subscript"/>
        </w:rPr>
        <w:t>bur</w:t>
      </w:r>
      <w:r w:rsidRPr="00443E18">
        <w:rPr>
          <w:i w:val="0"/>
          <w:iCs w:val="0"/>
          <w:sz w:val="24"/>
        </w:rPr>
        <w:t xml:space="preserve"> = –2.8% to +6.4%.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2173"/>
        <w:gridCol w:w="1980"/>
        <w:gridCol w:w="900"/>
        <w:gridCol w:w="939"/>
      </w:tblGrid>
      <w:tr w:rsidR="006349A3" w:rsidRPr="00334CFA" w14:paraId="563056CB" w14:textId="77777777" w:rsidTr="00EF796B">
        <w:trPr>
          <w:trHeight w:val="300"/>
          <w:jc w:val="center"/>
        </w:trPr>
        <w:tc>
          <w:tcPr>
            <w:tcW w:w="1157" w:type="dxa"/>
            <w:tcBorders>
              <w:bottom w:val="single" w:sz="4" w:space="0" w:color="auto"/>
            </w:tcBorders>
            <w:noWrap/>
            <w:hideMark/>
          </w:tcPr>
          <w:p w14:paraId="3969E672" w14:textId="77777777" w:rsidR="006349A3" w:rsidRPr="00334CFA" w:rsidRDefault="006349A3" w:rsidP="0014121E">
            <w:pPr>
              <w:jc w:val="both"/>
              <w:rPr>
                <w:rFonts w:cs="Times New Roman"/>
                <w:b/>
                <w:bCs/>
                <w:sz w:val="22"/>
                <w:szCs w:val="22"/>
              </w:rPr>
            </w:pPr>
            <w:r w:rsidRPr="00334CFA">
              <w:rPr>
                <w:rFonts w:cs="Times New Roman"/>
                <w:b/>
                <w:bCs/>
                <w:sz w:val="22"/>
                <w:szCs w:val="22"/>
              </w:rPr>
              <w:t>Ligand</w:t>
            </w:r>
          </w:p>
        </w:tc>
        <w:tc>
          <w:tcPr>
            <w:tcW w:w="2173" w:type="dxa"/>
            <w:tcBorders>
              <w:bottom w:val="single" w:sz="4" w:space="0" w:color="auto"/>
            </w:tcBorders>
            <w:noWrap/>
            <w:hideMark/>
          </w:tcPr>
          <w:p w14:paraId="2EBA87D2" w14:textId="46288691" w:rsidR="006349A3" w:rsidRPr="00EF796B" w:rsidRDefault="006349A3" w:rsidP="0014121E">
            <w:pPr>
              <w:jc w:val="both"/>
              <w:rPr>
                <w:rFonts w:cs="Times New Roman"/>
                <w:sz w:val="22"/>
                <w:szCs w:val="22"/>
                <w:vertAlign w:val="subscript"/>
              </w:rPr>
            </w:pPr>
            <w:r w:rsidRPr="00EF796B">
              <w:rPr>
                <w:rFonts w:cs="Times New Roman"/>
                <w:b/>
                <w:bCs/>
                <w:i/>
                <w:iCs/>
                <w:sz w:val="22"/>
                <w:szCs w:val="22"/>
              </w:rPr>
              <w:t>k</w:t>
            </w:r>
            <w:r w:rsidRPr="00EF796B">
              <w:rPr>
                <w:rFonts w:cs="Times New Roman"/>
                <w:b/>
                <w:bCs/>
                <w:sz w:val="22"/>
                <w:szCs w:val="22"/>
                <w:vertAlign w:val="subscript"/>
              </w:rPr>
              <w:t>int</w:t>
            </w:r>
            <w:r w:rsidR="007926C6">
              <w:rPr>
                <w:rFonts w:cs="Times New Roman"/>
                <w:sz w:val="22"/>
                <w:szCs w:val="22"/>
                <w:vertAlign w:val="subscript"/>
              </w:rPr>
              <w:t xml:space="preserve"> </w:t>
            </w:r>
            <w:r w:rsidR="00EF796B">
              <w:rPr>
                <w:rFonts w:cs="Times New Roman"/>
                <w:sz w:val="22"/>
                <w:szCs w:val="22"/>
                <w:vertAlign w:val="subscript"/>
              </w:rPr>
              <w:t xml:space="preserve"> </w:t>
            </w:r>
            <w:r w:rsidR="00AD0D96" w:rsidRPr="00EF796B">
              <w:rPr>
                <w:rFonts w:cs="Times New Roman"/>
                <w:b/>
                <w:bCs/>
                <w:sz w:val="22"/>
                <w:szCs w:val="22"/>
              </w:rPr>
              <w:t>(</w:t>
            </w:r>
            <w:r w:rsidR="007926C6" w:rsidRPr="00EF796B">
              <w:rPr>
                <w:b/>
                <w:bCs/>
              </w:rPr>
              <w:t>M</w:t>
            </w:r>
            <w:r w:rsidR="007926C6" w:rsidRPr="00EF796B">
              <w:rPr>
                <w:b/>
                <w:bCs/>
                <w:position w:val="7"/>
                <w:vertAlign w:val="superscript"/>
              </w:rPr>
              <w:t>-1</w:t>
            </w:r>
            <w:r w:rsidR="007926C6" w:rsidRPr="00EF796B">
              <w:rPr>
                <w:b/>
                <w:bCs/>
              </w:rPr>
              <w:t>s</w:t>
            </w:r>
            <w:r w:rsidR="007926C6" w:rsidRPr="00EF796B">
              <w:rPr>
                <w:b/>
                <w:bCs/>
                <w:position w:val="7"/>
                <w:vertAlign w:val="superscript"/>
              </w:rPr>
              <w:t>-1</w:t>
            </w:r>
            <w:r w:rsidR="00AD0D96" w:rsidRPr="00EF796B">
              <w:rPr>
                <w:b/>
                <w:bCs/>
                <w:position w:val="7"/>
              </w:rPr>
              <w:t>)</w:t>
            </w:r>
          </w:p>
        </w:tc>
        <w:tc>
          <w:tcPr>
            <w:tcW w:w="1980" w:type="dxa"/>
            <w:tcBorders>
              <w:bottom w:val="single" w:sz="4" w:space="0" w:color="auto"/>
            </w:tcBorders>
            <w:noWrap/>
            <w:hideMark/>
          </w:tcPr>
          <w:p w14:paraId="44F9460D" w14:textId="77777777" w:rsidR="006349A3" w:rsidRPr="00334CFA" w:rsidRDefault="006349A3" w:rsidP="0014121E">
            <w:pPr>
              <w:jc w:val="both"/>
              <w:rPr>
                <w:rFonts w:cs="Times New Roman"/>
                <w:b/>
                <w:bCs/>
                <w:sz w:val="22"/>
                <w:szCs w:val="22"/>
              </w:rPr>
            </w:pPr>
            <w:r w:rsidRPr="00334CFA">
              <w:rPr>
                <w:rFonts w:cs="Times New Roman"/>
                <w:b/>
                <w:bCs/>
                <w:sz w:val="22"/>
                <w:szCs w:val="22"/>
              </w:rPr>
              <w:t>Σ</w:t>
            </w:r>
            <w:r w:rsidRPr="00EF796B">
              <w:rPr>
                <w:rFonts w:cs="Times New Roman"/>
                <w:b/>
                <w:bCs/>
                <w:i/>
                <w:iCs/>
                <w:sz w:val="22"/>
                <w:szCs w:val="22"/>
              </w:rPr>
              <w:t>E</w:t>
            </w:r>
            <w:r w:rsidRPr="00334CFA">
              <w:rPr>
                <w:rFonts w:cs="Times New Roman"/>
                <w:b/>
                <w:bCs/>
                <w:sz w:val="22"/>
                <w:szCs w:val="22"/>
                <w:vertAlign w:val="superscript"/>
              </w:rPr>
              <w:t>(2)</w:t>
            </w:r>
            <w:r w:rsidRPr="00334CFA">
              <w:rPr>
                <w:rFonts w:cs="Times New Roman"/>
                <w:b/>
                <w:bCs/>
                <w:sz w:val="22"/>
                <w:szCs w:val="22"/>
              </w:rPr>
              <w:t xml:space="preserve"> (kcal/mol)</w:t>
            </w:r>
          </w:p>
        </w:tc>
        <w:tc>
          <w:tcPr>
            <w:tcW w:w="900" w:type="dxa"/>
            <w:tcBorders>
              <w:bottom w:val="single" w:sz="4" w:space="0" w:color="auto"/>
            </w:tcBorders>
            <w:noWrap/>
            <w:hideMark/>
          </w:tcPr>
          <w:p w14:paraId="2A01347F" w14:textId="6085C9A0" w:rsidR="006349A3" w:rsidRPr="00334CFA" w:rsidRDefault="00675871" w:rsidP="0014121E">
            <w:pPr>
              <w:jc w:val="both"/>
              <w:rPr>
                <w:rFonts w:cs="Times New Roman"/>
                <w:b/>
                <w:bCs/>
                <w:sz w:val="22"/>
                <w:szCs w:val="22"/>
              </w:rPr>
            </w:pPr>
            <w:r w:rsidRPr="00EF796B">
              <w:rPr>
                <w:rFonts w:cs="Times New Roman"/>
                <w:b/>
                <w:bCs/>
                <w:i/>
                <w:iCs/>
                <w:sz w:val="22"/>
                <w:szCs w:val="22"/>
              </w:rPr>
              <w:t>q</w:t>
            </w:r>
            <w:r w:rsidRPr="00334CFA">
              <w:rPr>
                <w:rFonts w:cs="Times New Roman"/>
                <w:b/>
                <w:bCs/>
                <w:sz w:val="22"/>
                <w:szCs w:val="22"/>
                <w:vertAlign w:val="subscript"/>
              </w:rPr>
              <w:t>Zn</w:t>
            </w:r>
          </w:p>
        </w:tc>
        <w:tc>
          <w:tcPr>
            <w:tcW w:w="939" w:type="dxa"/>
            <w:tcBorders>
              <w:bottom w:val="single" w:sz="4" w:space="0" w:color="auto"/>
            </w:tcBorders>
            <w:noWrap/>
            <w:hideMark/>
          </w:tcPr>
          <w:p w14:paraId="0B47A277" w14:textId="4A31D1A0" w:rsidR="006349A3" w:rsidRPr="00334CFA" w:rsidRDefault="006349A3" w:rsidP="0014121E">
            <w:pPr>
              <w:jc w:val="both"/>
              <w:rPr>
                <w:rFonts w:cs="Times New Roman"/>
                <w:b/>
                <w:bCs/>
                <w:sz w:val="22"/>
                <w:szCs w:val="22"/>
              </w:rPr>
            </w:pPr>
            <w:r w:rsidRPr="00334CFA">
              <w:rPr>
                <w:rFonts w:cs="Times New Roman"/>
                <w:b/>
                <w:bCs/>
                <w:sz w:val="22"/>
                <w:szCs w:val="22"/>
              </w:rPr>
              <w:t>Δ%</w:t>
            </w:r>
            <w:r w:rsidRPr="00EF796B">
              <w:rPr>
                <w:rFonts w:cs="Times New Roman"/>
                <w:b/>
                <w:bCs/>
                <w:i/>
                <w:iCs/>
                <w:sz w:val="22"/>
                <w:szCs w:val="22"/>
              </w:rPr>
              <w:t>V</w:t>
            </w:r>
            <w:r w:rsidRPr="00334CFA">
              <w:rPr>
                <w:rFonts w:cs="Times New Roman"/>
                <w:b/>
                <w:bCs/>
                <w:sz w:val="22"/>
                <w:szCs w:val="22"/>
                <w:vertAlign w:val="subscript"/>
              </w:rPr>
              <w:t>bur</w:t>
            </w:r>
          </w:p>
        </w:tc>
      </w:tr>
      <w:tr w:rsidR="006349A3" w:rsidRPr="00334CFA" w14:paraId="672BCD41" w14:textId="77777777" w:rsidTr="00EF796B">
        <w:trPr>
          <w:trHeight w:val="300"/>
          <w:jc w:val="center"/>
        </w:trPr>
        <w:tc>
          <w:tcPr>
            <w:tcW w:w="1157" w:type="dxa"/>
            <w:tcBorders>
              <w:top w:val="single" w:sz="4" w:space="0" w:color="auto"/>
            </w:tcBorders>
            <w:noWrap/>
            <w:hideMark/>
          </w:tcPr>
          <w:p w14:paraId="177E7FFE" w14:textId="77777777" w:rsidR="006349A3" w:rsidRPr="00334CFA" w:rsidRDefault="006349A3" w:rsidP="0014121E">
            <w:pPr>
              <w:jc w:val="both"/>
              <w:rPr>
                <w:rFonts w:cs="Times New Roman"/>
                <w:sz w:val="22"/>
                <w:szCs w:val="22"/>
              </w:rPr>
            </w:pPr>
            <w:r w:rsidRPr="00334CFA">
              <w:rPr>
                <w:rFonts w:cs="Times New Roman"/>
                <w:sz w:val="22"/>
                <w:szCs w:val="22"/>
              </w:rPr>
              <w:t>Zn6a</w:t>
            </w:r>
          </w:p>
        </w:tc>
        <w:tc>
          <w:tcPr>
            <w:tcW w:w="2173" w:type="dxa"/>
            <w:tcBorders>
              <w:top w:val="single" w:sz="4" w:space="0" w:color="auto"/>
            </w:tcBorders>
            <w:noWrap/>
            <w:hideMark/>
          </w:tcPr>
          <w:p w14:paraId="6B00E95F" w14:textId="77777777" w:rsidR="006349A3" w:rsidRPr="00334CFA" w:rsidRDefault="006349A3" w:rsidP="003649BD">
            <w:pPr>
              <w:rPr>
                <w:rFonts w:cs="Times New Roman"/>
                <w:sz w:val="22"/>
                <w:szCs w:val="22"/>
              </w:rPr>
            </w:pPr>
            <w:r w:rsidRPr="00334CFA">
              <w:rPr>
                <w:rFonts w:cs="Times New Roman"/>
                <w:sz w:val="22"/>
                <w:szCs w:val="22"/>
              </w:rPr>
              <w:t>0</w:t>
            </w:r>
          </w:p>
        </w:tc>
        <w:tc>
          <w:tcPr>
            <w:tcW w:w="1980" w:type="dxa"/>
            <w:tcBorders>
              <w:top w:val="single" w:sz="4" w:space="0" w:color="auto"/>
            </w:tcBorders>
            <w:noWrap/>
            <w:hideMark/>
          </w:tcPr>
          <w:p w14:paraId="1D05C0E6" w14:textId="77777777" w:rsidR="006349A3" w:rsidRPr="00334CFA" w:rsidRDefault="006349A3" w:rsidP="003649BD">
            <w:pPr>
              <w:rPr>
                <w:rFonts w:cs="Times New Roman"/>
                <w:sz w:val="22"/>
                <w:szCs w:val="22"/>
              </w:rPr>
            </w:pPr>
            <w:r w:rsidRPr="00334CFA">
              <w:rPr>
                <w:rFonts w:cs="Times New Roman"/>
                <w:sz w:val="22"/>
                <w:szCs w:val="22"/>
              </w:rPr>
              <w:t>187</w:t>
            </w:r>
          </w:p>
        </w:tc>
        <w:tc>
          <w:tcPr>
            <w:tcW w:w="900" w:type="dxa"/>
            <w:tcBorders>
              <w:top w:val="single" w:sz="4" w:space="0" w:color="auto"/>
            </w:tcBorders>
            <w:noWrap/>
            <w:hideMark/>
          </w:tcPr>
          <w:p w14:paraId="00C5F3E0" w14:textId="77777777" w:rsidR="006349A3" w:rsidRPr="00334CFA" w:rsidRDefault="006349A3" w:rsidP="003649BD">
            <w:pPr>
              <w:rPr>
                <w:rFonts w:cs="Times New Roman"/>
                <w:sz w:val="22"/>
                <w:szCs w:val="22"/>
              </w:rPr>
            </w:pPr>
            <w:r w:rsidRPr="00334CFA">
              <w:rPr>
                <w:rFonts w:cs="Times New Roman"/>
                <w:sz w:val="22"/>
                <w:szCs w:val="22"/>
              </w:rPr>
              <w:t>1.69</w:t>
            </w:r>
          </w:p>
        </w:tc>
        <w:tc>
          <w:tcPr>
            <w:tcW w:w="939" w:type="dxa"/>
            <w:tcBorders>
              <w:top w:val="single" w:sz="4" w:space="0" w:color="auto"/>
            </w:tcBorders>
            <w:noWrap/>
            <w:hideMark/>
          </w:tcPr>
          <w:p w14:paraId="45299451" w14:textId="77777777" w:rsidR="006349A3" w:rsidRPr="00334CFA" w:rsidRDefault="006349A3" w:rsidP="003649BD">
            <w:pPr>
              <w:rPr>
                <w:rFonts w:cs="Times New Roman"/>
                <w:sz w:val="22"/>
                <w:szCs w:val="22"/>
              </w:rPr>
            </w:pPr>
            <w:r w:rsidRPr="00334CFA">
              <w:rPr>
                <w:rFonts w:cs="Times New Roman"/>
                <w:sz w:val="22"/>
                <w:szCs w:val="22"/>
              </w:rPr>
              <w:t>5.14</w:t>
            </w:r>
          </w:p>
        </w:tc>
      </w:tr>
      <w:tr w:rsidR="006349A3" w:rsidRPr="00334CFA" w14:paraId="168A3D4A" w14:textId="77777777" w:rsidTr="00EF796B">
        <w:trPr>
          <w:trHeight w:val="320"/>
          <w:jc w:val="center"/>
        </w:trPr>
        <w:tc>
          <w:tcPr>
            <w:tcW w:w="1157" w:type="dxa"/>
            <w:noWrap/>
            <w:hideMark/>
          </w:tcPr>
          <w:p w14:paraId="166E1626" w14:textId="77777777" w:rsidR="006349A3" w:rsidRPr="00334CFA" w:rsidRDefault="006349A3" w:rsidP="0014121E">
            <w:pPr>
              <w:jc w:val="both"/>
              <w:rPr>
                <w:rFonts w:cs="Times New Roman"/>
                <w:sz w:val="22"/>
                <w:szCs w:val="22"/>
              </w:rPr>
            </w:pPr>
            <w:r w:rsidRPr="00334CFA">
              <w:rPr>
                <w:rFonts w:cs="Times New Roman"/>
                <w:sz w:val="22"/>
                <w:szCs w:val="22"/>
              </w:rPr>
              <w:t>TPMA</w:t>
            </w:r>
          </w:p>
        </w:tc>
        <w:tc>
          <w:tcPr>
            <w:tcW w:w="2173" w:type="dxa"/>
            <w:noWrap/>
            <w:hideMark/>
          </w:tcPr>
          <w:p w14:paraId="185479FD" w14:textId="77777777" w:rsidR="006349A3" w:rsidRPr="00334CFA" w:rsidRDefault="006349A3" w:rsidP="003649BD">
            <w:pPr>
              <w:rPr>
                <w:rFonts w:cs="Times New Roman"/>
                <w:sz w:val="22"/>
                <w:szCs w:val="22"/>
              </w:rPr>
            </w:pPr>
            <w:r w:rsidRPr="00334CFA">
              <w:rPr>
                <w:rFonts w:cs="Times New Roman"/>
                <w:sz w:val="22"/>
                <w:szCs w:val="22"/>
              </w:rPr>
              <w:t>717</w:t>
            </w:r>
          </w:p>
        </w:tc>
        <w:tc>
          <w:tcPr>
            <w:tcW w:w="1980" w:type="dxa"/>
            <w:noWrap/>
            <w:hideMark/>
          </w:tcPr>
          <w:p w14:paraId="7BD88BA4" w14:textId="77777777" w:rsidR="006349A3" w:rsidRPr="00334CFA" w:rsidRDefault="006349A3" w:rsidP="003649BD">
            <w:pPr>
              <w:rPr>
                <w:rFonts w:cs="Times New Roman"/>
                <w:sz w:val="22"/>
                <w:szCs w:val="22"/>
              </w:rPr>
            </w:pPr>
            <w:r w:rsidRPr="00334CFA">
              <w:rPr>
                <w:rFonts w:cs="Times New Roman"/>
                <w:sz w:val="22"/>
                <w:szCs w:val="22"/>
              </w:rPr>
              <w:t>188</w:t>
            </w:r>
          </w:p>
        </w:tc>
        <w:tc>
          <w:tcPr>
            <w:tcW w:w="900" w:type="dxa"/>
            <w:noWrap/>
            <w:hideMark/>
          </w:tcPr>
          <w:p w14:paraId="3D71FD47" w14:textId="77777777" w:rsidR="006349A3" w:rsidRPr="00334CFA" w:rsidRDefault="006349A3" w:rsidP="003649BD">
            <w:pPr>
              <w:rPr>
                <w:rFonts w:cs="Times New Roman"/>
                <w:sz w:val="22"/>
                <w:szCs w:val="22"/>
              </w:rPr>
            </w:pPr>
            <w:r w:rsidRPr="00334CFA">
              <w:rPr>
                <w:rFonts w:cs="Times New Roman"/>
                <w:sz w:val="22"/>
                <w:szCs w:val="22"/>
              </w:rPr>
              <w:t>1.68</w:t>
            </w:r>
          </w:p>
        </w:tc>
        <w:tc>
          <w:tcPr>
            <w:tcW w:w="939" w:type="dxa"/>
            <w:noWrap/>
            <w:hideMark/>
          </w:tcPr>
          <w:p w14:paraId="590E5972" w14:textId="77777777" w:rsidR="006349A3" w:rsidRPr="00334CFA" w:rsidRDefault="006349A3" w:rsidP="003649BD">
            <w:pPr>
              <w:rPr>
                <w:rFonts w:cs="Times New Roman"/>
                <w:sz w:val="22"/>
                <w:szCs w:val="22"/>
              </w:rPr>
            </w:pPr>
            <w:r w:rsidRPr="00334CFA">
              <w:rPr>
                <w:rFonts w:cs="Times New Roman"/>
                <w:sz w:val="22"/>
                <w:szCs w:val="22"/>
              </w:rPr>
              <w:t>3.37</w:t>
            </w:r>
          </w:p>
        </w:tc>
      </w:tr>
      <w:tr w:rsidR="006349A3" w:rsidRPr="00334CFA" w14:paraId="4203B43B" w14:textId="77777777" w:rsidTr="00EF796B">
        <w:trPr>
          <w:trHeight w:val="300"/>
          <w:jc w:val="center"/>
        </w:trPr>
        <w:tc>
          <w:tcPr>
            <w:tcW w:w="1157" w:type="dxa"/>
            <w:noWrap/>
            <w:hideMark/>
          </w:tcPr>
          <w:p w14:paraId="505DEF50" w14:textId="77777777" w:rsidR="006349A3" w:rsidRPr="00334CFA" w:rsidRDefault="006349A3" w:rsidP="0014121E">
            <w:pPr>
              <w:jc w:val="both"/>
              <w:rPr>
                <w:rFonts w:cs="Times New Roman"/>
                <w:sz w:val="22"/>
                <w:szCs w:val="22"/>
              </w:rPr>
            </w:pPr>
            <w:r w:rsidRPr="00334CFA">
              <w:rPr>
                <w:rFonts w:cs="Times New Roman"/>
                <w:sz w:val="22"/>
                <w:szCs w:val="22"/>
              </w:rPr>
              <w:t>TPMA2</w:t>
            </w:r>
          </w:p>
        </w:tc>
        <w:tc>
          <w:tcPr>
            <w:tcW w:w="2173" w:type="dxa"/>
            <w:noWrap/>
            <w:hideMark/>
          </w:tcPr>
          <w:p w14:paraId="3EB2A914" w14:textId="77777777" w:rsidR="006349A3" w:rsidRPr="00334CFA" w:rsidRDefault="006349A3" w:rsidP="003649BD">
            <w:pPr>
              <w:rPr>
                <w:rFonts w:cs="Times New Roman"/>
                <w:sz w:val="22"/>
                <w:szCs w:val="22"/>
              </w:rPr>
            </w:pPr>
            <w:r w:rsidRPr="00334CFA">
              <w:rPr>
                <w:rFonts w:cs="Times New Roman"/>
                <w:sz w:val="22"/>
                <w:szCs w:val="22"/>
              </w:rPr>
              <w:t>735</w:t>
            </w:r>
          </w:p>
        </w:tc>
        <w:tc>
          <w:tcPr>
            <w:tcW w:w="1980" w:type="dxa"/>
            <w:noWrap/>
            <w:hideMark/>
          </w:tcPr>
          <w:p w14:paraId="670D3603" w14:textId="77777777" w:rsidR="006349A3" w:rsidRPr="00334CFA" w:rsidRDefault="006349A3" w:rsidP="003649BD">
            <w:pPr>
              <w:rPr>
                <w:rFonts w:cs="Times New Roman"/>
                <w:sz w:val="22"/>
                <w:szCs w:val="22"/>
              </w:rPr>
            </w:pPr>
            <w:r w:rsidRPr="00334CFA">
              <w:rPr>
                <w:rFonts w:cs="Times New Roman"/>
                <w:sz w:val="22"/>
                <w:szCs w:val="22"/>
              </w:rPr>
              <w:t>185</w:t>
            </w:r>
          </w:p>
        </w:tc>
        <w:tc>
          <w:tcPr>
            <w:tcW w:w="900" w:type="dxa"/>
            <w:noWrap/>
            <w:hideMark/>
          </w:tcPr>
          <w:p w14:paraId="00DDF174" w14:textId="77777777" w:rsidR="006349A3" w:rsidRPr="00334CFA" w:rsidRDefault="006349A3" w:rsidP="003649BD">
            <w:pPr>
              <w:rPr>
                <w:rFonts w:cs="Times New Roman"/>
                <w:sz w:val="22"/>
                <w:szCs w:val="22"/>
              </w:rPr>
            </w:pPr>
            <w:r w:rsidRPr="00334CFA">
              <w:rPr>
                <w:rFonts w:cs="Times New Roman"/>
                <w:sz w:val="22"/>
                <w:szCs w:val="22"/>
              </w:rPr>
              <w:t>1.66</w:t>
            </w:r>
          </w:p>
        </w:tc>
        <w:tc>
          <w:tcPr>
            <w:tcW w:w="939" w:type="dxa"/>
            <w:noWrap/>
            <w:hideMark/>
          </w:tcPr>
          <w:p w14:paraId="5D8492E1" w14:textId="77777777" w:rsidR="006349A3" w:rsidRPr="00334CFA" w:rsidRDefault="006349A3" w:rsidP="003649BD">
            <w:pPr>
              <w:rPr>
                <w:rFonts w:cs="Times New Roman"/>
                <w:sz w:val="22"/>
                <w:szCs w:val="22"/>
              </w:rPr>
            </w:pPr>
            <w:r w:rsidRPr="00334CFA">
              <w:rPr>
                <w:rFonts w:cs="Times New Roman"/>
                <w:sz w:val="22"/>
                <w:szCs w:val="22"/>
              </w:rPr>
              <w:t>2.93</w:t>
            </w:r>
          </w:p>
        </w:tc>
      </w:tr>
      <w:tr w:rsidR="006349A3" w:rsidRPr="00334CFA" w14:paraId="43426933" w14:textId="77777777" w:rsidTr="00EF796B">
        <w:trPr>
          <w:trHeight w:val="300"/>
          <w:jc w:val="center"/>
        </w:trPr>
        <w:tc>
          <w:tcPr>
            <w:tcW w:w="1157" w:type="dxa"/>
            <w:noWrap/>
            <w:hideMark/>
          </w:tcPr>
          <w:p w14:paraId="23260F5B" w14:textId="77777777" w:rsidR="006349A3" w:rsidRPr="00334CFA" w:rsidRDefault="006349A3" w:rsidP="0014121E">
            <w:pPr>
              <w:jc w:val="both"/>
              <w:rPr>
                <w:rFonts w:cs="Times New Roman"/>
                <w:sz w:val="22"/>
                <w:szCs w:val="22"/>
              </w:rPr>
            </w:pPr>
            <w:r w:rsidRPr="00334CFA">
              <w:rPr>
                <w:rFonts w:cs="Times New Roman"/>
                <w:sz w:val="22"/>
                <w:szCs w:val="22"/>
              </w:rPr>
              <w:t>c</w:t>
            </w:r>
          </w:p>
        </w:tc>
        <w:tc>
          <w:tcPr>
            <w:tcW w:w="2173" w:type="dxa"/>
            <w:noWrap/>
            <w:hideMark/>
          </w:tcPr>
          <w:p w14:paraId="0627DA52" w14:textId="77777777" w:rsidR="006349A3" w:rsidRPr="00334CFA" w:rsidRDefault="006349A3" w:rsidP="003649BD">
            <w:pPr>
              <w:rPr>
                <w:rFonts w:cs="Times New Roman"/>
                <w:sz w:val="22"/>
                <w:szCs w:val="22"/>
              </w:rPr>
            </w:pPr>
            <w:r w:rsidRPr="00334CFA">
              <w:rPr>
                <w:rFonts w:cs="Times New Roman"/>
                <w:sz w:val="22"/>
                <w:szCs w:val="22"/>
              </w:rPr>
              <w:t>290</w:t>
            </w:r>
          </w:p>
        </w:tc>
        <w:tc>
          <w:tcPr>
            <w:tcW w:w="1980" w:type="dxa"/>
            <w:noWrap/>
            <w:hideMark/>
          </w:tcPr>
          <w:p w14:paraId="41EF4179" w14:textId="77777777" w:rsidR="006349A3" w:rsidRPr="00334CFA" w:rsidRDefault="006349A3" w:rsidP="003649BD">
            <w:pPr>
              <w:rPr>
                <w:rFonts w:cs="Times New Roman"/>
                <w:sz w:val="22"/>
                <w:szCs w:val="22"/>
              </w:rPr>
            </w:pPr>
            <w:r w:rsidRPr="00334CFA">
              <w:rPr>
                <w:rFonts w:cs="Times New Roman"/>
                <w:sz w:val="22"/>
                <w:szCs w:val="22"/>
              </w:rPr>
              <w:t>198</w:t>
            </w:r>
          </w:p>
        </w:tc>
        <w:tc>
          <w:tcPr>
            <w:tcW w:w="900" w:type="dxa"/>
            <w:noWrap/>
            <w:hideMark/>
          </w:tcPr>
          <w:p w14:paraId="12AF95F4" w14:textId="77777777" w:rsidR="006349A3" w:rsidRPr="00334CFA" w:rsidRDefault="006349A3" w:rsidP="003649BD">
            <w:pPr>
              <w:rPr>
                <w:rFonts w:cs="Times New Roman"/>
                <w:sz w:val="22"/>
                <w:szCs w:val="22"/>
              </w:rPr>
            </w:pPr>
            <w:r w:rsidRPr="00334CFA">
              <w:rPr>
                <w:rFonts w:cs="Times New Roman"/>
                <w:sz w:val="22"/>
                <w:szCs w:val="22"/>
              </w:rPr>
              <w:t>1.67</w:t>
            </w:r>
          </w:p>
        </w:tc>
        <w:tc>
          <w:tcPr>
            <w:tcW w:w="939" w:type="dxa"/>
            <w:noWrap/>
            <w:hideMark/>
          </w:tcPr>
          <w:p w14:paraId="751860B1" w14:textId="77777777" w:rsidR="006349A3" w:rsidRPr="00334CFA" w:rsidRDefault="006349A3" w:rsidP="003649BD">
            <w:pPr>
              <w:rPr>
                <w:rFonts w:cs="Times New Roman"/>
                <w:sz w:val="22"/>
                <w:szCs w:val="22"/>
              </w:rPr>
            </w:pPr>
            <w:r w:rsidRPr="00334CFA">
              <w:rPr>
                <w:rFonts w:cs="Times New Roman"/>
                <w:sz w:val="22"/>
                <w:szCs w:val="22"/>
              </w:rPr>
              <w:t>-2.84</w:t>
            </w:r>
          </w:p>
        </w:tc>
      </w:tr>
      <w:tr w:rsidR="006349A3" w:rsidRPr="00334CFA" w14:paraId="54EE234F" w14:textId="77777777" w:rsidTr="00EF796B">
        <w:trPr>
          <w:trHeight w:val="300"/>
          <w:jc w:val="center"/>
        </w:trPr>
        <w:tc>
          <w:tcPr>
            <w:tcW w:w="1157" w:type="dxa"/>
            <w:noWrap/>
            <w:hideMark/>
          </w:tcPr>
          <w:p w14:paraId="65CAAFF4" w14:textId="77777777" w:rsidR="006349A3" w:rsidRPr="00334CFA" w:rsidRDefault="006349A3" w:rsidP="0014121E">
            <w:pPr>
              <w:jc w:val="both"/>
              <w:rPr>
                <w:rFonts w:cs="Times New Roman"/>
                <w:sz w:val="22"/>
                <w:szCs w:val="22"/>
              </w:rPr>
            </w:pPr>
            <w:r w:rsidRPr="00334CFA">
              <w:rPr>
                <w:rFonts w:cs="Times New Roman"/>
                <w:sz w:val="22"/>
                <w:szCs w:val="22"/>
              </w:rPr>
              <w:t>Zn6c</w:t>
            </w:r>
          </w:p>
        </w:tc>
        <w:tc>
          <w:tcPr>
            <w:tcW w:w="2173" w:type="dxa"/>
            <w:noWrap/>
            <w:hideMark/>
          </w:tcPr>
          <w:p w14:paraId="2BCD0918" w14:textId="77777777" w:rsidR="006349A3" w:rsidRPr="00334CFA" w:rsidRDefault="006349A3" w:rsidP="003649BD">
            <w:pPr>
              <w:rPr>
                <w:rFonts w:cs="Times New Roman"/>
                <w:sz w:val="22"/>
                <w:szCs w:val="22"/>
              </w:rPr>
            </w:pPr>
            <w:r w:rsidRPr="00334CFA">
              <w:rPr>
                <w:rFonts w:cs="Times New Roman"/>
                <w:sz w:val="22"/>
                <w:szCs w:val="22"/>
              </w:rPr>
              <w:t>832</w:t>
            </w:r>
          </w:p>
        </w:tc>
        <w:tc>
          <w:tcPr>
            <w:tcW w:w="1980" w:type="dxa"/>
            <w:noWrap/>
            <w:hideMark/>
          </w:tcPr>
          <w:p w14:paraId="73E2B54F" w14:textId="77777777" w:rsidR="006349A3" w:rsidRPr="00334CFA" w:rsidRDefault="006349A3" w:rsidP="003649BD">
            <w:pPr>
              <w:rPr>
                <w:rFonts w:cs="Times New Roman"/>
                <w:sz w:val="22"/>
                <w:szCs w:val="22"/>
              </w:rPr>
            </w:pPr>
            <w:r w:rsidRPr="00334CFA">
              <w:rPr>
                <w:rFonts w:cs="Times New Roman"/>
                <w:sz w:val="22"/>
                <w:szCs w:val="22"/>
              </w:rPr>
              <w:t>164</w:t>
            </w:r>
          </w:p>
        </w:tc>
        <w:tc>
          <w:tcPr>
            <w:tcW w:w="900" w:type="dxa"/>
            <w:noWrap/>
            <w:hideMark/>
          </w:tcPr>
          <w:p w14:paraId="5B527E80" w14:textId="77777777" w:rsidR="006349A3" w:rsidRPr="00334CFA" w:rsidRDefault="006349A3" w:rsidP="003649BD">
            <w:pPr>
              <w:rPr>
                <w:rFonts w:cs="Times New Roman"/>
                <w:sz w:val="22"/>
                <w:szCs w:val="22"/>
              </w:rPr>
            </w:pPr>
            <w:r w:rsidRPr="00334CFA">
              <w:rPr>
                <w:rFonts w:cs="Times New Roman"/>
                <w:sz w:val="22"/>
                <w:szCs w:val="22"/>
              </w:rPr>
              <w:t>1.77</w:t>
            </w:r>
          </w:p>
        </w:tc>
        <w:tc>
          <w:tcPr>
            <w:tcW w:w="939" w:type="dxa"/>
            <w:noWrap/>
            <w:hideMark/>
          </w:tcPr>
          <w:p w14:paraId="06CBD66F" w14:textId="77777777" w:rsidR="006349A3" w:rsidRPr="00334CFA" w:rsidRDefault="006349A3" w:rsidP="003649BD">
            <w:pPr>
              <w:rPr>
                <w:rFonts w:cs="Times New Roman"/>
                <w:sz w:val="22"/>
                <w:szCs w:val="22"/>
              </w:rPr>
            </w:pPr>
            <w:r w:rsidRPr="00334CFA">
              <w:rPr>
                <w:rFonts w:cs="Times New Roman"/>
                <w:sz w:val="22"/>
                <w:szCs w:val="22"/>
              </w:rPr>
              <w:t>2.94</w:t>
            </w:r>
          </w:p>
        </w:tc>
      </w:tr>
      <w:tr w:rsidR="006349A3" w:rsidRPr="00334CFA" w14:paraId="1271E73E" w14:textId="77777777" w:rsidTr="00EF796B">
        <w:trPr>
          <w:trHeight w:val="300"/>
          <w:jc w:val="center"/>
        </w:trPr>
        <w:tc>
          <w:tcPr>
            <w:tcW w:w="1157" w:type="dxa"/>
            <w:noWrap/>
            <w:hideMark/>
          </w:tcPr>
          <w:p w14:paraId="4ECD7660" w14:textId="77777777" w:rsidR="006349A3" w:rsidRPr="00334CFA" w:rsidRDefault="006349A3" w:rsidP="0014121E">
            <w:pPr>
              <w:jc w:val="both"/>
              <w:rPr>
                <w:rFonts w:cs="Times New Roman"/>
                <w:sz w:val="22"/>
                <w:szCs w:val="22"/>
              </w:rPr>
            </w:pPr>
            <w:r w:rsidRPr="00334CFA">
              <w:rPr>
                <w:rFonts w:cs="Times New Roman"/>
                <w:sz w:val="22"/>
                <w:szCs w:val="22"/>
              </w:rPr>
              <w:t>Zn6b</w:t>
            </w:r>
          </w:p>
        </w:tc>
        <w:tc>
          <w:tcPr>
            <w:tcW w:w="2173" w:type="dxa"/>
            <w:noWrap/>
            <w:hideMark/>
          </w:tcPr>
          <w:p w14:paraId="3B431133" w14:textId="77777777" w:rsidR="006349A3" w:rsidRPr="00334CFA" w:rsidRDefault="006349A3" w:rsidP="003649BD">
            <w:pPr>
              <w:rPr>
                <w:rFonts w:cs="Times New Roman"/>
                <w:sz w:val="22"/>
                <w:szCs w:val="22"/>
              </w:rPr>
            </w:pPr>
            <w:r w:rsidRPr="00334CFA">
              <w:rPr>
                <w:rFonts w:cs="Times New Roman"/>
                <w:sz w:val="22"/>
                <w:szCs w:val="22"/>
              </w:rPr>
              <w:t>0</w:t>
            </w:r>
          </w:p>
        </w:tc>
        <w:tc>
          <w:tcPr>
            <w:tcW w:w="1980" w:type="dxa"/>
            <w:noWrap/>
            <w:hideMark/>
          </w:tcPr>
          <w:p w14:paraId="16F7A094" w14:textId="77777777" w:rsidR="006349A3" w:rsidRPr="00334CFA" w:rsidRDefault="006349A3" w:rsidP="003649BD">
            <w:pPr>
              <w:rPr>
                <w:rFonts w:cs="Times New Roman"/>
                <w:sz w:val="22"/>
                <w:szCs w:val="22"/>
              </w:rPr>
            </w:pPr>
            <w:r w:rsidRPr="00334CFA">
              <w:rPr>
                <w:rFonts w:cs="Times New Roman"/>
                <w:sz w:val="22"/>
                <w:szCs w:val="22"/>
              </w:rPr>
              <w:t>190</w:t>
            </w:r>
          </w:p>
        </w:tc>
        <w:tc>
          <w:tcPr>
            <w:tcW w:w="900" w:type="dxa"/>
            <w:noWrap/>
            <w:hideMark/>
          </w:tcPr>
          <w:p w14:paraId="34D81972" w14:textId="77777777" w:rsidR="006349A3" w:rsidRPr="00334CFA" w:rsidRDefault="006349A3" w:rsidP="003649BD">
            <w:pPr>
              <w:rPr>
                <w:rFonts w:cs="Times New Roman"/>
                <w:sz w:val="22"/>
                <w:szCs w:val="22"/>
              </w:rPr>
            </w:pPr>
            <w:r w:rsidRPr="00334CFA">
              <w:rPr>
                <w:rFonts w:cs="Times New Roman"/>
                <w:sz w:val="22"/>
                <w:szCs w:val="22"/>
              </w:rPr>
              <w:t>1.67</w:t>
            </w:r>
          </w:p>
        </w:tc>
        <w:tc>
          <w:tcPr>
            <w:tcW w:w="939" w:type="dxa"/>
            <w:noWrap/>
            <w:hideMark/>
          </w:tcPr>
          <w:p w14:paraId="6154EF6C" w14:textId="77777777" w:rsidR="006349A3" w:rsidRPr="00334CFA" w:rsidRDefault="006349A3" w:rsidP="003649BD">
            <w:pPr>
              <w:rPr>
                <w:rFonts w:cs="Times New Roman"/>
                <w:sz w:val="22"/>
                <w:szCs w:val="22"/>
              </w:rPr>
            </w:pPr>
            <w:r w:rsidRPr="00334CFA">
              <w:rPr>
                <w:rFonts w:cs="Times New Roman"/>
                <w:sz w:val="22"/>
                <w:szCs w:val="22"/>
              </w:rPr>
              <w:t>5.29</w:t>
            </w:r>
          </w:p>
        </w:tc>
      </w:tr>
      <w:tr w:rsidR="006349A3" w:rsidRPr="00334CFA" w14:paraId="18B3CD1E" w14:textId="77777777" w:rsidTr="00EF796B">
        <w:trPr>
          <w:trHeight w:val="300"/>
          <w:jc w:val="center"/>
        </w:trPr>
        <w:tc>
          <w:tcPr>
            <w:tcW w:w="1157" w:type="dxa"/>
            <w:noWrap/>
            <w:hideMark/>
          </w:tcPr>
          <w:p w14:paraId="36C0E34E" w14:textId="77777777" w:rsidR="006349A3" w:rsidRPr="00334CFA" w:rsidRDefault="006349A3" w:rsidP="0014121E">
            <w:pPr>
              <w:jc w:val="both"/>
              <w:rPr>
                <w:rFonts w:cs="Times New Roman"/>
                <w:sz w:val="22"/>
                <w:szCs w:val="22"/>
              </w:rPr>
            </w:pPr>
            <w:r w:rsidRPr="00334CFA">
              <w:rPr>
                <w:rFonts w:cs="Times New Roman"/>
                <w:sz w:val="22"/>
                <w:szCs w:val="22"/>
              </w:rPr>
              <w:t>M3</w:t>
            </w:r>
          </w:p>
        </w:tc>
        <w:tc>
          <w:tcPr>
            <w:tcW w:w="2173" w:type="dxa"/>
            <w:noWrap/>
            <w:hideMark/>
          </w:tcPr>
          <w:p w14:paraId="20DD0081" w14:textId="77777777" w:rsidR="006349A3" w:rsidRPr="00334CFA" w:rsidRDefault="006349A3" w:rsidP="003649BD">
            <w:pPr>
              <w:rPr>
                <w:rFonts w:cs="Times New Roman"/>
                <w:sz w:val="22"/>
                <w:szCs w:val="22"/>
              </w:rPr>
            </w:pPr>
            <w:r w:rsidRPr="00334CFA">
              <w:rPr>
                <w:rFonts w:cs="Times New Roman"/>
                <w:sz w:val="22"/>
                <w:szCs w:val="22"/>
              </w:rPr>
              <w:t>495</w:t>
            </w:r>
          </w:p>
        </w:tc>
        <w:tc>
          <w:tcPr>
            <w:tcW w:w="1980" w:type="dxa"/>
            <w:noWrap/>
            <w:hideMark/>
          </w:tcPr>
          <w:p w14:paraId="59690E2F" w14:textId="77777777" w:rsidR="006349A3" w:rsidRPr="00334CFA" w:rsidRDefault="006349A3" w:rsidP="003649BD">
            <w:pPr>
              <w:rPr>
                <w:rFonts w:cs="Times New Roman"/>
                <w:sz w:val="22"/>
                <w:szCs w:val="22"/>
              </w:rPr>
            </w:pPr>
            <w:r w:rsidRPr="00334CFA">
              <w:rPr>
                <w:rFonts w:cs="Times New Roman"/>
                <w:sz w:val="22"/>
                <w:szCs w:val="22"/>
              </w:rPr>
              <w:t>189</w:t>
            </w:r>
          </w:p>
        </w:tc>
        <w:tc>
          <w:tcPr>
            <w:tcW w:w="900" w:type="dxa"/>
            <w:noWrap/>
            <w:hideMark/>
          </w:tcPr>
          <w:p w14:paraId="2E51F931" w14:textId="77777777" w:rsidR="006349A3" w:rsidRPr="00334CFA" w:rsidRDefault="006349A3" w:rsidP="003649BD">
            <w:pPr>
              <w:rPr>
                <w:rFonts w:cs="Times New Roman"/>
                <w:sz w:val="22"/>
                <w:szCs w:val="22"/>
              </w:rPr>
            </w:pPr>
            <w:r w:rsidRPr="00334CFA">
              <w:rPr>
                <w:rFonts w:cs="Times New Roman"/>
                <w:sz w:val="22"/>
                <w:szCs w:val="22"/>
              </w:rPr>
              <w:t>1.67</w:t>
            </w:r>
          </w:p>
        </w:tc>
        <w:tc>
          <w:tcPr>
            <w:tcW w:w="939" w:type="dxa"/>
            <w:noWrap/>
            <w:hideMark/>
          </w:tcPr>
          <w:p w14:paraId="19D197A8" w14:textId="77777777" w:rsidR="006349A3" w:rsidRPr="00334CFA" w:rsidRDefault="006349A3" w:rsidP="003649BD">
            <w:pPr>
              <w:rPr>
                <w:rFonts w:cs="Times New Roman"/>
                <w:sz w:val="22"/>
                <w:szCs w:val="22"/>
              </w:rPr>
            </w:pPr>
            <w:r w:rsidRPr="00334CFA">
              <w:rPr>
                <w:rFonts w:cs="Times New Roman"/>
                <w:sz w:val="22"/>
                <w:szCs w:val="22"/>
              </w:rPr>
              <w:t>2.09</w:t>
            </w:r>
          </w:p>
        </w:tc>
      </w:tr>
      <w:tr w:rsidR="006349A3" w:rsidRPr="00334CFA" w14:paraId="1C505C3E" w14:textId="77777777" w:rsidTr="00EF796B">
        <w:trPr>
          <w:trHeight w:val="320"/>
          <w:jc w:val="center"/>
        </w:trPr>
        <w:tc>
          <w:tcPr>
            <w:tcW w:w="1157" w:type="dxa"/>
            <w:noWrap/>
            <w:hideMark/>
          </w:tcPr>
          <w:p w14:paraId="44D0BD82" w14:textId="77777777" w:rsidR="006349A3" w:rsidRPr="00334CFA" w:rsidRDefault="006349A3" w:rsidP="0014121E">
            <w:pPr>
              <w:jc w:val="both"/>
              <w:rPr>
                <w:rFonts w:cs="Times New Roman"/>
                <w:sz w:val="22"/>
                <w:szCs w:val="22"/>
              </w:rPr>
            </w:pPr>
            <w:r w:rsidRPr="00334CFA">
              <w:rPr>
                <w:rFonts w:cs="Times New Roman"/>
                <w:sz w:val="22"/>
                <w:szCs w:val="22"/>
              </w:rPr>
              <w:t>M1</w:t>
            </w:r>
          </w:p>
        </w:tc>
        <w:tc>
          <w:tcPr>
            <w:tcW w:w="2173" w:type="dxa"/>
            <w:noWrap/>
            <w:hideMark/>
          </w:tcPr>
          <w:p w14:paraId="1702F441" w14:textId="77777777" w:rsidR="006349A3" w:rsidRPr="00334CFA" w:rsidRDefault="006349A3" w:rsidP="003649BD">
            <w:pPr>
              <w:rPr>
                <w:rFonts w:cs="Times New Roman"/>
                <w:sz w:val="22"/>
                <w:szCs w:val="22"/>
              </w:rPr>
            </w:pPr>
            <w:r w:rsidRPr="00334CFA">
              <w:rPr>
                <w:rFonts w:cs="Times New Roman"/>
                <w:sz w:val="22"/>
                <w:szCs w:val="22"/>
              </w:rPr>
              <w:t>614</w:t>
            </w:r>
          </w:p>
        </w:tc>
        <w:tc>
          <w:tcPr>
            <w:tcW w:w="1980" w:type="dxa"/>
            <w:noWrap/>
            <w:hideMark/>
          </w:tcPr>
          <w:p w14:paraId="676114CA" w14:textId="77777777" w:rsidR="006349A3" w:rsidRPr="00334CFA" w:rsidRDefault="006349A3" w:rsidP="003649BD">
            <w:pPr>
              <w:rPr>
                <w:rFonts w:cs="Times New Roman"/>
                <w:sz w:val="22"/>
                <w:szCs w:val="22"/>
              </w:rPr>
            </w:pPr>
            <w:r w:rsidRPr="00334CFA">
              <w:rPr>
                <w:rFonts w:cs="Times New Roman"/>
                <w:sz w:val="22"/>
                <w:szCs w:val="22"/>
              </w:rPr>
              <w:t>190</w:t>
            </w:r>
          </w:p>
        </w:tc>
        <w:tc>
          <w:tcPr>
            <w:tcW w:w="900" w:type="dxa"/>
            <w:noWrap/>
            <w:hideMark/>
          </w:tcPr>
          <w:p w14:paraId="1267658C" w14:textId="77777777" w:rsidR="006349A3" w:rsidRPr="00334CFA" w:rsidRDefault="006349A3" w:rsidP="003649BD">
            <w:pPr>
              <w:rPr>
                <w:rFonts w:cs="Times New Roman"/>
                <w:sz w:val="22"/>
                <w:szCs w:val="22"/>
              </w:rPr>
            </w:pPr>
            <w:r w:rsidRPr="00334CFA">
              <w:rPr>
                <w:rFonts w:cs="Times New Roman"/>
                <w:sz w:val="22"/>
                <w:szCs w:val="22"/>
              </w:rPr>
              <w:t>1.66</w:t>
            </w:r>
          </w:p>
        </w:tc>
        <w:tc>
          <w:tcPr>
            <w:tcW w:w="939" w:type="dxa"/>
            <w:noWrap/>
            <w:hideMark/>
          </w:tcPr>
          <w:p w14:paraId="23AF6F5F" w14:textId="77777777" w:rsidR="006349A3" w:rsidRPr="00334CFA" w:rsidRDefault="006349A3" w:rsidP="003649BD">
            <w:pPr>
              <w:rPr>
                <w:rFonts w:cs="Times New Roman"/>
                <w:sz w:val="22"/>
                <w:szCs w:val="22"/>
              </w:rPr>
            </w:pPr>
            <w:r w:rsidRPr="00334CFA">
              <w:rPr>
                <w:rFonts w:cs="Times New Roman"/>
                <w:sz w:val="22"/>
                <w:szCs w:val="22"/>
              </w:rPr>
              <w:t>3.07</w:t>
            </w:r>
          </w:p>
        </w:tc>
      </w:tr>
      <w:tr w:rsidR="006349A3" w:rsidRPr="00334CFA" w14:paraId="15D92E03" w14:textId="77777777" w:rsidTr="00EF796B">
        <w:trPr>
          <w:trHeight w:val="300"/>
          <w:jc w:val="center"/>
        </w:trPr>
        <w:tc>
          <w:tcPr>
            <w:tcW w:w="1157" w:type="dxa"/>
            <w:noWrap/>
            <w:hideMark/>
          </w:tcPr>
          <w:p w14:paraId="51EF6A00" w14:textId="77777777" w:rsidR="006349A3" w:rsidRPr="00334CFA" w:rsidRDefault="006349A3" w:rsidP="0014121E">
            <w:pPr>
              <w:jc w:val="both"/>
              <w:rPr>
                <w:rFonts w:cs="Times New Roman"/>
                <w:sz w:val="22"/>
                <w:szCs w:val="22"/>
              </w:rPr>
            </w:pPr>
            <w:r w:rsidRPr="00334CFA">
              <w:rPr>
                <w:rFonts w:cs="Times New Roman"/>
                <w:sz w:val="22"/>
                <w:szCs w:val="22"/>
              </w:rPr>
              <w:t>Zn8a</w:t>
            </w:r>
          </w:p>
        </w:tc>
        <w:tc>
          <w:tcPr>
            <w:tcW w:w="2173" w:type="dxa"/>
            <w:noWrap/>
            <w:hideMark/>
          </w:tcPr>
          <w:p w14:paraId="68C253AB" w14:textId="77777777" w:rsidR="006349A3" w:rsidRPr="00334CFA" w:rsidRDefault="006349A3" w:rsidP="003649BD">
            <w:pPr>
              <w:rPr>
                <w:rFonts w:cs="Times New Roman"/>
                <w:sz w:val="22"/>
                <w:szCs w:val="22"/>
              </w:rPr>
            </w:pPr>
            <w:r w:rsidRPr="00334CFA">
              <w:rPr>
                <w:rFonts w:cs="Times New Roman"/>
                <w:sz w:val="22"/>
                <w:szCs w:val="22"/>
              </w:rPr>
              <w:t>0</w:t>
            </w:r>
          </w:p>
        </w:tc>
        <w:tc>
          <w:tcPr>
            <w:tcW w:w="1980" w:type="dxa"/>
            <w:noWrap/>
            <w:hideMark/>
          </w:tcPr>
          <w:p w14:paraId="0210C6E1" w14:textId="77777777" w:rsidR="006349A3" w:rsidRPr="00334CFA" w:rsidRDefault="006349A3" w:rsidP="003649BD">
            <w:pPr>
              <w:rPr>
                <w:rFonts w:cs="Times New Roman"/>
                <w:sz w:val="22"/>
                <w:szCs w:val="22"/>
              </w:rPr>
            </w:pPr>
            <w:r w:rsidRPr="00334CFA">
              <w:rPr>
                <w:rFonts w:cs="Times New Roman"/>
                <w:sz w:val="22"/>
                <w:szCs w:val="22"/>
              </w:rPr>
              <w:t>172</w:t>
            </w:r>
          </w:p>
        </w:tc>
        <w:tc>
          <w:tcPr>
            <w:tcW w:w="900" w:type="dxa"/>
            <w:noWrap/>
            <w:hideMark/>
          </w:tcPr>
          <w:p w14:paraId="58AA4D99" w14:textId="77777777" w:rsidR="006349A3" w:rsidRPr="00334CFA" w:rsidRDefault="006349A3" w:rsidP="003649BD">
            <w:pPr>
              <w:rPr>
                <w:rFonts w:cs="Times New Roman"/>
                <w:sz w:val="22"/>
                <w:szCs w:val="22"/>
              </w:rPr>
            </w:pPr>
            <w:r w:rsidRPr="00334CFA">
              <w:rPr>
                <w:rFonts w:cs="Times New Roman"/>
                <w:sz w:val="22"/>
                <w:szCs w:val="22"/>
              </w:rPr>
              <w:t>1.76</w:t>
            </w:r>
          </w:p>
        </w:tc>
        <w:tc>
          <w:tcPr>
            <w:tcW w:w="939" w:type="dxa"/>
            <w:noWrap/>
            <w:hideMark/>
          </w:tcPr>
          <w:p w14:paraId="186FD8B4" w14:textId="77777777" w:rsidR="006349A3" w:rsidRPr="00334CFA" w:rsidRDefault="006349A3" w:rsidP="003649BD">
            <w:pPr>
              <w:rPr>
                <w:rFonts w:cs="Times New Roman"/>
                <w:sz w:val="22"/>
                <w:szCs w:val="22"/>
              </w:rPr>
            </w:pPr>
            <w:r w:rsidRPr="00334CFA">
              <w:rPr>
                <w:rFonts w:cs="Times New Roman"/>
                <w:sz w:val="22"/>
                <w:szCs w:val="22"/>
              </w:rPr>
              <w:t>6.43</w:t>
            </w:r>
          </w:p>
        </w:tc>
      </w:tr>
      <w:tr w:rsidR="006349A3" w:rsidRPr="00334CFA" w14:paraId="733594C4" w14:textId="77777777" w:rsidTr="00EF796B">
        <w:trPr>
          <w:trHeight w:val="320"/>
          <w:jc w:val="center"/>
        </w:trPr>
        <w:tc>
          <w:tcPr>
            <w:tcW w:w="1157" w:type="dxa"/>
            <w:noWrap/>
            <w:hideMark/>
          </w:tcPr>
          <w:p w14:paraId="47C6DA8B" w14:textId="77777777" w:rsidR="006349A3" w:rsidRPr="00334CFA" w:rsidRDefault="006349A3" w:rsidP="0014121E">
            <w:pPr>
              <w:jc w:val="both"/>
              <w:rPr>
                <w:rFonts w:cs="Times New Roman"/>
                <w:sz w:val="22"/>
                <w:szCs w:val="22"/>
              </w:rPr>
            </w:pPr>
            <w:r w:rsidRPr="00334CFA">
              <w:rPr>
                <w:rFonts w:cs="Times New Roman"/>
                <w:sz w:val="22"/>
                <w:szCs w:val="22"/>
              </w:rPr>
              <w:t>Zn7</w:t>
            </w:r>
          </w:p>
        </w:tc>
        <w:tc>
          <w:tcPr>
            <w:tcW w:w="2173" w:type="dxa"/>
            <w:noWrap/>
            <w:hideMark/>
          </w:tcPr>
          <w:p w14:paraId="32BADBD7" w14:textId="77777777" w:rsidR="006349A3" w:rsidRPr="00334CFA" w:rsidRDefault="006349A3" w:rsidP="003649BD">
            <w:pPr>
              <w:rPr>
                <w:rFonts w:cs="Times New Roman"/>
                <w:sz w:val="22"/>
                <w:szCs w:val="22"/>
              </w:rPr>
            </w:pPr>
            <w:r w:rsidRPr="00334CFA">
              <w:rPr>
                <w:rFonts w:cs="Times New Roman"/>
                <w:sz w:val="22"/>
                <w:szCs w:val="22"/>
              </w:rPr>
              <w:t>392</w:t>
            </w:r>
          </w:p>
        </w:tc>
        <w:tc>
          <w:tcPr>
            <w:tcW w:w="1980" w:type="dxa"/>
            <w:noWrap/>
            <w:hideMark/>
          </w:tcPr>
          <w:p w14:paraId="45909CAC" w14:textId="77777777" w:rsidR="006349A3" w:rsidRPr="00334CFA" w:rsidRDefault="006349A3" w:rsidP="003649BD">
            <w:pPr>
              <w:rPr>
                <w:rFonts w:cs="Times New Roman"/>
                <w:sz w:val="22"/>
                <w:szCs w:val="22"/>
              </w:rPr>
            </w:pPr>
            <w:r w:rsidRPr="00334CFA">
              <w:rPr>
                <w:rFonts w:cs="Times New Roman"/>
                <w:sz w:val="22"/>
                <w:szCs w:val="22"/>
              </w:rPr>
              <w:t>182</w:t>
            </w:r>
          </w:p>
        </w:tc>
        <w:tc>
          <w:tcPr>
            <w:tcW w:w="900" w:type="dxa"/>
            <w:noWrap/>
            <w:hideMark/>
          </w:tcPr>
          <w:p w14:paraId="57D75CF5" w14:textId="77777777" w:rsidR="006349A3" w:rsidRPr="00334CFA" w:rsidRDefault="006349A3" w:rsidP="003649BD">
            <w:pPr>
              <w:rPr>
                <w:rFonts w:cs="Times New Roman"/>
                <w:sz w:val="22"/>
                <w:szCs w:val="22"/>
              </w:rPr>
            </w:pPr>
            <w:r w:rsidRPr="00334CFA">
              <w:rPr>
                <w:rFonts w:cs="Times New Roman"/>
                <w:sz w:val="22"/>
                <w:szCs w:val="22"/>
              </w:rPr>
              <w:t>1.75</w:t>
            </w:r>
          </w:p>
        </w:tc>
        <w:tc>
          <w:tcPr>
            <w:tcW w:w="939" w:type="dxa"/>
            <w:noWrap/>
            <w:hideMark/>
          </w:tcPr>
          <w:p w14:paraId="7C16011C" w14:textId="77777777" w:rsidR="006349A3" w:rsidRPr="00334CFA" w:rsidRDefault="006349A3" w:rsidP="003649BD">
            <w:pPr>
              <w:rPr>
                <w:rFonts w:cs="Times New Roman"/>
                <w:sz w:val="22"/>
                <w:szCs w:val="22"/>
              </w:rPr>
            </w:pPr>
            <w:r w:rsidRPr="00334CFA">
              <w:rPr>
                <w:rFonts w:cs="Times New Roman"/>
                <w:sz w:val="22"/>
                <w:szCs w:val="22"/>
              </w:rPr>
              <w:t>4.3</w:t>
            </w:r>
          </w:p>
        </w:tc>
      </w:tr>
      <w:tr w:rsidR="006349A3" w:rsidRPr="00334CFA" w14:paraId="5A4C0DE3" w14:textId="77777777" w:rsidTr="00EF796B">
        <w:trPr>
          <w:trHeight w:val="300"/>
          <w:jc w:val="center"/>
        </w:trPr>
        <w:tc>
          <w:tcPr>
            <w:tcW w:w="1157" w:type="dxa"/>
            <w:noWrap/>
            <w:hideMark/>
          </w:tcPr>
          <w:p w14:paraId="69991E4F" w14:textId="77777777" w:rsidR="006349A3" w:rsidRPr="00334CFA" w:rsidRDefault="006349A3" w:rsidP="0014121E">
            <w:pPr>
              <w:jc w:val="both"/>
              <w:rPr>
                <w:rFonts w:cs="Times New Roman"/>
                <w:sz w:val="22"/>
                <w:szCs w:val="22"/>
              </w:rPr>
            </w:pPr>
            <w:r w:rsidRPr="00334CFA">
              <w:rPr>
                <w:rFonts w:cs="Times New Roman"/>
                <w:sz w:val="22"/>
                <w:szCs w:val="22"/>
              </w:rPr>
              <w:t>e</w:t>
            </w:r>
          </w:p>
        </w:tc>
        <w:tc>
          <w:tcPr>
            <w:tcW w:w="2173" w:type="dxa"/>
            <w:noWrap/>
            <w:hideMark/>
          </w:tcPr>
          <w:p w14:paraId="322CA753" w14:textId="77777777" w:rsidR="006349A3" w:rsidRPr="00334CFA" w:rsidRDefault="006349A3" w:rsidP="003649BD">
            <w:pPr>
              <w:rPr>
                <w:rFonts w:cs="Times New Roman"/>
                <w:sz w:val="22"/>
                <w:szCs w:val="22"/>
              </w:rPr>
            </w:pPr>
            <w:r w:rsidRPr="00334CFA">
              <w:rPr>
                <w:rFonts w:cs="Times New Roman"/>
                <w:sz w:val="22"/>
                <w:szCs w:val="22"/>
              </w:rPr>
              <w:t>240</w:t>
            </w:r>
          </w:p>
        </w:tc>
        <w:tc>
          <w:tcPr>
            <w:tcW w:w="1980" w:type="dxa"/>
            <w:noWrap/>
            <w:hideMark/>
          </w:tcPr>
          <w:p w14:paraId="761BE0D5" w14:textId="77777777" w:rsidR="006349A3" w:rsidRPr="00334CFA" w:rsidRDefault="006349A3" w:rsidP="003649BD">
            <w:pPr>
              <w:rPr>
                <w:rFonts w:cs="Times New Roman"/>
                <w:sz w:val="22"/>
                <w:szCs w:val="22"/>
              </w:rPr>
            </w:pPr>
            <w:r w:rsidRPr="00334CFA">
              <w:rPr>
                <w:rFonts w:cs="Times New Roman"/>
                <w:sz w:val="22"/>
                <w:szCs w:val="22"/>
              </w:rPr>
              <w:t>186</w:t>
            </w:r>
          </w:p>
        </w:tc>
        <w:tc>
          <w:tcPr>
            <w:tcW w:w="900" w:type="dxa"/>
            <w:noWrap/>
            <w:hideMark/>
          </w:tcPr>
          <w:p w14:paraId="268D48BC" w14:textId="77777777" w:rsidR="006349A3" w:rsidRPr="00334CFA" w:rsidRDefault="006349A3" w:rsidP="003649BD">
            <w:pPr>
              <w:rPr>
                <w:rFonts w:cs="Times New Roman"/>
                <w:sz w:val="22"/>
                <w:szCs w:val="22"/>
              </w:rPr>
            </w:pPr>
            <w:r w:rsidRPr="00334CFA">
              <w:rPr>
                <w:rFonts w:cs="Times New Roman"/>
                <w:sz w:val="22"/>
                <w:szCs w:val="22"/>
              </w:rPr>
              <w:t>1.69</w:t>
            </w:r>
          </w:p>
        </w:tc>
        <w:tc>
          <w:tcPr>
            <w:tcW w:w="939" w:type="dxa"/>
            <w:noWrap/>
            <w:hideMark/>
          </w:tcPr>
          <w:p w14:paraId="152C29CB" w14:textId="77777777" w:rsidR="006349A3" w:rsidRPr="00334CFA" w:rsidRDefault="006349A3" w:rsidP="003649BD">
            <w:pPr>
              <w:rPr>
                <w:rFonts w:cs="Times New Roman"/>
                <w:sz w:val="22"/>
                <w:szCs w:val="22"/>
              </w:rPr>
            </w:pPr>
            <w:r w:rsidRPr="00334CFA">
              <w:rPr>
                <w:rFonts w:cs="Times New Roman"/>
                <w:sz w:val="22"/>
                <w:szCs w:val="22"/>
              </w:rPr>
              <w:t>-1.87</w:t>
            </w:r>
          </w:p>
        </w:tc>
      </w:tr>
    </w:tbl>
    <w:p w14:paraId="0A4B3799" w14:textId="3A29CDC1" w:rsidR="0020608E" w:rsidRDefault="0020608E" w:rsidP="00A60260">
      <w:pPr>
        <w:pStyle w:val="Caption"/>
      </w:pPr>
    </w:p>
    <w:p w14:paraId="4831AAB8" w14:textId="77777777" w:rsidR="00A842CF" w:rsidRDefault="00A842CF" w:rsidP="00A842CF"/>
    <w:p w14:paraId="2714301F" w14:textId="77777777" w:rsidR="00A842CF" w:rsidRDefault="00A842CF" w:rsidP="00A842CF"/>
    <w:p w14:paraId="6BC6D5B3" w14:textId="77777777" w:rsidR="00A842CF" w:rsidRDefault="00A842CF" w:rsidP="00A842CF"/>
    <w:p w14:paraId="34342386" w14:textId="77777777" w:rsidR="00DD0CB0" w:rsidRDefault="00DD0CB0" w:rsidP="00DD0CB0"/>
    <w:p w14:paraId="09F378FC" w14:textId="6051373F" w:rsidR="008A121D" w:rsidRPr="00D439D5" w:rsidRDefault="008A121D" w:rsidP="008A121D">
      <w:pPr>
        <w:pStyle w:val="Caption"/>
        <w:rPr>
          <w:rFonts w:cs="Times New Roman"/>
          <w:i w:val="0"/>
          <w:iCs w:val="0"/>
          <w:sz w:val="24"/>
          <w:szCs w:val="24"/>
        </w:rPr>
      </w:pPr>
      <w:r w:rsidRPr="00D439D5">
        <w:rPr>
          <w:rFonts w:cs="Times New Roman"/>
          <w:i w:val="0"/>
          <w:iCs w:val="0"/>
          <w:sz w:val="24"/>
          <w:szCs w:val="24"/>
        </w:rPr>
        <w:lastRenderedPageBreak/>
        <w:t>Table S</w:t>
      </w:r>
      <w:r w:rsidR="0040536A" w:rsidRPr="00D439D5">
        <w:rPr>
          <w:rFonts w:cs="Times New Roman"/>
          <w:i w:val="0"/>
          <w:iCs w:val="0"/>
          <w:sz w:val="24"/>
          <w:szCs w:val="24"/>
        </w:rPr>
        <w:t>4</w:t>
      </w:r>
      <w:r w:rsidRPr="00D439D5">
        <w:rPr>
          <w:rFonts w:cs="Times New Roman"/>
          <w:i w:val="0"/>
          <w:iCs w:val="0"/>
          <w:sz w:val="24"/>
          <w:szCs w:val="24"/>
        </w:rPr>
        <w:t>: Mapping of predicted rate constants to CHEMBL compound IDs for the 29 unidentate ligands shown in Figure 4. ΔG</w:t>
      </w:r>
      <w:r w:rsidRPr="00D439D5">
        <w:rPr>
          <w:rFonts w:cs="Times New Roman"/>
          <w:i w:val="0"/>
          <w:iCs w:val="0"/>
          <w:sz w:val="24"/>
          <w:szCs w:val="24"/>
          <w:vertAlign w:val="subscript"/>
        </w:rPr>
        <w:t>bind</w:t>
      </w:r>
      <w:r w:rsidRPr="00D439D5">
        <w:rPr>
          <w:rFonts w:cs="Times New Roman"/>
          <w:i w:val="0"/>
          <w:iCs w:val="0"/>
          <w:sz w:val="24"/>
          <w:szCs w:val="24"/>
        </w:rPr>
        <w:t xml:space="preserve"> values were calculated using the protocol </w:t>
      </w:r>
      <w:r w:rsidR="000A183B" w:rsidRPr="00D439D5">
        <w:rPr>
          <w:rFonts w:cs="Times New Roman"/>
          <w:i w:val="0"/>
          <w:iCs w:val="0"/>
          <w:sz w:val="24"/>
          <w:szCs w:val="24"/>
        </w:rPr>
        <w:t>previously</w:t>
      </w:r>
      <w:r w:rsidRPr="00D439D5">
        <w:rPr>
          <w:rFonts w:cs="Times New Roman"/>
          <w:i w:val="0"/>
          <w:iCs w:val="0"/>
          <w:sz w:val="24"/>
          <w:szCs w:val="24"/>
        </w:rPr>
        <w:t xml:space="preserve"> and converted to intrinsic rate constants using the regression fit from the eleven-ligand training set. Compounds are labeled by bar chart ID (1–29) corresponding to their position in Figure </w:t>
      </w:r>
      <w:r w:rsidR="005F02B0" w:rsidRPr="00D439D5">
        <w:rPr>
          <w:rFonts w:cs="Times New Roman"/>
          <w:i w:val="0"/>
          <w:iCs w:val="0"/>
          <w:sz w:val="24"/>
          <w:szCs w:val="24"/>
        </w:rPr>
        <w:t>4 of the main document</w:t>
      </w:r>
      <w:r w:rsidRPr="00D439D5">
        <w:rPr>
          <w:rFonts w:cs="Times New Roman"/>
          <w:i w:val="0"/>
          <w:iCs w:val="0"/>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498"/>
        <w:gridCol w:w="1382"/>
      </w:tblGrid>
      <w:tr w:rsidR="00DD0CB0" w:rsidRPr="00334CFA" w14:paraId="345D93AE" w14:textId="77777777" w:rsidTr="003649BD">
        <w:trPr>
          <w:trHeight w:val="300"/>
          <w:jc w:val="center"/>
        </w:trPr>
        <w:tc>
          <w:tcPr>
            <w:tcW w:w="1620" w:type="dxa"/>
            <w:tcBorders>
              <w:bottom w:val="single" w:sz="4" w:space="0" w:color="auto"/>
            </w:tcBorders>
            <w:noWrap/>
            <w:hideMark/>
          </w:tcPr>
          <w:p w14:paraId="6A44F6CE" w14:textId="24FB16EC" w:rsidR="00DD0CB0" w:rsidRPr="00334CFA" w:rsidRDefault="00DD0CB0" w:rsidP="0014121E">
            <w:pPr>
              <w:rPr>
                <w:rFonts w:cs="Times New Roman"/>
                <w:b/>
                <w:bCs/>
                <w:sz w:val="22"/>
                <w:szCs w:val="22"/>
              </w:rPr>
            </w:pPr>
            <w:r w:rsidRPr="00334CFA">
              <w:rPr>
                <w:rFonts w:cs="Times New Roman"/>
                <w:b/>
                <w:bCs/>
                <w:sz w:val="22"/>
                <w:szCs w:val="22"/>
              </w:rPr>
              <w:t>CHEMBL ID</w:t>
            </w:r>
            <w:r w:rsidR="001566A9">
              <w:rPr>
                <w:rFonts w:cs="Times New Roman"/>
                <w:b/>
                <w:bCs/>
                <w:sz w:val="22"/>
                <w:szCs w:val="22"/>
              </w:rPr>
              <w:t>#</w:t>
            </w:r>
          </w:p>
        </w:tc>
        <w:tc>
          <w:tcPr>
            <w:tcW w:w="1498" w:type="dxa"/>
            <w:tcBorders>
              <w:bottom w:val="single" w:sz="4" w:space="0" w:color="auto"/>
            </w:tcBorders>
            <w:noWrap/>
            <w:hideMark/>
          </w:tcPr>
          <w:p w14:paraId="72BD1EEA" w14:textId="77777777" w:rsidR="00DD0CB0" w:rsidRPr="00334CFA" w:rsidRDefault="00DD0CB0" w:rsidP="0014121E">
            <w:pPr>
              <w:rPr>
                <w:rFonts w:cs="Times New Roman"/>
                <w:b/>
                <w:bCs/>
                <w:sz w:val="22"/>
                <w:szCs w:val="22"/>
              </w:rPr>
            </w:pPr>
            <w:r w:rsidRPr="00334CFA">
              <w:rPr>
                <w:rFonts w:cs="Times New Roman"/>
                <w:b/>
                <w:bCs/>
                <w:sz w:val="22"/>
                <w:szCs w:val="22"/>
              </w:rPr>
              <w:t>Bar Chart ID</w:t>
            </w:r>
          </w:p>
        </w:tc>
        <w:tc>
          <w:tcPr>
            <w:tcW w:w="1382" w:type="dxa"/>
            <w:tcBorders>
              <w:bottom w:val="single" w:sz="4" w:space="0" w:color="auto"/>
            </w:tcBorders>
            <w:noWrap/>
            <w:hideMark/>
          </w:tcPr>
          <w:p w14:paraId="5C57EE4B" w14:textId="1B3128BD" w:rsidR="00DD0CB0" w:rsidRPr="00480F5C" w:rsidRDefault="00DD0CB0" w:rsidP="0014121E">
            <w:pPr>
              <w:rPr>
                <w:rFonts w:cs="Times New Roman"/>
                <w:b/>
                <w:bCs/>
                <w:sz w:val="22"/>
                <w:szCs w:val="22"/>
              </w:rPr>
            </w:pPr>
            <w:r w:rsidRPr="00EF796B">
              <w:rPr>
                <w:rFonts w:cs="Times New Roman"/>
                <w:b/>
                <w:bCs/>
                <w:i/>
                <w:iCs/>
                <w:sz w:val="22"/>
                <w:szCs w:val="22"/>
              </w:rPr>
              <w:t>k</w:t>
            </w:r>
            <w:r w:rsidRPr="00334CFA">
              <w:rPr>
                <w:rFonts w:cs="Times New Roman"/>
                <w:b/>
                <w:bCs/>
                <w:sz w:val="22"/>
                <w:szCs w:val="22"/>
                <w:vertAlign w:val="subscript"/>
              </w:rPr>
              <w:t>int</w:t>
            </w:r>
            <w:r w:rsidR="00480F5C">
              <w:rPr>
                <w:rFonts w:cs="Times New Roman"/>
                <w:b/>
                <w:bCs/>
                <w:sz w:val="22"/>
                <w:szCs w:val="22"/>
                <w:vertAlign w:val="subscript"/>
              </w:rPr>
              <w:t xml:space="preserve"> </w:t>
            </w:r>
            <w:r w:rsidR="00480F5C" w:rsidRPr="00C7402E">
              <w:rPr>
                <w:rFonts w:cs="Times New Roman"/>
                <w:sz w:val="22"/>
                <w:szCs w:val="22"/>
              </w:rPr>
              <w:t>(</w:t>
            </w:r>
            <w:r w:rsidR="00480F5C">
              <w:t>M</w:t>
            </w:r>
            <w:r w:rsidR="00480F5C">
              <w:rPr>
                <w:position w:val="7"/>
                <w:vertAlign w:val="superscript"/>
              </w:rPr>
              <w:t>-1</w:t>
            </w:r>
            <w:r w:rsidR="00480F5C">
              <w:t>s</w:t>
            </w:r>
            <w:r w:rsidR="00480F5C">
              <w:rPr>
                <w:position w:val="7"/>
                <w:vertAlign w:val="superscript"/>
              </w:rPr>
              <w:t>-1</w:t>
            </w:r>
            <w:r w:rsidR="00480F5C" w:rsidRPr="00C7402E">
              <w:rPr>
                <w:position w:val="7"/>
              </w:rPr>
              <w:t>)</w:t>
            </w:r>
          </w:p>
        </w:tc>
      </w:tr>
      <w:tr w:rsidR="00DD0CB0" w:rsidRPr="00334CFA" w14:paraId="09826022" w14:textId="77777777" w:rsidTr="003649BD">
        <w:trPr>
          <w:trHeight w:val="300"/>
          <w:jc w:val="center"/>
        </w:trPr>
        <w:tc>
          <w:tcPr>
            <w:tcW w:w="1620" w:type="dxa"/>
            <w:tcBorders>
              <w:top w:val="single" w:sz="4" w:space="0" w:color="auto"/>
            </w:tcBorders>
            <w:noWrap/>
            <w:hideMark/>
          </w:tcPr>
          <w:p w14:paraId="04F74B4A" w14:textId="77777777" w:rsidR="00DD0CB0" w:rsidRPr="00334CFA" w:rsidRDefault="00DD0CB0" w:rsidP="0014121E">
            <w:pPr>
              <w:rPr>
                <w:rFonts w:cs="Times New Roman"/>
                <w:sz w:val="22"/>
                <w:szCs w:val="22"/>
              </w:rPr>
            </w:pPr>
            <w:r w:rsidRPr="00334CFA">
              <w:rPr>
                <w:rFonts w:cs="Times New Roman"/>
                <w:sz w:val="22"/>
                <w:szCs w:val="22"/>
              </w:rPr>
              <w:t>1397797</w:t>
            </w:r>
          </w:p>
        </w:tc>
        <w:tc>
          <w:tcPr>
            <w:tcW w:w="1498" w:type="dxa"/>
            <w:tcBorders>
              <w:top w:val="single" w:sz="4" w:space="0" w:color="auto"/>
            </w:tcBorders>
            <w:noWrap/>
            <w:hideMark/>
          </w:tcPr>
          <w:p w14:paraId="1E0FF787" w14:textId="77777777" w:rsidR="00DD0CB0" w:rsidRPr="00334CFA" w:rsidRDefault="00DD0CB0" w:rsidP="0014121E">
            <w:pPr>
              <w:rPr>
                <w:rFonts w:cs="Times New Roman"/>
                <w:sz w:val="22"/>
                <w:szCs w:val="22"/>
              </w:rPr>
            </w:pPr>
            <w:r w:rsidRPr="00334CFA">
              <w:rPr>
                <w:rFonts w:cs="Times New Roman"/>
                <w:sz w:val="22"/>
                <w:szCs w:val="22"/>
              </w:rPr>
              <w:t>1</w:t>
            </w:r>
          </w:p>
        </w:tc>
        <w:tc>
          <w:tcPr>
            <w:tcW w:w="1382" w:type="dxa"/>
            <w:tcBorders>
              <w:top w:val="single" w:sz="4" w:space="0" w:color="auto"/>
            </w:tcBorders>
            <w:noWrap/>
            <w:hideMark/>
          </w:tcPr>
          <w:p w14:paraId="6597BEDF" w14:textId="77777777" w:rsidR="00DD0CB0" w:rsidRPr="00334CFA" w:rsidRDefault="00DD0CB0" w:rsidP="0014121E">
            <w:pPr>
              <w:rPr>
                <w:rFonts w:cs="Times New Roman"/>
                <w:sz w:val="22"/>
                <w:szCs w:val="22"/>
              </w:rPr>
            </w:pPr>
            <w:r w:rsidRPr="00334CFA">
              <w:rPr>
                <w:rFonts w:cs="Times New Roman"/>
                <w:sz w:val="22"/>
                <w:szCs w:val="22"/>
              </w:rPr>
              <w:t>1030</w:t>
            </w:r>
          </w:p>
        </w:tc>
      </w:tr>
      <w:tr w:rsidR="00DD0CB0" w:rsidRPr="00334CFA" w14:paraId="62800D78" w14:textId="77777777" w:rsidTr="003649BD">
        <w:trPr>
          <w:trHeight w:val="300"/>
          <w:jc w:val="center"/>
        </w:trPr>
        <w:tc>
          <w:tcPr>
            <w:tcW w:w="1620" w:type="dxa"/>
            <w:noWrap/>
            <w:hideMark/>
          </w:tcPr>
          <w:p w14:paraId="69AEBA23" w14:textId="77777777" w:rsidR="00DD0CB0" w:rsidRPr="00334CFA" w:rsidRDefault="00DD0CB0" w:rsidP="0014121E">
            <w:pPr>
              <w:rPr>
                <w:rFonts w:cs="Times New Roman"/>
                <w:sz w:val="22"/>
                <w:szCs w:val="22"/>
              </w:rPr>
            </w:pPr>
            <w:r w:rsidRPr="00334CFA">
              <w:rPr>
                <w:rFonts w:cs="Times New Roman"/>
                <w:sz w:val="22"/>
                <w:szCs w:val="22"/>
              </w:rPr>
              <w:t>1230309</w:t>
            </w:r>
          </w:p>
        </w:tc>
        <w:tc>
          <w:tcPr>
            <w:tcW w:w="1498" w:type="dxa"/>
            <w:noWrap/>
            <w:hideMark/>
          </w:tcPr>
          <w:p w14:paraId="6F27BCFC" w14:textId="77777777" w:rsidR="00DD0CB0" w:rsidRPr="00334CFA" w:rsidRDefault="00DD0CB0" w:rsidP="0014121E">
            <w:pPr>
              <w:rPr>
                <w:rFonts w:cs="Times New Roman"/>
                <w:sz w:val="22"/>
                <w:szCs w:val="22"/>
              </w:rPr>
            </w:pPr>
            <w:r w:rsidRPr="00334CFA">
              <w:rPr>
                <w:rFonts w:cs="Times New Roman"/>
                <w:sz w:val="22"/>
                <w:szCs w:val="22"/>
              </w:rPr>
              <w:t>2</w:t>
            </w:r>
          </w:p>
        </w:tc>
        <w:tc>
          <w:tcPr>
            <w:tcW w:w="1382" w:type="dxa"/>
            <w:noWrap/>
            <w:hideMark/>
          </w:tcPr>
          <w:p w14:paraId="6289FB71" w14:textId="77777777" w:rsidR="00DD0CB0" w:rsidRPr="00334CFA" w:rsidRDefault="00DD0CB0" w:rsidP="0014121E">
            <w:pPr>
              <w:rPr>
                <w:rFonts w:cs="Times New Roman"/>
                <w:sz w:val="22"/>
                <w:szCs w:val="22"/>
              </w:rPr>
            </w:pPr>
            <w:r w:rsidRPr="00334CFA">
              <w:rPr>
                <w:rFonts w:cs="Times New Roman"/>
                <w:sz w:val="22"/>
                <w:szCs w:val="22"/>
              </w:rPr>
              <w:t>743</w:t>
            </w:r>
          </w:p>
        </w:tc>
      </w:tr>
      <w:tr w:rsidR="00DD0CB0" w:rsidRPr="00334CFA" w14:paraId="4AFCB61C" w14:textId="77777777" w:rsidTr="003649BD">
        <w:trPr>
          <w:trHeight w:val="300"/>
          <w:jc w:val="center"/>
        </w:trPr>
        <w:tc>
          <w:tcPr>
            <w:tcW w:w="1620" w:type="dxa"/>
            <w:noWrap/>
            <w:hideMark/>
          </w:tcPr>
          <w:p w14:paraId="65919241" w14:textId="77777777" w:rsidR="00DD0CB0" w:rsidRPr="00334CFA" w:rsidRDefault="00DD0CB0" w:rsidP="0014121E">
            <w:pPr>
              <w:rPr>
                <w:rFonts w:cs="Times New Roman"/>
                <w:sz w:val="22"/>
                <w:szCs w:val="22"/>
              </w:rPr>
            </w:pPr>
            <w:r w:rsidRPr="00334CFA">
              <w:rPr>
                <w:rFonts w:cs="Times New Roman"/>
                <w:sz w:val="22"/>
                <w:szCs w:val="22"/>
              </w:rPr>
              <w:t>352185</w:t>
            </w:r>
          </w:p>
        </w:tc>
        <w:tc>
          <w:tcPr>
            <w:tcW w:w="1498" w:type="dxa"/>
            <w:noWrap/>
            <w:hideMark/>
          </w:tcPr>
          <w:p w14:paraId="1CA4A367" w14:textId="77777777" w:rsidR="00DD0CB0" w:rsidRPr="00334CFA" w:rsidRDefault="00DD0CB0" w:rsidP="0014121E">
            <w:pPr>
              <w:rPr>
                <w:rFonts w:cs="Times New Roman"/>
                <w:sz w:val="22"/>
                <w:szCs w:val="22"/>
              </w:rPr>
            </w:pPr>
            <w:r w:rsidRPr="00334CFA">
              <w:rPr>
                <w:rFonts w:cs="Times New Roman"/>
                <w:sz w:val="22"/>
                <w:szCs w:val="22"/>
              </w:rPr>
              <w:t>3</w:t>
            </w:r>
          </w:p>
        </w:tc>
        <w:tc>
          <w:tcPr>
            <w:tcW w:w="1382" w:type="dxa"/>
            <w:noWrap/>
            <w:hideMark/>
          </w:tcPr>
          <w:p w14:paraId="731D6D72" w14:textId="77777777" w:rsidR="00DD0CB0" w:rsidRPr="00334CFA" w:rsidRDefault="00DD0CB0" w:rsidP="0014121E">
            <w:pPr>
              <w:rPr>
                <w:rFonts w:cs="Times New Roman"/>
                <w:sz w:val="22"/>
                <w:szCs w:val="22"/>
              </w:rPr>
            </w:pPr>
            <w:r w:rsidRPr="00334CFA">
              <w:rPr>
                <w:rFonts w:cs="Times New Roman"/>
                <w:sz w:val="22"/>
                <w:szCs w:val="22"/>
              </w:rPr>
              <w:t>662</w:t>
            </w:r>
          </w:p>
        </w:tc>
      </w:tr>
      <w:tr w:rsidR="00DD0CB0" w:rsidRPr="00334CFA" w14:paraId="0FC0E0CC" w14:textId="77777777" w:rsidTr="003649BD">
        <w:trPr>
          <w:trHeight w:val="300"/>
          <w:jc w:val="center"/>
        </w:trPr>
        <w:tc>
          <w:tcPr>
            <w:tcW w:w="1620" w:type="dxa"/>
            <w:noWrap/>
            <w:hideMark/>
          </w:tcPr>
          <w:p w14:paraId="5BE32836" w14:textId="77777777" w:rsidR="00DD0CB0" w:rsidRPr="00334CFA" w:rsidRDefault="00DD0CB0" w:rsidP="0014121E">
            <w:pPr>
              <w:rPr>
                <w:rFonts w:cs="Times New Roman"/>
                <w:sz w:val="22"/>
                <w:szCs w:val="22"/>
              </w:rPr>
            </w:pPr>
            <w:r w:rsidRPr="00334CFA">
              <w:rPr>
                <w:rFonts w:cs="Times New Roman"/>
                <w:sz w:val="22"/>
                <w:szCs w:val="22"/>
              </w:rPr>
              <w:t>293391</w:t>
            </w:r>
          </w:p>
        </w:tc>
        <w:tc>
          <w:tcPr>
            <w:tcW w:w="1498" w:type="dxa"/>
            <w:noWrap/>
            <w:hideMark/>
          </w:tcPr>
          <w:p w14:paraId="348A89DE" w14:textId="77777777" w:rsidR="00DD0CB0" w:rsidRPr="00334CFA" w:rsidRDefault="00DD0CB0" w:rsidP="0014121E">
            <w:pPr>
              <w:rPr>
                <w:rFonts w:cs="Times New Roman"/>
                <w:sz w:val="22"/>
                <w:szCs w:val="22"/>
              </w:rPr>
            </w:pPr>
            <w:r w:rsidRPr="00334CFA">
              <w:rPr>
                <w:rFonts w:cs="Times New Roman"/>
                <w:sz w:val="22"/>
                <w:szCs w:val="22"/>
              </w:rPr>
              <w:t>4</w:t>
            </w:r>
          </w:p>
        </w:tc>
        <w:tc>
          <w:tcPr>
            <w:tcW w:w="1382" w:type="dxa"/>
            <w:noWrap/>
            <w:hideMark/>
          </w:tcPr>
          <w:p w14:paraId="41D7D2DB" w14:textId="77777777" w:rsidR="00DD0CB0" w:rsidRPr="00334CFA" w:rsidRDefault="00DD0CB0" w:rsidP="0014121E">
            <w:pPr>
              <w:rPr>
                <w:rFonts w:cs="Times New Roman"/>
                <w:sz w:val="22"/>
                <w:szCs w:val="22"/>
              </w:rPr>
            </w:pPr>
            <w:r w:rsidRPr="00334CFA">
              <w:rPr>
                <w:rFonts w:cs="Times New Roman"/>
                <w:sz w:val="22"/>
                <w:szCs w:val="22"/>
              </w:rPr>
              <w:t>647</w:t>
            </w:r>
          </w:p>
        </w:tc>
      </w:tr>
      <w:tr w:rsidR="00DD0CB0" w:rsidRPr="00334CFA" w14:paraId="7091567F" w14:textId="77777777" w:rsidTr="003649BD">
        <w:trPr>
          <w:trHeight w:val="300"/>
          <w:jc w:val="center"/>
        </w:trPr>
        <w:tc>
          <w:tcPr>
            <w:tcW w:w="1620" w:type="dxa"/>
            <w:noWrap/>
            <w:hideMark/>
          </w:tcPr>
          <w:p w14:paraId="757C9F4A" w14:textId="77777777" w:rsidR="00DD0CB0" w:rsidRPr="00334CFA" w:rsidRDefault="00DD0CB0" w:rsidP="0014121E">
            <w:pPr>
              <w:rPr>
                <w:rFonts w:cs="Times New Roman"/>
                <w:sz w:val="22"/>
                <w:szCs w:val="22"/>
              </w:rPr>
            </w:pPr>
            <w:r w:rsidRPr="00334CFA">
              <w:rPr>
                <w:rFonts w:cs="Times New Roman"/>
                <w:sz w:val="22"/>
                <w:szCs w:val="22"/>
              </w:rPr>
              <w:t>64560</w:t>
            </w:r>
          </w:p>
        </w:tc>
        <w:tc>
          <w:tcPr>
            <w:tcW w:w="1498" w:type="dxa"/>
            <w:noWrap/>
            <w:hideMark/>
          </w:tcPr>
          <w:p w14:paraId="48F7C807" w14:textId="77777777" w:rsidR="00DD0CB0" w:rsidRPr="00334CFA" w:rsidRDefault="00DD0CB0" w:rsidP="0014121E">
            <w:pPr>
              <w:rPr>
                <w:rFonts w:cs="Times New Roman"/>
                <w:sz w:val="22"/>
                <w:szCs w:val="22"/>
              </w:rPr>
            </w:pPr>
            <w:r w:rsidRPr="00334CFA">
              <w:rPr>
                <w:rFonts w:cs="Times New Roman"/>
                <w:sz w:val="22"/>
                <w:szCs w:val="22"/>
              </w:rPr>
              <w:t>5</w:t>
            </w:r>
          </w:p>
        </w:tc>
        <w:tc>
          <w:tcPr>
            <w:tcW w:w="1382" w:type="dxa"/>
            <w:noWrap/>
            <w:hideMark/>
          </w:tcPr>
          <w:p w14:paraId="64C18ED4" w14:textId="77777777" w:rsidR="00DD0CB0" w:rsidRPr="00334CFA" w:rsidRDefault="00DD0CB0" w:rsidP="0014121E">
            <w:pPr>
              <w:rPr>
                <w:rFonts w:cs="Times New Roman"/>
                <w:sz w:val="22"/>
                <w:szCs w:val="22"/>
              </w:rPr>
            </w:pPr>
            <w:r w:rsidRPr="00334CFA">
              <w:rPr>
                <w:rFonts w:cs="Times New Roman"/>
                <w:sz w:val="22"/>
                <w:szCs w:val="22"/>
              </w:rPr>
              <w:t>625</w:t>
            </w:r>
          </w:p>
        </w:tc>
      </w:tr>
      <w:tr w:rsidR="00DD0CB0" w:rsidRPr="00334CFA" w14:paraId="1264B910" w14:textId="77777777" w:rsidTr="003649BD">
        <w:trPr>
          <w:trHeight w:val="300"/>
          <w:jc w:val="center"/>
        </w:trPr>
        <w:tc>
          <w:tcPr>
            <w:tcW w:w="1620" w:type="dxa"/>
            <w:noWrap/>
            <w:hideMark/>
          </w:tcPr>
          <w:p w14:paraId="12B02D2B" w14:textId="77777777" w:rsidR="00DD0CB0" w:rsidRPr="00334CFA" w:rsidRDefault="00DD0CB0" w:rsidP="0014121E">
            <w:pPr>
              <w:rPr>
                <w:rFonts w:cs="Times New Roman"/>
                <w:sz w:val="22"/>
                <w:szCs w:val="22"/>
              </w:rPr>
            </w:pPr>
            <w:r w:rsidRPr="00334CFA">
              <w:rPr>
                <w:rFonts w:cs="Times New Roman"/>
                <w:sz w:val="22"/>
                <w:szCs w:val="22"/>
              </w:rPr>
              <w:t>140037</w:t>
            </w:r>
          </w:p>
        </w:tc>
        <w:tc>
          <w:tcPr>
            <w:tcW w:w="1498" w:type="dxa"/>
            <w:noWrap/>
            <w:hideMark/>
          </w:tcPr>
          <w:p w14:paraId="0BC174CF" w14:textId="77777777" w:rsidR="00DD0CB0" w:rsidRPr="00334CFA" w:rsidRDefault="00DD0CB0" w:rsidP="0014121E">
            <w:pPr>
              <w:rPr>
                <w:rFonts w:cs="Times New Roman"/>
                <w:sz w:val="22"/>
                <w:szCs w:val="22"/>
              </w:rPr>
            </w:pPr>
            <w:r w:rsidRPr="00334CFA">
              <w:rPr>
                <w:rFonts w:cs="Times New Roman"/>
                <w:sz w:val="22"/>
                <w:szCs w:val="22"/>
              </w:rPr>
              <w:t>6</w:t>
            </w:r>
          </w:p>
        </w:tc>
        <w:tc>
          <w:tcPr>
            <w:tcW w:w="1382" w:type="dxa"/>
            <w:noWrap/>
            <w:hideMark/>
          </w:tcPr>
          <w:p w14:paraId="17AAE6CB" w14:textId="77777777" w:rsidR="00DD0CB0" w:rsidRPr="00334CFA" w:rsidRDefault="00DD0CB0" w:rsidP="0014121E">
            <w:pPr>
              <w:rPr>
                <w:rFonts w:cs="Times New Roman"/>
                <w:sz w:val="22"/>
                <w:szCs w:val="22"/>
              </w:rPr>
            </w:pPr>
            <w:r w:rsidRPr="00334CFA">
              <w:rPr>
                <w:rFonts w:cs="Times New Roman"/>
                <w:sz w:val="22"/>
                <w:szCs w:val="22"/>
              </w:rPr>
              <w:t>603</w:t>
            </w:r>
          </w:p>
        </w:tc>
      </w:tr>
      <w:tr w:rsidR="00DD0CB0" w:rsidRPr="00334CFA" w14:paraId="591C9588" w14:textId="77777777" w:rsidTr="003649BD">
        <w:trPr>
          <w:trHeight w:val="300"/>
          <w:jc w:val="center"/>
        </w:trPr>
        <w:tc>
          <w:tcPr>
            <w:tcW w:w="1620" w:type="dxa"/>
            <w:noWrap/>
            <w:hideMark/>
          </w:tcPr>
          <w:p w14:paraId="3D1C60F2" w14:textId="77777777" w:rsidR="00DD0CB0" w:rsidRPr="00334CFA" w:rsidRDefault="00DD0CB0" w:rsidP="0014121E">
            <w:pPr>
              <w:rPr>
                <w:rFonts w:cs="Times New Roman"/>
                <w:sz w:val="22"/>
                <w:szCs w:val="22"/>
              </w:rPr>
            </w:pPr>
            <w:r w:rsidRPr="00334CFA">
              <w:rPr>
                <w:rFonts w:cs="Times New Roman"/>
                <w:sz w:val="22"/>
                <w:szCs w:val="22"/>
              </w:rPr>
              <w:t>61455</w:t>
            </w:r>
          </w:p>
        </w:tc>
        <w:tc>
          <w:tcPr>
            <w:tcW w:w="1498" w:type="dxa"/>
            <w:noWrap/>
            <w:hideMark/>
          </w:tcPr>
          <w:p w14:paraId="04BFFE5B" w14:textId="77777777" w:rsidR="00DD0CB0" w:rsidRPr="00334CFA" w:rsidRDefault="00DD0CB0" w:rsidP="0014121E">
            <w:pPr>
              <w:rPr>
                <w:rFonts w:cs="Times New Roman"/>
                <w:sz w:val="22"/>
                <w:szCs w:val="22"/>
              </w:rPr>
            </w:pPr>
            <w:r w:rsidRPr="00334CFA">
              <w:rPr>
                <w:rFonts w:cs="Times New Roman"/>
                <w:sz w:val="22"/>
                <w:szCs w:val="22"/>
              </w:rPr>
              <w:t>7</w:t>
            </w:r>
          </w:p>
        </w:tc>
        <w:tc>
          <w:tcPr>
            <w:tcW w:w="1382" w:type="dxa"/>
            <w:noWrap/>
            <w:hideMark/>
          </w:tcPr>
          <w:p w14:paraId="548DA5C0" w14:textId="77777777" w:rsidR="00DD0CB0" w:rsidRPr="00334CFA" w:rsidRDefault="00DD0CB0" w:rsidP="0014121E">
            <w:pPr>
              <w:rPr>
                <w:rFonts w:cs="Times New Roman"/>
                <w:sz w:val="22"/>
                <w:szCs w:val="22"/>
              </w:rPr>
            </w:pPr>
            <w:r w:rsidRPr="00334CFA">
              <w:rPr>
                <w:rFonts w:cs="Times New Roman"/>
                <w:sz w:val="22"/>
                <w:szCs w:val="22"/>
              </w:rPr>
              <w:t>599</w:t>
            </w:r>
          </w:p>
        </w:tc>
      </w:tr>
      <w:tr w:rsidR="00DD0CB0" w:rsidRPr="00334CFA" w14:paraId="1AAAA155" w14:textId="77777777" w:rsidTr="003649BD">
        <w:trPr>
          <w:trHeight w:val="300"/>
          <w:jc w:val="center"/>
        </w:trPr>
        <w:tc>
          <w:tcPr>
            <w:tcW w:w="1620" w:type="dxa"/>
            <w:noWrap/>
            <w:hideMark/>
          </w:tcPr>
          <w:p w14:paraId="38A179FE" w14:textId="77777777" w:rsidR="00DD0CB0" w:rsidRPr="00334CFA" w:rsidRDefault="00DD0CB0" w:rsidP="0014121E">
            <w:pPr>
              <w:rPr>
                <w:rFonts w:cs="Times New Roman"/>
                <w:sz w:val="22"/>
                <w:szCs w:val="22"/>
              </w:rPr>
            </w:pPr>
            <w:r w:rsidRPr="00334CFA">
              <w:rPr>
                <w:rFonts w:cs="Times New Roman"/>
                <w:sz w:val="22"/>
                <w:szCs w:val="22"/>
              </w:rPr>
              <w:t>363992</w:t>
            </w:r>
          </w:p>
        </w:tc>
        <w:tc>
          <w:tcPr>
            <w:tcW w:w="1498" w:type="dxa"/>
            <w:noWrap/>
            <w:hideMark/>
          </w:tcPr>
          <w:p w14:paraId="25D1DB38" w14:textId="77777777" w:rsidR="00DD0CB0" w:rsidRPr="00334CFA" w:rsidRDefault="00DD0CB0" w:rsidP="0014121E">
            <w:pPr>
              <w:rPr>
                <w:rFonts w:cs="Times New Roman"/>
                <w:sz w:val="22"/>
                <w:szCs w:val="22"/>
              </w:rPr>
            </w:pPr>
            <w:r w:rsidRPr="00334CFA">
              <w:rPr>
                <w:rFonts w:cs="Times New Roman"/>
                <w:sz w:val="22"/>
                <w:szCs w:val="22"/>
              </w:rPr>
              <w:t>8</w:t>
            </w:r>
          </w:p>
        </w:tc>
        <w:tc>
          <w:tcPr>
            <w:tcW w:w="1382" w:type="dxa"/>
            <w:noWrap/>
            <w:hideMark/>
          </w:tcPr>
          <w:p w14:paraId="7ED3B3EE" w14:textId="77777777" w:rsidR="00DD0CB0" w:rsidRPr="00334CFA" w:rsidRDefault="00DD0CB0" w:rsidP="0014121E">
            <w:pPr>
              <w:rPr>
                <w:rFonts w:cs="Times New Roman"/>
                <w:sz w:val="22"/>
                <w:szCs w:val="22"/>
              </w:rPr>
            </w:pPr>
            <w:r w:rsidRPr="00334CFA">
              <w:rPr>
                <w:rFonts w:cs="Times New Roman"/>
                <w:sz w:val="22"/>
                <w:szCs w:val="22"/>
              </w:rPr>
              <w:t>595</w:t>
            </w:r>
          </w:p>
        </w:tc>
      </w:tr>
      <w:tr w:rsidR="00DD0CB0" w:rsidRPr="00334CFA" w14:paraId="6BBFAA3F" w14:textId="77777777" w:rsidTr="003649BD">
        <w:trPr>
          <w:trHeight w:val="386"/>
          <w:jc w:val="center"/>
        </w:trPr>
        <w:tc>
          <w:tcPr>
            <w:tcW w:w="1620" w:type="dxa"/>
            <w:noWrap/>
            <w:hideMark/>
          </w:tcPr>
          <w:p w14:paraId="1EFBF4B3" w14:textId="77777777" w:rsidR="00DD0CB0" w:rsidRPr="00334CFA" w:rsidRDefault="00DD0CB0" w:rsidP="0014121E">
            <w:pPr>
              <w:rPr>
                <w:rFonts w:cs="Times New Roman"/>
                <w:sz w:val="22"/>
                <w:szCs w:val="22"/>
              </w:rPr>
            </w:pPr>
            <w:r w:rsidRPr="00334CFA">
              <w:rPr>
                <w:rFonts w:cs="Times New Roman"/>
                <w:sz w:val="22"/>
                <w:szCs w:val="22"/>
              </w:rPr>
              <w:t>1789772</w:t>
            </w:r>
          </w:p>
        </w:tc>
        <w:tc>
          <w:tcPr>
            <w:tcW w:w="1498" w:type="dxa"/>
            <w:noWrap/>
            <w:hideMark/>
          </w:tcPr>
          <w:p w14:paraId="42E7410F" w14:textId="77777777" w:rsidR="00DD0CB0" w:rsidRPr="00334CFA" w:rsidRDefault="00DD0CB0" w:rsidP="0014121E">
            <w:pPr>
              <w:rPr>
                <w:rFonts w:cs="Times New Roman"/>
                <w:sz w:val="22"/>
                <w:szCs w:val="22"/>
              </w:rPr>
            </w:pPr>
            <w:r w:rsidRPr="00334CFA">
              <w:rPr>
                <w:rFonts w:cs="Times New Roman"/>
                <w:sz w:val="22"/>
                <w:szCs w:val="22"/>
              </w:rPr>
              <w:t>9</w:t>
            </w:r>
          </w:p>
        </w:tc>
        <w:tc>
          <w:tcPr>
            <w:tcW w:w="1382" w:type="dxa"/>
            <w:noWrap/>
            <w:hideMark/>
          </w:tcPr>
          <w:p w14:paraId="3CB7A19C" w14:textId="77777777" w:rsidR="00DD0CB0" w:rsidRPr="00334CFA" w:rsidRDefault="00DD0CB0" w:rsidP="0014121E">
            <w:pPr>
              <w:rPr>
                <w:rFonts w:cs="Times New Roman"/>
                <w:sz w:val="22"/>
                <w:szCs w:val="22"/>
              </w:rPr>
            </w:pPr>
            <w:r w:rsidRPr="00334CFA">
              <w:rPr>
                <w:rFonts w:cs="Times New Roman"/>
                <w:sz w:val="22"/>
                <w:szCs w:val="22"/>
              </w:rPr>
              <w:t>594</w:t>
            </w:r>
          </w:p>
        </w:tc>
      </w:tr>
      <w:tr w:rsidR="00DD0CB0" w:rsidRPr="00334CFA" w14:paraId="0DA0573B" w14:textId="77777777" w:rsidTr="003649BD">
        <w:trPr>
          <w:trHeight w:val="300"/>
          <w:jc w:val="center"/>
        </w:trPr>
        <w:tc>
          <w:tcPr>
            <w:tcW w:w="1620" w:type="dxa"/>
            <w:noWrap/>
            <w:hideMark/>
          </w:tcPr>
          <w:p w14:paraId="32F32527" w14:textId="77777777" w:rsidR="00DD0CB0" w:rsidRPr="00334CFA" w:rsidRDefault="00DD0CB0" w:rsidP="0014121E">
            <w:pPr>
              <w:rPr>
                <w:rFonts w:cs="Times New Roman"/>
                <w:sz w:val="22"/>
                <w:szCs w:val="22"/>
              </w:rPr>
            </w:pPr>
            <w:r w:rsidRPr="00334CFA">
              <w:rPr>
                <w:rFonts w:cs="Times New Roman"/>
                <w:sz w:val="22"/>
                <w:szCs w:val="22"/>
              </w:rPr>
              <w:t>286232</w:t>
            </w:r>
          </w:p>
        </w:tc>
        <w:tc>
          <w:tcPr>
            <w:tcW w:w="1498" w:type="dxa"/>
            <w:noWrap/>
            <w:hideMark/>
          </w:tcPr>
          <w:p w14:paraId="34E52328" w14:textId="77777777" w:rsidR="00DD0CB0" w:rsidRPr="00334CFA" w:rsidRDefault="00DD0CB0" w:rsidP="0014121E">
            <w:pPr>
              <w:rPr>
                <w:rFonts w:cs="Times New Roman"/>
                <w:sz w:val="22"/>
                <w:szCs w:val="22"/>
              </w:rPr>
            </w:pPr>
            <w:r w:rsidRPr="00334CFA">
              <w:rPr>
                <w:rFonts w:cs="Times New Roman"/>
                <w:sz w:val="22"/>
                <w:szCs w:val="22"/>
              </w:rPr>
              <w:t>10</w:t>
            </w:r>
          </w:p>
        </w:tc>
        <w:tc>
          <w:tcPr>
            <w:tcW w:w="1382" w:type="dxa"/>
            <w:noWrap/>
            <w:hideMark/>
          </w:tcPr>
          <w:p w14:paraId="55829524" w14:textId="77777777" w:rsidR="00DD0CB0" w:rsidRPr="00334CFA" w:rsidRDefault="00DD0CB0" w:rsidP="0014121E">
            <w:pPr>
              <w:rPr>
                <w:rFonts w:cs="Times New Roman"/>
                <w:sz w:val="22"/>
                <w:szCs w:val="22"/>
              </w:rPr>
            </w:pPr>
            <w:r w:rsidRPr="00334CFA">
              <w:rPr>
                <w:rFonts w:cs="Times New Roman"/>
                <w:sz w:val="22"/>
                <w:szCs w:val="22"/>
              </w:rPr>
              <w:t>580</w:t>
            </w:r>
          </w:p>
        </w:tc>
      </w:tr>
      <w:tr w:rsidR="00DD0CB0" w:rsidRPr="00334CFA" w14:paraId="40D893C0" w14:textId="77777777" w:rsidTr="003649BD">
        <w:trPr>
          <w:trHeight w:val="300"/>
          <w:jc w:val="center"/>
        </w:trPr>
        <w:tc>
          <w:tcPr>
            <w:tcW w:w="1620" w:type="dxa"/>
            <w:noWrap/>
            <w:hideMark/>
          </w:tcPr>
          <w:p w14:paraId="5B3F1B0B" w14:textId="77777777" w:rsidR="00DD0CB0" w:rsidRPr="00334CFA" w:rsidRDefault="00DD0CB0" w:rsidP="0014121E">
            <w:pPr>
              <w:rPr>
                <w:rFonts w:cs="Times New Roman"/>
                <w:sz w:val="22"/>
                <w:szCs w:val="22"/>
              </w:rPr>
            </w:pPr>
            <w:r w:rsidRPr="00334CFA">
              <w:rPr>
                <w:rFonts w:cs="Times New Roman"/>
                <w:sz w:val="22"/>
                <w:szCs w:val="22"/>
              </w:rPr>
              <w:t>135599</w:t>
            </w:r>
          </w:p>
        </w:tc>
        <w:tc>
          <w:tcPr>
            <w:tcW w:w="1498" w:type="dxa"/>
            <w:noWrap/>
            <w:hideMark/>
          </w:tcPr>
          <w:p w14:paraId="1EFD6012" w14:textId="77777777" w:rsidR="00DD0CB0" w:rsidRPr="00334CFA" w:rsidRDefault="00DD0CB0" w:rsidP="0014121E">
            <w:pPr>
              <w:rPr>
                <w:rFonts w:cs="Times New Roman"/>
                <w:sz w:val="22"/>
                <w:szCs w:val="22"/>
              </w:rPr>
            </w:pPr>
            <w:r w:rsidRPr="00334CFA">
              <w:rPr>
                <w:rFonts w:cs="Times New Roman"/>
                <w:sz w:val="22"/>
                <w:szCs w:val="22"/>
              </w:rPr>
              <w:t>11</w:t>
            </w:r>
          </w:p>
        </w:tc>
        <w:tc>
          <w:tcPr>
            <w:tcW w:w="1382" w:type="dxa"/>
            <w:noWrap/>
            <w:hideMark/>
          </w:tcPr>
          <w:p w14:paraId="795B5BAA" w14:textId="77777777" w:rsidR="00DD0CB0" w:rsidRPr="00334CFA" w:rsidRDefault="00DD0CB0" w:rsidP="0014121E">
            <w:pPr>
              <w:rPr>
                <w:rFonts w:cs="Times New Roman"/>
                <w:sz w:val="22"/>
                <w:szCs w:val="22"/>
              </w:rPr>
            </w:pPr>
            <w:r w:rsidRPr="00334CFA">
              <w:rPr>
                <w:rFonts w:cs="Times New Roman"/>
                <w:sz w:val="22"/>
                <w:szCs w:val="22"/>
              </w:rPr>
              <w:t>580</w:t>
            </w:r>
          </w:p>
        </w:tc>
      </w:tr>
      <w:tr w:rsidR="00DD0CB0" w:rsidRPr="00334CFA" w14:paraId="17BC8EE0" w14:textId="77777777" w:rsidTr="003649BD">
        <w:trPr>
          <w:trHeight w:val="300"/>
          <w:jc w:val="center"/>
        </w:trPr>
        <w:tc>
          <w:tcPr>
            <w:tcW w:w="1620" w:type="dxa"/>
            <w:noWrap/>
            <w:hideMark/>
          </w:tcPr>
          <w:p w14:paraId="4FA9047E" w14:textId="77777777" w:rsidR="00DD0CB0" w:rsidRPr="00334CFA" w:rsidRDefault="00DD0CB0" w:rsidP="0014121E">
            <w:pPr>
              <w:rPr>
                <w:rFonts w:cs="Times New Roman"/>
                <w:sz w:val="22"/>
                <w:szCs w:val="22"/>
              </w:rPr>
            </w:pPr>
            <w:r w:rsidRPr="00334CFA">
              <w:rPr>
                <w:rFonts w:cs="Times New Roman"/>
                <w:sz w:val="22"/>
                <w:szCs w:val="22"/>
              </w:rPr>
              <w:t>134454</w:t>
            </w:r>
          </w:p>
        </w:tc>
        <w:tc>
          <w:tcPr>
            <w:tcW w:w="1498" w:type="dxa"/>
            <w:noWrap/>
            <w:hideMark/>
          </w:tcPr>
          <w:p w14:paraId="221E2427" w14:textId="77777777" w:rsidR="00DD0CB0" w:rsidRPr="00334CFA" w:rsidRDefault="00DD0CB0" w:rsidP="0014121E">
            <w:pPr>
              <w:rPr>
                <w:rFonts w:cs="Times New Roman"/>
                <w:sz w:val="22"/>
                <w:szCs w:val="22"/>
              </w:rPr>
            </w:pPr>
            <w:r w:rsidRPr="00334CFA">
              <w:rPr>
                <w:rFonts w:cs="Times New Roman"/>
                <w:sz w:val="22"/>
                <w:szCs w:val="22"/>
              </w:rPr>
              <w:t>12</w:t>
            </w:r>
          </w:p>
        </w:tc>
        <w:tc>
          <w:tcPr>
            <w:tcW w:w="1382" w:type="dxa"/>
            <w:noWrap/>
            <w:hideMark/>
          </w:tcPr>
          <w:p w14:paraId="795D9F7E" w14:textId="77777777" w:rsidR="00DD0CB0" w:rsidRPr="00334CFA" w:rsidRDefault="00DD0CB0" w:rsidP="0014121E">
            <w:pPr>
              <w:rPr>
                <w:rFonts w:cs="Times New Roman"/>
                <w:sz w:val="22"/>
                <w:szCs w:val="22"/>
              </w:rPr>
            </w:pPr>
            <w:r w:rsidRPr="00334CFA">
              <w:rPr>
                <w:rFonts w:cs="Times New Roman"/>
                <w:sz w:val="22"/>
                <w:szCs w:val="22"/>
              </w:rPr>
              <w:t>557</w:t>
            </w:r>
          </w:p>
        </w:tc>
      </w:tr>
      <w:tr w:rsidR="00DD0CB0" w:rsidRPr="00334CFA" w14:paraId="509F66F2" w14:textId="77777777" w:rsidTr="003649BD">
        <w:trPr>
          <w:trHeight w:val="300"/>
          <w:jc w:val="center"/>
        </w:trPr>
        <w:tc>
          <w:tcPr>
            <w:tcW w:w="1620" w:type="dxa"/>
            <w:noWrap/>
            <w:hideMark/>
          </w:tcPr>
          <w:p w14:paraId="37C1E2A5" w14:textId="77777777" w:rsidR="00DD0CB0" w:rsidRPr="00334CFA" w:rsidRDefault="00DD0CB0" w:rsidP="0014121E">
            <w:pPr>
              <w:rPr>
                <w:rFonts w:cs="Times New Roman"/>
                <w:sz w:val="22"/>
                <w:szCs w:val="22"/>
              </w:rPr>
            </w:pPr>
            <w:r w:rsidRPr="00334CFA">
              <w:rPr>
                <w:rFonts w:cs="Times New Roman"/>
                <w:sz w:val="22"/>
                <w:szCs w:val="22"/>
              </w:rPr>
              <w:t>3260774</w:t>
            </w:r>
          </w:p>
        </w:tc>
        <w:tc>
          <w:tcPr>
            <w:tcW w:w="1498" w:type="dxa"/>
            <w:noWrap/>
            <w:hideMark/>
          </w:tcPr>
          <w:p w14:paraId="2420A16B" w14:textId="77777777" w:rsidR="00DD0CB0" w:rsidRPr="00334CFA" w:rsidRDefault="00DD0CB0" w:rsidP="0014121E">
            <w:pPr>
              <w:rPr>
                <w:rFonts w:cs="Times New Roman"/>
                <w:sz w:val="22"/>
                <w:szCs w:val="22"/>
              </w:rPr>
            </w:pPr>
            <w:r w:rsidRPr="00334CFA">
              <w:rPr>
                <w:rFonts w:cs="Times New Roman"/>
                <w:sz w:val="22"/>
                <w:szCs w:val="22"/>
              </w:rPr>
              <w:t>13</w:t>
            </w:r>
          </w:p>
        </w:tc>
        <w:tc>
          <w:tcPr>
            <w:tcW w:w="1382" w:type="dxa"/>
            <w:noWrap/>
            <w:hideMark/>
          </w:tcPr>
          <w:p w14:paraId="12DD58AC" w14:textId="77777777" w:rsidR="00DD0CB0" w:rsidRPr="00334CFA" w:rsidRDefault="00DD0CB0" w:rsidP="0014121E">
            <w:pPr>
              <w:rPr>
                <w:rFonts w:cs="Times New Roman"/>
                <w:sz w:val="22"/>
                <w:szCs w:val="22"/>
              </w:rPr>
            </w:pPr>
            <w:r w:rsidRPr="00334CFA">
              <w:rPr>
                <w:rFonts w:cs="Times New Roman"/>
                <w:sz w:val="22"/>
                <w:szCs w:val="22"/>
              </w:rPr>
              <w:t>549</w:t>
            </w:r>
          </w:p>
        </w:tc>
      </w:tr>
      <w:tr w:rsidR="00DD0CB0" w:rsidRPr="00334CFA" w14:paraId="14BEA74B" w14:textId="77777777" w:rsidTr="003649BD">
        <w:trPr>
          <w:trHeight w:val="300"/>
          <w:jc w:val="center"/>
        </w:trPr>
        <w:tc>
          <w:tcPr>
            <w:tcW w:w="1620" w:type="dxa"/>
            <w:noWrap/>
            <w:hideMark/>
          </w:tcPr>
          <w:p w14:paraId="0E3D2F0E" w14:textId="77777777" w:rsidR="00DD0CB0" w:rsidRPr="00334CFA" w:rsidRDefault="00DD0CB0" w:rsidP="0014121E">
            <w:pPr>
              <w:rPr>
                <w:rFonts w:cs="Times New Roman"/>
                <w:sz w:val="22"/>
                <w:szCs w:val="22"/>
              </w:rPr>
            </w:pPr>
            <w:r w:rsidRPr="00334CFA">
              <w:rPr>
                <w:rFonts w:cs="Times New Roman"/>
                <w:sz w:val="22"/>
                <w:szCs w:val="22"/>
              </w:rPr>
              <w:t>189750</w:t>
            </w:r>
          </w:p>
        </w:tc>
        <w:tc>
          <w:tcPr>
            <w:tcW w:w="1498" w:type="dxa"/>
            <w:noWrap/>
            <w:hideMark/>
          </w:tcPr>
          <w:p w14:paraId="5C42D718" w14:textId="77777777" w:rsidR="00DD0CB0" w:rsidRPr="00334CFA" w:rsidRDefault="00DD0CB0" w:rsidP="0014121E">
            <w:pPr>
              <w:rPr>
                <w:rFonts w:cs="Times New Roman"/>
                <w:sz w:val="22"/>
                <w:szCs w:val="22"/>
              </w:rPr>
            </w:pPr>
            <w:r w:rsidRPr="00334CFA">
              <w:rPr>
                <w:rFonts w:cs="Times New Roman"/>
                <w:sz w:val="22"/>
                <w:szCs w:val="22"/>
              </w:rPr>
              <w:t>14</w:t>
            </w:r>
          </w:p>
        </w:tc>
        <w:tc>
          <w:tcPr>
            <w:tcW w:w="1382" w:type="dxa"/>
            <w:noWrap/>
            <w:hideMark/>
          </w:tcPr>
          <w:p w14:paraId="0B42979A" w14:textId="77777777" w:rsidR="00DD0CB0" w:rsidRPr="00334CFA" w:rsidRDefault="00DD0CB0" w:rsidP="0014121E">
            <w:pPr>
              <w:rPr>
                <w:rFonts w:cs="Times New Roman"/>
                <w:sz w:val="22"/>
                <w:szCs w:val="22"/>
              </w:rPr>
            </w:pPr>
            <w:r w:rsidRPr="00334CFA">
              <w:rPr>
                <w:rFonts w:cs="Times New Roman"/>
                <w:sz w:val="22"/>
                <w:szCs w:val="22"/>
              </w:rPr>
              <w:t>545</w:t>
            </w:r>
          </w:p>
        </w:tc>
      </w:tr>
      <w:tr w:rsidR="00DD0CB0" w:rsidRPr="00334CFA" w14:paraId="15A70BDB" w14:textId="77777777" w:rsidTr="003649BD">
        <w:trPr>
          <w:trHeight w:val="300"/>
          <w:jc w:val="center"/>
        </w:trPr>
        <w:tc>
          <w:tcPr>
            <w:tcW w:w="1620" w:type="dxa"/>
            <w:noWrap/>
            <w:hideMark/>
          </w:tcPr>
          <w:p w14:paraId="7124B27F" w14:textId="77777777" w:rsidR="00DD0CB0" w:rsidRPr="00334CFA" w:rsidRDefault="00DD0CB0" w:rsidP="0014121E">
            <w:pPr>
              <w:rPr>
                <w:rFonts w:cs="Times New Roman"/>
                <w:sz w:val="22"/>
                <w:szCs w:val="22"/>
              </w:rPr>
            </w:pPr>
            <w:r w:rsidRPr="00334CFA">
              <w:rPr>
                <w:rFonts w:cs="Times New Roman"/>
                <w:sz w:val="22"/>
                <w:szCs w:val="22"/>
              </w:rPr>
              <w:t>540</w:t>
            </w:r>
          </w:p>
        </w:tc>
        <w:tc>
          <w:tcPr>
            <w:tcW w:w="1498" w:type="dxa"/>
            <w:noWrap/>
            <w:hideMark/>
          </w:tcPr>
          <w:p w14:paraId="27E0B291" w14:textId="77777777" w:rsidR="00DD0CB0" w:rsidRPr="00334CFA" w:rsidRDefault="00DD0CB0" w:rsidP="0014121E">
            <w:pPr>
              <w:rPr>
                <w:rFonts w:cs="Times New Roman"/>
                <w:sz w:val="22"/>
                <w:szCs w:val="22"/>
              </w:rPr>
            </w:pPr>
            <w:r w:rsidRPr="00334CFA">
              <w:rPr>
                <w:rFonts w:cs="Times New Roman"/>
                <w:sz w:val="22"/>
                <w:szCs w:val="22"/>
              </w:rPr>
              <w:t>15</w:t>
            </w:r>
          </w:p>
        </w:tc>
        <w:tc>
          <w:tcPr>
            <w:tcW w:w="1382" w:type="dxa"/>
            <w:noWrap/>
            <w:hideMark/>
          </w:tcPr>
          <w:p w14:paraId="722F24E3" w14:textId="77777777" w:rsidR="00DD0CB0" w:rsidRPr="00334CFA" w:rsidRDefault="00DD0CB0" w:rsidP="0014121E">
            <w:pPr>
              <w:rPr>
                <w:rFonts w:cs="Times New Roman"/>
                <w:sz w:val="22"/>
                <w:szCs w:val="22"/>
              </w:rPr>
            </w:pPr>
            <w:r w:rsidRPr="00334CFA">
              <w:rPr>
                <w:rFonts w:cs="Times New Roman"/>
                <w:sz w:val="22"/>
                <w:szCs w:val="22"/>
              </w:rPr>
              <w:t>537</w:t>
            </w:r>
          </w:p>
        </w:tc>
      </w:tr>
      <w:tr w:rsidR="00DD0CB0" w:rsidRPr="00334CFA" w14:paraId="0E1C6335" w14:textId="77777777" w:rsidTr="003649BD">
        <w:trPr>
          <w:trHeight w:val="300"/>
          <w:jc w:val="center"/>
        </w:trPr>
        <w:tc>
          <w:tcPr>
            <w:tcW w:w="1620" w:type="dxa"/>
            <w:noWrap/>
            <w:hideMark/>
          </w:tcPr>
          <w:p w14:paraId="447E9FE8" w14:textId="77777777" w:rsidR="00DD0CB0" w:rsidRPr="00334CFA" w:rsidRDefault="00DD0CB0" w:rsidP="0014121E">
            <w:pPr>
              <w:rPr>
                <w:rFonts w:cs="Times New Roman"/>
                <w:sz w:val="22"/>
                <w:szCs w:val="22"/>
              </w:rPr>
            </w:pPr>
            <w:r w:rsidRPr="00334CFA">
              <w:rPr>
                <w:rFonts w:cs="Times New Roman"/>
                <w:sz w:val="22"/>
                <w:szCs w:val="22"/>
              </w:rPr>
              <w:t>2324236</w:t>
            </w:r>
          </w:p>
        </w:tc>
        <w:tc>
          <w:tcPr>
            <w:tcW w:w="1498" w:type="dxa"/>
            <w:noWrap/>
            <w:hideMark/>
          </w:tcPr>
          <w:p w14:paraId="48C96ED5" w14:textId="77777777" w:rsidR="00DD0CB0" w:rsidRPr="00334CFA" w:rsidRDefault="00DD0CB0" w:rsidP="0014121E">
            <w:pPr>
              <w:rPr>
                <w:rFonts w:cs="Times New Roman"/>
                <w:sz w:val="22"/>
                <w:szCs w:val="22"/>
              </w:rPr>
            </w:pPr>
            <w:r w:rsidRPr="00334CFA">
              <w:rPr>
                <w:rFonts w:cs="Times New Roman"/>
                <w:sz w:val="22"/>
                <w:szCs w:val="22"/>
              </w:rPr>
              <w:t>16</w:t>
            </w:r>
          </w:p>
        </w:tc>
        <w:tc>
          <w:tcPr>
            <w:tcW w:w="1382" w:type="dxa"/>
            <w:noWrap/>
            <w:hideMark/>
          </w:tcPr>
          <w:p w14:paraId="72ADBC44" w14:textId="77777777" w:rsidR="00DD0CB0" w:rsidRPr="00334CFA" w:rsidRDefault="00DD0CB0" w:rsidP="0014121E">
            <w:pPr>
              <w:rPr>
                <w:rFonts w:cs="Times New Roman"/>
                <w:sz w:val="22"/>
                <w:szCs w:val="22"/>
              </w:rPr>
            </w:pPr>
            <w:r w:rsidRPr="00334CFA">
              <w:rPr>
                <w:rFonts w:cs="Times New Roman"/>
                <w:sz w:val="22"/>
                <w:szCs w:val="22"/>
              </w:rPr>
              <w:t>471</w:t>
            </w:r>
          </w:p>
        </w:tc>
      </w:tr>
      <w:tr w:rsidR="00DD0CB0" w:rsidRPr="00334CFA" w14:paraId="0B57109E" w14:textId="77777777" w:rsidTr="003649BD">
        <w:trPr>
          <w:trHeight w:val="300"/>
          <w:jc w:val="center"/>
        </w:trPr>
        <w:tc>
          <w:tcPr>
            <w:tcW w:w="1620" w:type="dxa"/>
            <w:noWrap/>
            <w:hideMark/>
          </w:tcPr>
          <w:p w14:paraId="7216AE4F" w14:textId="77777777" w:rsidR="00DD0CB0" w:rsidRPr="00334CFA" w:rsidRDefault="00DD0CB0" w:rsidP="0014121E">
            <w:pPr>
              <w:rPr>
                <w:rFonts w:cs="Times New Roman"/>
                <w:sz w:val="22"/>
                <w:szCs w:val="22"/>
              </w:rPr>
            </w:pPr>
            <w:r w:rsidRPr="00334CFA">
              <w:rPr>
                <w:rFonts w:cs="Times New Roman"/>
                <w:sz w:val="22"/>
                <w:szCs w:val="22"/>
              </w:rPr>
              <w:t>433637</w:t>
            </w:r>
          </w:p>
        </w:tc>
        <w:tc>
          <w:tcPr>
            <w:tcW w:w="1498" w:type="dxa"/>
            <w:noWrap/>
            <w:hideMark/>
          </w:tcPr>
          <w:p w14:paraId="6B2A0688" w14:textId="77777777" w:rsidR="00DD0CB0" w:rsidRPr="00334CFA" w:rsidRDefault="00DD0CB0" w:rsidP="0014121E">
            <w:pPr>
              <w:rPr>
                <w:rFonts w:cs="Times New Roman"/>
                <w:sz w:val="22"/>
                <w:szCs w:val="22"/>
              </w:rPr>
            </w:pPr>
            <w:r w:rsidRPr="00334CFA">
              <w:rPr>
                <w:rFonts w:cs="Times New Roman"/>
                <w:sz w:val="22"/>
                <w:szCs w:val="22"/>
              </w:rPr>
              <w:t>17</w:t>
            </w:r>
          </w:p>
        </w:tc>
        <w:tc>
          <w:tcPr>
            <w:tcW w:w="1382" w:type="dxa"/>
            <w:noWrap/>
            <w:hideMark/>
          </w:tcPr>
          <w:p w14:paraId="46497695" w14:textId="77777777" w:rsidR="00DD0CB0" w:rsidRPr="00334CFA" w:rsidRDefault="00DD0CB0" w:rsidP="0014121E">
            <w:pPr>
              <w:rPr>
                <w:rFonts w:cs="Times New Roman"/>
                <w:sz w:val="22"/>
                <w:szCs w:val="22"/>
              </w:rPr>
            </w:pPr>
            <w:r w:rsidRPr="00334CFA">
              <w:rPr>
                <w:rFonts w:cs="Times New Roman"/>
                <w:sz w:val="22"/>
                <w:szCs w:val="22"/>
              </w:rPr>
              <w:t>457</w:t>
            </w:r>
          </w:p>
        </w:tc>
      </w:tr>
      <w:tr w:rsidR="00DD0CB0" w:rsidRPr="00334CFA" w14:paraId="3E2A050B" w14:textId="77777777" w:rsidTr="003649BD">
        <w:trPr>
          <w:trHeight w:val="300"/>
          <w:jc w:val="center"/>
        </w:trPr>
        <w:tc>
          <w:tcPr>
            <w:tcW w:w="1620" w:type="dxa"/>
            <w:noWrap/>
            <w:hideMark/>
          </w:tcPr>
          <w:p w14:paraId="262532C0" w14:textId="77777777" w:rsidR="00DD0CB0" w:rsidRPr="00334CFA" w:rsidRDefault="00DD0CB0" w:rsidP="0014121E">
            <w:pPr>
              <w:rPr>
                <w:rFonts w:cs="Times New Roman"/>
                <w:sz w:val="22"/>
                <w:szCs w:val="22"/>
              </w:rPr>
            </w:pPr>
            <w:r w:rsidRPr="00334CFA">
              <w:rPr>
                <w:rFonts w:cs="Times New Roman"/>
                <w:sz w:val="22"/>
                <w:szCs w:val="22"/>
              </w:rPr>
              <w:t>3559405</w:t>
            </w:r>
          </w:p>
        </w:tc>
        <w:tc>
          <w:tcPr>
            <w:tcW w:w="1498" w:type="dxa"/>
            <w:noWrap/>
            <w:hideMark/>
          </w:tcPr>
          <w:p w14:paraId="7C18AFCF" w14:textId="77777777" w:rsidR="00DD0CB0" w:rsidRPr="00334CFA" w:rsidRDefault="00DD0CB0" w:rsidP="0014121E">
            <w:pPr>
              <w:rPr>
                <w:rFonts w:cs="Times New Roman"/>
                <w:sz w:val="22"/>
                <w:szCs w:val="22"/>
              </w:rPr>
            </w:pPr>
            <w:r w:rsidRPr="00334CFA">
              <w:rPr>
                <w:rFonts w:cs="Times New Roman"/>
                <w:sz w:val="22"/>
                <w:szCs w:val="22"/>
              </w:rPr>
              <w:t>18</w:t>
            </w:r>
          </w:p>
        </w:tc>
        <w:tc>
          <w:tcPr>
            <w:tcW w:w="1382" w:type="dxa"/>
            <w:noWrap/>
            <w:hideMark/>
          </w:tcPr>
          <w:p w14:paraId="5A1DA404" w14:textId="77777777" w:rsidR="00DD0CB0" w:rsidRPr="00334CFA" w:rsidRDefault="00DD0CB0" w:rsidP="0014121E">
            <w:pPr>
              <w:rPr>
                <w:rFonts w:cs="Times New Roman"/>
                <w:sz w:val="22"/>
                <w:szCs w:val="22"/>
              </w:rPr>
            </w:pPr>
            <w:r w:rsidRPr="00334CFA">
              <w:rPr>
                <w:rFonts w:cs="Times New Roman"/>
                <w:sz w:val="22"/>
                <w:szCs w:val="22"/>
              </w:rPr>
              <w:t>439</w:t>
            </w:r>
          </w:p>
        </w:tc>
      </w:tr>
      <w:tr w:rsidR="00DD0CB0" w:rsidRPr="00334CFA" w14:paraId="199D12BB" w14:textId="77777777" w:rsidTr="003649BD">
        <w:trPr>
          <w:trHeight w:val="300"/>
          <w:jc w:val="center"/>
        </w:trPr>
        <w:tc>
          <w:tcPr>
            <w:tcW w:w="1620" w:type="dxa"/>
            <w:noWrap/>
            <w:hideMark/>
          </w:tcPr>
          <w:p w14:paraId="6D105DCC" w14:textId="77777777" w:rsidR="00DD0CB0" w:rsidRPr="00334CFA" w:rsidRDefault="00DD0CB0" w:rsidP="0014121E">
            <w:pPr>
              <w:rPr>
                <w:rFonts w:cs="Times New Roman"/>
                <w:sz w:val="22"/>
                <w:szCs w:val="22"/>
              </w:rPr>
            </w:pPr>
            <w:r w:rsidRPr="00334CFA">
              <w:rPr>
                <w:rFonts w:cs="Times New Roman"/>
                <w:sz w:val="22"/>
                <w:szCs w:val="22"/>
              </w:rPr>
              <w:lastRenderedPageBreak/>
              <w:t>292983</w:t>
            </w:r>
          </w:p>
        </w:tc>
        <w:tc>
          <w:tcPr>
            <w:tcW w:w="1498" w:type="dxa"/>
            <w:noWrap/>
            <w:hideMark/>
          </w:tcPr>
          <w:p w14:paraId="27EB3D0B" w14:textId="77777777" w:rsidR="00DD0CB0" w:rsidRPr="00334CFA" w:rsidRDefault="00DD0CB0" w:rsidP="0014121E">
            <w:pPr>
              <w:rPr>
                <w:rFonts w:cs="Times New Roman"/>
                <w:sz w:val="22"/>
                <w:szCs w:val="22"/>
              </w:rPr>
            </w:pPr>
            <w:r w:rsidRPr="00334CFA">
              <w:rPr>
                <w:rFonts w:cs="Times New Roman"/>
                <w:sz w:val="22"/>
                <w:szCs w:val="22"/>
              </w:rPr>
              <w:t>19</w:t>
            </w:r>
          </w:p>
        </w:tc>
        <w:tc>
          <w:tcPr>
            <w:tcW w:w="1382" w:type="dxa"/>
            <w:noWrap/>
            <w:hideMark/>
          </w:tcPr>
          <w:p w14:paraId="06919210" w14:textId="77777777" w:rsidR="00DD0CB0" w:rsidRPr="00334CFA" w:rsidRDefault="00DD0CB0" w:rsidP="0014121E">
            <w:pPr>
              <w:rPr>
                <w:rFonts w:cs="Times New Roman"/>
                <w:sz w:val="22"/>
                <w:szCs w:val="22"/>
              </w:rPr>
            </w:pPr>
            <w:r w:rsidRPr="00334CFA">
              <w:rPr>
                <w:rFonts w:cs="Times New Roman"/>
                <w:sz w:val="22"/>
                <w:szCs w:val="22"/>
              </w:rPr>
              <w:t>414</w:t>
            </w:r>
          </w:p>
        </w:tc>
      </w:tr>
      <w:tr w:rsidR="00DD0CB0" w:rsidRPr="00334CFA" w14:paraId="0836F791" w14:textId="77777777" w:rsidTr="003649BD">
        <w:trPr>
          <w:trHeight w:val="300"/>
          <w:jc w:val="center"/>
        </w:trPr>
        <w:tc>
          <w:tcPr>
            <w:tcW w:w="1620" w:type="dxa"/>
            <w:noWrap/>
            <w:hideMark/>
          </w:tcPr>
          <w:p w14:paraId="39E45C23" w14:textId="77777777" w:rsidR="00DD0CB0" w:rsidRPr="00334CFA" w:rsidRDefault="00DD0CB0" w:rsidP="0014121E">
            <w:pPr>
              <w:rPr>
                <w:rFonts w:cs="Times New Roman"/>
                <w:sz w:val="22"/>
                <w:szCs w:val="22"/>
              </w:rPr>
            </w:pPr>
            <w:r w:rsidRPr="00334CFA">
              <w:rPr>
                <w:rFonts w:cs="Times New Roman"/>
                <w:sz w:val="22"/>
                <w:szCs w:val="22"/>
              </w:rPr>
              <w:t>292042</w:t>
            </w:r>
          </w:p>
        </w:tc>
        <w:tc>
          <w:tcPr>
            <w:tcW w:w="1498" w:type="dxa"/>
            <w:noWrap/>
            <w:hideMark/>
          </w:tcPr>
          <w:p w14:paraId="08AF7A24" w14:textId="77777777" w:rsidR="00DD0CB0" w:rsidRPr="00334CFA" w:rsidRDefault="00DD0CB0" w:rsidP="0014121E">
            <w:pPr>
              <w:rPr>
                <w:rFonts w:cs="Times New Roman"/>
                <w:sz w:val="22"/>
                <w:szCs w:val="22"/>
              </w:rPr>
            </w:pPr>
            <w:r w:rsidRPr="00334CFA">
              <w:rPr>
                <w:rFonts w:cs="Times New Roman"/>
                <w:sz w:val="22"/>
                <w:szCs w:val="22"/>
              </w:rPr>
              <w:t>20</w:t>
            </w:r>
          </w:p>
        </w:tc>
        <w:tc>
          <w:tcPr>
            <w:tcW w:w="1382" w:type="dxa"/>
            <w:noWrap/>
            <w:hideMark/>
          </w:tcPr>
          <w:p w14:paraId="4EED7F3C" w14:textId="77777777" w:rsidR="00DD0CB0" w:rsidRPr="00334CFA" w:rsidRDefault="00DD0CB0" w:rsidP="0014121E">
            <w:pPr>
              <w:rPr>
                <w:rFonts w:cs="Times New Roman"/>
                <w:sz w:val="22"/>
                <w:szCs w:val="22"/>
              </w:rPr>
            </w:pPr>
            <w:r w:rsidRPr="00334CFA">
              <w:rPr>
                <w:rFonts w:cs="Times New Roman"/>
                <w:sz w:val="22"/>
                <w:szCs w:val="22"/>
              </w:rPr>
              <w:t>373</w:t>
            </w:r>
          </w:p>
        </w:tc>
      </w:tr>
      <w:tr w:rsidR="00DD0CB0" w:rsidRPr="00334CFA" w14:paraId="522C04A4" w14:textId="77777777" w:rsidTr="003649BD">
        <w:trPr>
          <w:trHeight w:val="300"/>
          <w:jc w:val="center"/>
        </w:trPr>
        <w:tc>
          <w:tcPr>
            <w:tcW w:w="1620" w:type="dxa"/>
            <w:noWrap/>
            <w:hideMark/>
          </w:tcPr>
          <w:p w14:paraId="3FC43630" w14:textId="77777777" w:rsidR="00DD0CB0" w:rsidRPr="00334CFA" w:rsidRDefault="00DD0CB0" w:rsidP="0014121E">
            <w:pPr>
              <w:rPr>
                <w:rFonts w:cs="Times New Roman"/>
                <w:sz w:val="22"/>
                <w:szCs w:val="22"/>
              </w:rPr>
            </w:pPr>
            <w:r w:rsidRPr="00334CFA">
              <w:rPr>
                <w:rFonts w:cs="Times New Roman"/>
                <w:sz w:val="22"/>
                <w:szCs w:val="22"/>
              </w:rPr>
              <w:t>1896807</w:t>
            </w:r>
          </w:p>
        </w:tc>
        <w:tc>
          <w:tcPr>
            <w:tcW w:w="1498" w:type="dxa"/>
            <w:noWrap/>
            <w:hideMark/>
          </w:tcPr>
          <w:p w14:paraId="655FB856" w14:textId="77777777" w:rsidR="00DD0CB0" w:rsidRPr="00334CFA" w:rsidRDefault="00DD0CB0" w:rsidP="0014121E">
            <w:pPr>
              <w:rPr>
                <w:rFonts w:cs="Times New Roman"/>
                <w:sz w:val="22"/>
                <w:szCs w:val="22"/>
              </w:rPr>
            </w:pPr>
            <w:r w:rsidRPr="00334CFA">
              <w:rPr>
                <w:rFonts w:cs="Times New Roman"/>
                <w:sz w:val="22"/>
                <w:szCs w:val="22"/>
              </w:rPr>
              <w:t>21</w:t>
            </w:r>
          </w:p>
        </w:tc>
        <w:tc>
          <w:tcPr>
            <w:tcW w:w="1382" w:type="dxa"/>
            <w:noWrap/>
            <w:hideMark/>
          </w:tcPr>
          <w:p w14:paraId="242FA079" w14:textId="77777777" w:rsidR="00DD0CB0" w:rsidRPr="00334CFA" w:rsidRDefault="00DD0CB0" w:rsidP="0014121E">
            <w:pPr>
              <w:rPr>
                <w:rFonts w:cs="Times New Roman"/>
                <w:sz w:val="22"/>
                <w:szCs w:val="22"/>
              </w:rPr>
            </w:pPr>
            <w:r w:rsidRPr="00334CFA">
              <w:rPr>
                <w:rFonts w:cs="Times New Roman"/>
                <w:sz w:val="22"/>
                <w:szCs w:val="22"/>
              </w:rPr>
              <w:t>339</w:t>
            </w:r>
          </w:p>
        </w:tc>
      </w:tr>
      <w:tr w:rsidR="00DD0CB0" w:rsidRPr="00334CFA" w14:paraId="74E21F39" w14:textId="77777777" w:rsidTr="003649BD">
        <w:trPr>
          <w:trHeight w:val="300"/>
          <w:jc w:val="center"/>
        </w:trPr>
        <w:tc>
          <w:tcPr>
            <w:tcW w:w="1620" w:type="dxa"/>
            <w:noWrap/>
            <w:hideMark/>
          </w:tcPr>
          <w:p w14:paraId="7DBAFABD" w14:textId="77777777" w:rsidR="00DD0CB0" w:rsidRPr="00334CFA" w:rsidRDefault="00DD0CB0" w:rsidP="0014121E">
            <w:pPr>
              <w:rPr>
                <w:rFonts w:cs="Times New Roman"/>
                <w:sz w:val="22"/>
                <w:szCs w:val="22"/>
              </w:rPr>
            </w:pPr>
            <w:r w:rsidRPr="00334CFA">
              <w:rPr>
                <w:rFonts w:cs="Times New Roman"/>
                <w:sz w:val="22"/>
                <w:szCs w:val="22"/>
              </w:rPr>
              <w:t>1232569</w:t>
            </w:r>
          </w:p>
        </w:tc>
        <w:tc>
          <w:tcPr>
            <w:tcW w:w="1498" w:type="dxa"/>
            <w:noWrap/>
            <w:hideMark/>
          </w:tcPr>
          <w:p w14:paraId="09322BD6" w14:textId="77777777" w:rsidR="00DD0CB0" w:rsidRPr="00334CFA" w:rsidRDefault="00DD0CB0" w:rsidP="0014121E">
            <w:pPr>
              <w:rPr>
                <w:rFonts w:cs="Times New Roman"/>
                <w:sz w:val="22"/>
                <w:szCs w:val="22"/>
              </w:rPr>
            </w:pPr>
            <w:r w:rsidRPr="00334CFA">
              <w:rPr>
                <w:rFonts w:cs="Times New Roman"/>
                <w:sz w:val="22"/>
                <w:szCs w:val="22"/>
              </w:rPr>
              <w:t>22</w:t>
            </w:r>
          </w:p>
        </w:tc>
        <w:tc>
          <w:tcPr>
            <w:tcW w:w="1382" w:type="dxa"/>
            <w:noWrap/>
            <w:hideMark/>
          </w:tcPr>
          <w:p w14:paraId="64C857EE" w14:textId="77777777" w:rsidR="00DD0CB0" w:rsidRPr="00334CFA" w:rsidRDefault="00DD0CB0" w:rsidP="0014121E">
            <w:pPr>
              <w:rPr>
                <w:rFonts w:cs="Times New Roman"/>
                <w:sz w:val="22"/>
                <w:szCs w:val="22"/>
              </w:rPr>
            </w:pPr>
            <w:r w:rsidRPr="00334CFA">
              <w:rPr>
                <w:rFonts w:cs="Times New Roman"/>
                <w:sz w:val="22"/>
                <w:szCs w:val="22"/>
              </w:rPr>
              <w:t>338</w:t>
            </w:r>
          </w:p>
        </w:tc>
      </w:tr>
      <w:tr w:rsidR="00DD0CB0" w:rsidRPr="00334CFA" w14:paraId="374D6A15" w14:textId="77777777" w:rsidTr="003649BD">
        <w:trPr>
          <w:trHeight w:val="300"/>
          <w:jc w:val="center"/>
        </w:trPr>
        <w:tc>
          <w:tcPr>
            <w:tcW w:w="1620" w:type="dxa"/>
            <w:noWrap/>
            <w:hideMark/>
          </w:tcPr>
          <w:p w14:paraId="21D4BEC7" w14:textId="77777777" w:rsidR="00DD0CB0" w:rsidRPr="00334CFA" w:rsidRDefault="00DD0CB0" w:rsidP="0014121E">
            <w:pPr>
              <w:rPr>
                <w:rFonts w:cs="Times New Roman"/>
                <w:sz w:val="22"/>
                <w:szCs w:val="22"/>
              </w:rPr>
            </w:pPr>
            <w:r w:rsidRPr="00334CFA">
              <w:rPr>
                <w:rFonts w:cs="Times New Roman"/>
                <w:sz w:val="22"/>
                <w:szCs w:val="22"/>
              </w:rPr>
              <w:t>3144350</w:t>
            </w:r>
          </w:p>
        </w:tc>
        <w:tc>
          <w:tcPr>
            <w:tcW w:w="1498" w:type="dxa"/>
            <w:noWrap/>
            <w:hideMark/>
          </w:tcPr>
          <w:p w14:paraId="79A78F83" w14:textId="77777777" w:rsidR="00DD0CB0" w:rsidRPr="00334CFA" w:rsidRDefault="00DD0CB0" w:rsidP="0014121E">
            <w:pPr>
              <w:rPr>
                <w:rFonts w:cs="Times New Roman"/>
                <w:sz w:val="22"/>
                <w:szCs w:val="22"/>
              </w:rPr>
            </w:pPr>
            <w:r w:rsidRPr="00334CFA">
              <w:rPr>
                <w:rFonts w:cs="Times New Roman"/>
                <w:sz w:val="22"/>
                <w:szCs w:val="22"/>
              </w:rPr>
              <w:t>23</w:t>
            </w:r>
          </w:p>
        </w:tc>
        <w:tc>
          <w:tcPr>
            <w:tcW w:w="1382" w:type="dxa"/>
            <w:noWrap/>
            <w:hideMark/>
          </w:tcPr>
          <w:p w14:paraId="2C398FC6" w14:textId="77777777" w:rsidR="00DD0CB0" w:rsidRPr="00334CFA" w:rsidRDefault="00DD0CB0" w:rsidP="0014121E">
            <w:pPr>
              <w:rPr>
                <w:rFonts w:cs="Times New Roman"/>
                <w:sz w:val="22"/>
                <w:szCs w:val="22"/>
              </w:rPr>
            </w:pPr>
            <w:r w:rsidRPr="00334CFA">
              <w:rPr>
                <w:rFonts w:cs="Times New Roman"/>
                <w:sz w:val="22"/>
                <w:szCs w:val="22"/>
              </w:rPr>
              <w:t>316</w:t>
            </w:r>
          </w:p>
        </w:tc>
      </w:tr>
      <w:tr w:rsidR="00DD0CB0" w:rsidRPr="00334CFA" w14:paraId="52264635" w14:textId="77777777" w:rsidTr="003649BD">
        <w:trPr>
          <w:trHeight w:val="300"/>
          <w:jc w:val="center"/>
        </w:trPr>
        <w:tc>
          <w:tcPr>
            <w:tcW w:w="1620" w:type="dxa"/>
            <w:noWrap/>
            <w:hideMark/>
          </w:tcPr>
          <w:p w14:paraId="2FEB8896" w14:textId="77777777" w:rsidR="00DD0CB0" w:rsidRPr="00334CFA" w:rsidRDefault="00DD0CB0" w:rsidP="0014121E">
            <w:pPr>
              <w:rPr>
                <w:rFonts w:cs="Times New Roman"/>
                <w:sz w:val="22"/>
                <w:szCs w:val="22"/>
              </w:rPr>
            </w:pPr>
            <w:r w:rsidRPr="00334CFA">
              <w:rPr>
                <w:rFonts w:cs="Times New Roman"/>
                <w:sz w:val="22"/>
                <w:szCs w:val="22"/>
              </w:rPr>
              <w:t>1256006</w:t>
            </w:r>
          </w:p>
        </w:tc>
        <w:tc>
          <w:tcPr>
            <w:tcW w:w="1498" w:type="dxa"/>
            <w:noWrap/>
            <w:hideMark/>
          </w:tcPr>
          <w:p w14:paraId="79E3BDFA" w14:textId="77777777" w:rsidR="00DD0CB0" w:rsidRPr="00334CFA" w:rsidRDefault="00DD0CB0" w:rsidP="0014121E">
            <w:pPr>
              <w:rPr>
                <w:rFonts w:cs="Times New Roman"/>
                <w:sz w:val="22"/>
                <w:szCs w:val="22"/>
              </w:rPr>
            </w:pPr>
            <w:r w:rsidRPr="00334CFA">
              <w:rPr>
                <w:rFonts w:cs="Times New Roman"/>
                <w:sz w:val="22"/>
                <w:szCs w:val="22"/>
              </w:rPr>
              <w:t>24</w:t>
            </w:r>
          </w:p>
        </w:tc>
        <w:tc>
          <w:tcPr>
            <w:tcW w:w="1382" w:type="dxa"/>
            <w:noWrap/>
            <w:hideMark/>
          </w:tcPr>
          <w:p w14:paraId="30FC17B5" w14:textId="77777777" w:rsidR="00DD0CB0" w:rsidRPr="00334CFA" w:rsidRDefault="00DD0CB0" w:rsidP="0014121E">
            <w:pPr>
              <w:rPr>
                <w:rFonts w:cs="Times New Roman"/>
                <w:sz w:val="22"/>
                <w:szCs w:val="22"/>
              </w:rPr>
            </w:pPr>
            <w:r w:rsidRPr="00334CFA">
              <w:rPr>
                <w:rFonts w:cs="Times New Roman"/>
                <w:sz w:val="22"/>
                <w:szCs w:val="22"/>
              </w:rPr>
              <w:t>313</w:t>
            </w:r>
          </w:p>
        </w:tc>
      </w:tr>
      <w:tr w:rsidR="00DD0CB0" w:rsidRPr="00334CFA" w14:paraId="4406FFF2" w14:textId="77777777" w:rsidTr="003649BD">
        <w:trPr>
          <w:trHeight w:val="300"/>
          <w:jc w:val="center"/>
        </w:trPr>
        <w:tc>
          <w:tcPr>
            <w:tcW w:w="1620" w:type="dxa"/>
            <w:noWrap/>
            <w:hideMark/>
          </w:tcPr>
          <w:p w14:paraId="216035B9" w14:textId="77777777" w:rsidR="00DD0CB0" w:rsidRPr="00334CFA" w:rsidRDefault="00DD0CB0" w:rsidP="0014121E">
            <w:pPr>
              <w:rPr>
                <w:rFonts w:cs="Times New Roman"/>
                <w:sz w:val="22"/>
                <w:szCs w:val="22"/>
              </w:rPr>
            </w:pPr>
            <w:r w:rsidRPr="00334CFA">
              <w:rPr>
                <w:rFonts w:cs="Times New Roman"/>
                <w:sz w:val="22"/>
                <w:szCs w:val="22"/>
              </w:rPr>
              <w:t>3230461</w:t>
            </w:r>
          </w:p>
        </w:tc>
        <w:tc>
          <w:tcPr>
            <w:tcW w:w="1498" w:type="dxa"/>
            <w:noWrap/>
            <w:hideMark/>
          </w:tcPr>
          <w:p w14:paraId="02F9C537" w14:textId="77777777" w:rsidR="00DD0CB0" w:rsidRPr="00334CFA" w:rsidRDefault="00DD0CB0" w:rsidP="0014121E">
            <w:pPr>
              <w:rPr>
                <w:rFonts w:cs="Times New Roman"/>
                <w:sz w:val="22"/>
                <w:szCs w:val="22"/>
              </w:rPr>
            </w:pPr>
            <w:r w:rsidRPr="00334CFA">
              <w:rPr>
                <w:rFonts w:cs="Times New Roman"/>
                <w:sz w:val="22"/>
                <w:szCs w:val="22"/>
              </w:rPr>
              <w:t>25</w:t>
            </w:r>
          </w:p>
        </w:tc>
        <w:tc>
          <w:tcPr>
            <w:tcW w:w="1382" w:type="dxa"/>
            <w:noWrap/>
            <w:hideMark/>
          </w:tcPr>
          <w:p w14:paraId="430F7BA3" w14:textId="77777777" w:rsidR="00DD0CB0" w:rsidRPr="00334CFA" w:rsidRDefault="00DD0CB0" w:rsidP="0014121E">
            <w:pPr>
              <w:rPr>
                <w:rFonts w:cs="Times New Roman"/>
                <w:sz w:val="22"/>
                <w:szCs w:val="22"/>
              </w:rPr>
            </w:pPr>
            <w:r w:rsidRPr="00334CFA">
              <w:rPr>
                <w:rFonts w:cs="Times New Roman"/>
                <w:sz w:val="22"/>
                <w:szCs w:val="22"/>
              </w:rPr>
              <w:t>212</w:t>
            </w:r>
          </w:p>
        </w:tc>
      </w:tr>
      <w:tr w:rsidR="00DD0CB0" w:rsidRPr="00334CFA" w14:paraId="6F360D15" w14:textId="77777777" w:rsidTr="003649BD">
        <w:trPr>
          <w:trHeight w:val="300"/>
          <w:jc w:val="center"/>
        </w:trPr>
        <w:tc>
          <w:tcPr>
            <w:tcW w:w="1620" w:type="dxa"/>
            <w:noWrap/>
            <w:hideMark/>
          </w:tcPr>
          <w:p w14:paraId="5B95CEB0" w14:textId="77777777" w:rsidR="00DD0CB0" w:rsidRPr="00334CFA" w:rsidRDefault="00DD0CB0" w:rsidP="0014121E">
            <w:pPr>
              <w:rPr>
                <w:rFonts w:cs="Times New Roman"/>
                <w:sz w:val="22"/>
                <w:szCs w:val="22"/>
              </w:rPr>
            </w:pPr>
            <w:r w:rsidRPr="00334CFA">
              <w:rPr>
                <w:rFonts w:cs="Times New Roman"/>
                <w:sz w:val="22"/>
                <w:szCs w:val="22"/>
              </w:rPr>
              <w:t>366968</w:t>
            </w:r>
          </w:p>
        </w:tc>
        <w:tc>
          <w:tcPr>
            <w:tcW w:w="1498" w:type="dxa"/>
            <w:noWrap/>
            <w:hideMark/>
          </w:tcPr>
          <w:p w14:paraId="1D2725BC" w14:textId="77777777" w:rsidR="00DD0CB0" w:rsidRPr="00334CFA" w:rsidRDefault="00DD0CB0" w:rsidP="0014121E">
            <w:pPr>
              <w:rPr>
                <w:rFonts w:cs="Times New Roman"/>
                <w:sz w:val="22"/>
                <w:szCs w:val="22"/>
              </w:rPr>
            </w:pPr>
            <w:r w:rsidRPr="00334CFA">
              <w:rPr>
                <w:rFonts w:cs="Times New Roman"/>
                <w:sz w:val="22"/>
                <w:szCs w:val="22"/>
              </w:rPr>
              <w:t>26</w:t>
            </w:r>
          </w:p>
        </w:tc>
        <w:tc>
          <w:tcPr>
            <w:tcW w:w="1382" w:type="dxa"/>
            <w:noWrap/>
            <w:hideMark/>
          </w:tcPr>
          <w:p w14:paraId="01DF5114" w14:textId="77777777" w:rsidR="00DD0CB0" w:rsidRPr="00334CFA" w:rsidRDefault="00DD0CB0" w:rsidP="0014121E">
            <w:pPr>
              <w:rPr>
                <w:rFonts w:cs="Times New Roman"/>
                <w:sz w:val="22"/>
                <w:szCs w:val="22"/>
              </w:rPr>
            </w:pPr>
            <w:r w:rsidRPr="00334CFA">
              <w:rPr>
                <w:rFonts w:cs="Times New Roman"/>
                <w:sz w:val="22"/>
                <w:szCs w:val="22"/>
              </w:rPr>
              <w:t>188</w:t>
            </w:r>
          </w:p>
        </w:tc>
      </w:tr>
      <w:tr w:rsidR="00DD0CB0" w:rsidRPr="00334CFA" w14:paraId="25092C5F" w14:textId="77777777" w:rsidTr="003649BD">
        <w:trPr>
          <w:trHeight w:val="300"/>
          <w:jc w:val="center"/>
        </w:trPr>
        <w:tc>
          <w:tcPr>
            <w:tcW w:w="1620" w:type="dxa"/>
            <w:noWrap/>
            <w:hideMark/>
          </w:tcPr>
          <w:p w14:paraId="07A0CDE7" w14:textId="77777777" w:rsidR="00DD0CB0" w:rsidRPr="00334CFA" w:rsidRDefault="00DD0CB0" w:rsidP="0014121E">
            <w:pPr>
              <w:rPr>
                <w:rFonts w:cs="Times New Roman"/>
                <w:sz w:val="22"/>
                <w:szCs w:val="22"/>
              </w:rPr>
            </w:pPr>
            <w:r w:rsidRPr="00334CFA">
              <w:rPr>
                <w:rFonts w:cs="Times New Roman"/>
                <w:sz w:val="22"/>
                <w:szCs w:val="22"/>
              </w:rPr>
              <w:t>1688968</w:t>
            </w:r>
          </w:p>
        </w:tc>
        <w:tc>
          <w:tcPr>
            <w:tcW w:w="1498" w:type="dxa"/>
            <w:noWrap/>
            <w:hideMark/>
          </w:tcPr>
          <w:p w14:paraId="3F07D748" w14:textId="77777777" w:rsidR="00DD0CB0" w:rsidRPr="00334CFA" w:rsidRDefault="00DD0CB0" w:rsidP="0014121E">
            <w:pPr>
              <w:rPr>
                <w:rFonts w:cs="Times New Roman"/>
                <w:sz w:val="22"/>
                <w:szCs w:val="22"/>
              </w:rPr>
            </w:pPr>
            <w:r w:rsidRPr="00334CFA">
              <w:rPr>
                <w:rFonts w:cs="Times New Roman"/>
                <w:sz w:val="22"/>
                <w:szCs w:val="22"/>
              </w:rPr>
              <w:t>27</w:t>
            </w:r>
          </w:p>
        </w:tc>
        <w:tc>
          <w:tcPr>
            <w:tcW w:w="1382" w:type="dxa"/>
            <w:noWrap/>
            <w:hideMark/>
          </w:tcPr>
          <w:p w14:paraId="2ADAC01F" w14:textId="77777777" w:rsidR="00DD0CB0" w:rsidRPr="00334CFA" w:rsidRDefault="00DD0CB0" w:rsidP="0014121E">
            <w:pPr>
              <w:rPr>
                <w:rFonts w:cs="Times New Roman"/>
                <w:sz w:val="22"/>
                <w:szCs w:val="22"/>
              </w:rPr>
            </w:pPr>
            <w:r w:rsidRPr="00334CFA">
              <w:rPr>
                <w:rFonts w:cs="Times New Roman"/>
                <w:sz w:val="22"/>
                <w:szCs w:val="22"/>
              </w:rPr>
              <w:t>50</w:t>
            </w:r>
          </w:p>
        </w:tc>
      </w:tr>
      <w:tr w:rsidR="00DD0CB0" w:rsidRPr="00334CFA" w14:paraId="7C74D68B" w14:textId="77777777" w:rsidTr="003649BD">
        <w:trPr>
          <w:trHeight w:val="300"/>
          <w:jc w:val="center"/>
        </w:trPr>
        <w:tc>
          <w:tcPr>
            <w:tcW w:w="1620" w:type="dxa"/>
            <w:noWrap/>
            <w:hideMark/>
          </w:tcPr>
          <w:p w14:paraId="6BF7FA72" w14:textId="77777777" w:rsidR="00DD0CB0" w:rsidRPr="00334CFA" w:rsidRDefault="00DD0CB0" w:rsidP="0014121E">
            <w:pPr>
              <w:rPr>
                <w:rFonts w:cs="Times New Roman"/>
                <w:sz w:val="22"/>
                <w:szCs w:val="22"/>
              </w:rPr>
            </w:pPr>
            <w:r w:rsidRPr="00334CFA">
              <w:rPr>
                <w:rFonts w:cs="Times New Roman"/>
                <w:sz w:val="22"/>
                <w:szCs w:val="22"/>
              </w:rPr>
              <w:t>307778</w:t>
            </w:r>
          </w:p>
        </w:tc>
        <w:tc>
          <w:tcPr>
            <w:tcW w:w="1498" w:type="dxa"/>
            <w:noWrap/>
            <w:hideMark/>
          </w:tcPr>
          <w:p w14:paraId="234FE1A0" w14:textId="77777777" w:rsidR="00DD0CB0" w:rsidRPr="00334CFA" w:rsidRDefault="00DD0CB0" w:rsidP="0014121E">
            <w:pPr>
              <w:rPr>
                <w:rFonts w:cs="Times New Roman"/>
                <w:sz w:val="22"/>
                <w:szCs w:val="22"/>
              </w:rPr>
            </w:pPr>
            <w:r w:rsidRPr="00334CFA">
              <w:rPr>
                <w:rFonts w:cs="Times New Roman"/>
                <w:sz w:val="22"/>
                <w:szCs w:val="22"/>
              </w:rPr>
              <w:t>28</w:t>
            </w:r>
          </w:p>
        </w:tc>
        <w:tc>
          <w:tcPr>
            <w:tcW w:w="1382" w:type="dxa"/>
            <w:noWrap/>
            <w:hideMark/>
          </w:tcPr>
          <w:p w14:paraId="4A8F747E" w14:textId="77777777" w:rsidR="00DD0CB0" w:rsidRPr="00334CFA" w:rsidRDefault="00DD0CB0" w:rsidP="0014121E">
            <w:pPr>
              <w:rPr>
                <w:rFonts w:cs="Times New Roman"/>
                <w:sz w:val="22"/>
                <w:szCs w:val="22"/>
              </w:rPr>
            </w:pPr>
            <w:r w:rsidRPr="00334CFA">
              <w:rPr>
                <w:rFonts w:cs="Times New Roman"/>
                <w:sz w:val="22"/>
                <w:szCs w:val="22"/>
              </w:rPr>
              <w:t>0</w:t>
            </w:r>
          </w:p>
        </w:tc>
      </w:tr>
      <w:tr w:rsidR="00DD0CB0" w:rsidRPr="00334CFA" w14:paraId="0817A71F" w14:textId="77777777" w:rsidTr="003649BD">
        <w:trPr>
          <w:trHeight w:val="300"/>
          <w:jc w:val="center"/>
        </w:trPr>
        <w:tc>
          <w:tcPr>
            <w:tcW w:w="1620" w:type="dxa"/>
            <w:noWrap/>
            <w:hideMark/>
          </w:tcPr>
          <w:p w14:paraId="29578B5B" w14:textId="77777777" w:rsidR="00DD0CB0" w:rsidRPr="00334CFA" w:rsidRDefault="00DD0CB0" w:rsidP="0014121E">
            <w:pPr>
              <w:rPr>
                <w:rFonts w:cs="Times New Roman"/>
                <w:sz w:val="22"/>
                <w:szCs w:val="22"/>
              </w:rPr>
            </w:pPr>
            <w:r w:rsidRPr="00334CFA">
              <w:rPr>
                <w:rFonts w:cs="Times New Roman"/>
                <w:sz w:val="22"/>
                <w:szCs w:val="22"/>
              </w:rPr>
              <w:t>360417</w:t>
            </w:r>
          </w:p>
        </w:tc>
        <w:tc>
          <w:tcPr>
            <w:tcW w:w="1498" w:type="dxa"/>
            <w:noWrap/>
            <w:hideMark/>
          </w:tcPr>
          <w:p w14:paraId="1E89FB73" w14:textId="77777777" w:rsidR="00DD0CB0" w:rsidRPr="00334CFA" w:rsidRDefault="00DD0CB0" w:rsidP="0014121E">
            <w:pPr>
              <w:rPr>
                <w:rFonts w:cs="Times New Roman"/>
                <w:sz w:val="22"/>
                <w:szCs w:val="22"/>
              </w:rPr>
            </w:pPr>
            <w:r w:rsidRPr="00334CFA">
              <w:rPr>
                <w:rFonts w:cs="Times New Roman"/>
                <w:sz w:val="22"/>
                <w:szCs w:val="22"/>
              </w:rPr>
              <w:t>29</w:t>
            </w:r>
          </w:p>
        </w:tc>
        <w:tc>
          <w:tcPr>
            <w:tcW w:w="1382" w:type="dxa"/>
            <w:noWrap/>
            <w:hideMark/>
          </w:tcPr>
          <w:p w14:paraId="2E803901" w14:textId="77777777" w:rsidR="00DD0CB0" w:rsidRPr="00334CFA" w:rsidRDefault="00DD0CB0" w:rsidP="0014121E">
            <w:pPr>
              <w:rPr>
                <w:rFonts w:cs="Times New Roman"/>
                <w:sz w:val="22"/>
                <w:szCs w:val="22"/>
              </w:rPr>
            </w:pPr>
            <w:r w:rsidRPr="00334CFA">
              <w:rPr>
                <w:rFonts w:cs="Times New Roman"/>
                <w:sz w:val="22"/>
                <w:szCs w:val="22"/>
              </w:rPr>
              <w:t>0</w:t>
            </w:r>
          </w:p>
        </w:tc>
      </w:tr>
    </w:tbl>
    <w:p w14:paraId="6E910F3F" w14:textId="77777777" w:rsidR="00DD0CB0" w:rsidRDefault="00DD0CB0" w:rsidP="00DD0CB0"/>
    <w:p w14:paraId="4CBDB0DD" w14:textId="77777777" w:rsidR="00E5276B" w:rsidRDefault="00E5276B" w:rsidP="00DD0CB0"/>
    <w:p w14:paraId="09AF1703" w14:textId="77777777" w:rsidR="00BB0440" w:rsidRDefault="00BB0440" w:rsidP="00DD0CB0"/>
    <w:p w14:paraId="3BA4DD3B" w14:textId="77777777" w:rsidR="00BB0440" w:rsidRDefault="00BB0440" w:rsidP="00DD0CB0"/>
    <w:p w14:paraId="17A86ED0" w14:textId="26C15889" w:rsidR="00BB0440" w:rsidRDefault="00BB0440" w:rsidP="00DD0CB0"/>
    <w:p w14:paraId="553DE4C9" w14:textId="77777777" w:rsidR="00BB0440" w:rsidRDefault="00BB0440" w:rsidP="00DD0CB0"/>
    <w:p w14:paraId="1623FE7C" w14:textId="77777777" w:rsidR="00BB0440" w:rsidRDefault="00BB0440" w:rsidP="00DD0CB0"/>
    <w:p w14:paraId="5EC2DDD8" w14:textId="77777777" w:rsidR="00BB0440" w:rsidRDefault="00BB0440" w:rsidP="00DD0CB0"/>
    <w:p w14:paraId="5B9EFB99" w14:textId="77777777" w:rsidR="00BB0440" w:rsidRDefault="00BB0440" w:rsidP="00DD0CB0"/>
    <w:p w14:paraId="5C778B82" w14:textId="77777777" w:rsidR="00BB0440" w:rsidRDefault="00BB0440" w:rsidP="00DD0CB0"/>
    <w:p w14:paraId="14D7730F" w14:textId="77777777" w:rsidR="00D72DBB" w:rsidRDefault="00D72DBB" w:rsidP="00DD0CB0"/>
    <w:p w14:paraId="69CA216A" w14:textId="77777777" w:rsidR="00E5276B" w:rsidRDefault="00E5276B" w:rsidP="00DD0CB0"/>
    <w:p w14:paraId="25EA2A4F" w14:textId="45AEC046" w:rsidR="00E5276B" w:rsidDel="009757DD" w:rsidRDefault="00B80213" w:rsidP="00DD0CB0">
      <w:pPr>
        <w:rPr>
          <w:del w:id="46" w:author="Thomas Quaid" w:date="2026-02-03T10:49:00Z" w16du:dateUtc="2026-02-03T18:49:00Z"/>
        </w:rPr>
      </w:pPr>
      <w:del w:id="47" w:author="Thomas Quaid" w:date="2026-02-03T10:49:00Z" w16du:dateUtc="2026-02-03T18:49:00Z">
        <w:r w:rsidDel="009757DD">
          <w:delText>Table S5.</w:delText>
        </w:r>
        <w:r w:rsidR="00E84554" w:rsidDel="009757DD">
          <w:delText xml:space="preserve"> </w:delText>
        </w:r>
        <w:r w:rsidR="00443E18" w:rsidRPr="00D331FB" w:rsidDel="009757DD">
          <w:delText>R</w:delText>
        </w:r>
        <w:r w:rsidR="002F77BE" w:rsidRPr="00D331FB" w:rsidDel="009757DD">
          <w:delText xml:space="preserve">eported </w:delText>
        </w:r>
        <w:r w:rsidR="00D331FB" w:rsidRPr="003649BD" w:rsidDel="009757DD">
          <w:delText xml:space="preserve">measured and pH-corrected </w:delText>
        </w:r>
        <w:r w:rsidR="002F77BE" w:rsidRPr="00D331FB" w:rsidDel="009757DD">
          <w:delText xml:space="preserve">rate constants </w:delText>
        </w:r>
        <w:r w:rsidR="00D331FB" w:rsidRPr="003649BD" w:rsidDel="009757DD">
          <w:delText>and zinc HCO</w:delText>
        </w:r>
        <w:r w:rsidR="00D331FB" w:rsidRPr="003649BD" w:rsidDel="009757DD">
          <w:rPr>
            <w:vertAlign w:val="subscript"/>
          </w:rPr>
          <w:delText>3</w:delText>
        </w:r>
        <w:r w:rsidR="00D331FB" w:rsidRPr="003649BD" w:rsidDel="009757DD">
          <w:delText xml:space="preserve"> binding energies </w:delText>
        </w:r>
        <w:r w:rsidR="002F77BE" w:rsidRPr="00D331FB" w:rsidDel="009757DD">
          <w:delText>for specified zinc-ligand complexes</w:delText>
        </w:r>
        <w:r w:rsidR="00D331FB" w:rsidRPr="003649BD" w:rsidDel="009757DD">
          <w:delText>.</w:delText>
        </w:r>
        <w:r w:rsidR="00D331FB" w:rsidDel="009757DD">
          <w:rPr>
            <w:highlight w:val="yellow"/>
          </w:rPr>
          <w:delText xml:space="preserve"> </w:delText>
        </w:r>
      </w:del>
    </w:p>
    <w:tbl>
      <w:tblPr>
        <w:tblpPr w:leftFromText="180" w:rightFromText="180" w:vertAnchor="text" w:horzAnchor="margin" w:tblpY="-27"/>
        <w:tblW w:w="8810" w:type="dxa"/>
        <w:tblLook w:val="04A0" w:firstRow="1" w:lastRow="0" w:firstColumn="1" w:lastColumn="0" w:noHBand="0" w:noVBand="1"/>
        <w:tblPrChange w:id="48" w:author="Thomas Quaid" w:date="2026-02-03T10:49:00Z" w16du:dateUtc="2026-02-03T18:49:00Z">
          <w:tblPr>
            <w:tblpPr w:leftFromText="180" w:rightFromText="180" w:vertAnchor="text" w:horzAnchor="margin" w:tblpY="-27"/>
            <w:tblW w:w="8768" w:type="dxa"/>
            <w:tblLook w:val="04A0" w:firstRow="1" w:lastRow="0" w:firstColumn="1" w:lastColumn="0" w:noHBand="0" w:noVBand="1"/>
          </w:tblPr>
        </w:tblPrChange>
      </w:tblPr>
      <w:tblGrid>
        <w:gridCol w:w="1440"/>
        <w:gridCol w:w="1525"/>
        <w:gridCol w:w="1440"/>
        <w:gridCol w:w="1645"/>
        <w:gridCol w:w="1380"/>
        <w:gridCol w:w="1380"/>
        <w:tblGridChange w:id="49">
          <w:tblGrid>
            <w:gridCol w:w="1440"/>
            <w:gridCol w:w="1525"/>
            <w:gridCol w:w="1440"/>
            <w:gridCol w:w="1645"/>
            <w:gridCol w:w="1380"/>
            <w:gridCol w:w="1380"/>
          </w:tblGrid>
        </w:tblGridChange>
      </w:tblGrid>
      <w:tr w:rsidR="00024E6D" w:rsidRPr="009510C0" w:rsidDel="009757DD" w14:paraId="7B36334D" w14:textId="64423E63" w:rsidTr="009757DD">
        <w:trPr>
          <w:trHeight w:val="300"/>
          <w:del w:id="50" w:author="Thomas Quaid" w:date="2026-02-03T10:49:00Z"/>
          <w:trPrChange w:id="51" w:author="Thomas Quaid" w:date="2026-02-03T10:49:00Z" w16du:dateUtc="2026-02-03T18:49:00Z">
            <w:trPr>
              <w:trHeight w:val="300"/>
            </w:trPr>
          </w:trPrChange>
        </w:trPr>
        <w:tc>
          <w:tcPr>
            <w:tcW w:w="1440" w:type="dxa"/>
            <w:tcBorders>
              <w:bottom w:val="single" w:sz="4" w:space="0" w:color="auto"/>
            </w:tcBorders>
            <w:noWrap/>
            <w:vAlign w:val="bottom"/>
            <w:hideMark/>
            <w:tcPrChange w:id="52" w:author="Thomas Quaid" w:date="2026-02-03T10:49:00Z" w16du:dateUtc="2026-02-03T18:49:00Z">
              <w:tcPr>
                <w:tcW w:w="1440" w:type="dxa"/>
                <w:tcBorders>
                  <w:bottom w:val="single" w:sz="4" w:space="0" w:color="auto"/>
                </w:tcBorders>
                <w:noWrap/>
                <w:vAlign w:val="bottom"/>
                <w:hideMark/>
              </w:tcPr>
            </w:tcPrChange>
          </w:tcPr>
          <w:p w14:paraId="4511487B" w14:textId="237DACBC" w:rsidR="00024E6D" w:rsidRPr="00EF796B" w:rsidDel="009757DD" w:rsidRDefault="00024E6D" w:rsidP="00024E6D">
            <w:pPr>
              <w:spacing w:line="240" w:lineRule="auto"/>
              <w:rPr>
                <w:del w:id="53" w:author="Thomas Quaid" w:date="2026-02-03T10:49:00Z" w16du:dateUtc="2026-02-03T18:49:00Z"/>
                <w:rFonts w:ascii="Calibri" w:eastAsia="Times New Roman" w:hAnsi="Calibri" w:cs="Calibri"/>
                <w:b/>
                <w:bCs/>
                <w:color w:val="000000"/>
                <w:kern w:val="0"/>
                <w:sz w:val="22"/>
                <w:szCs w:val="22"/>
                <w14:ligatures w14:val="none"/>
              </w:rPr>
            </w:pPr>
            <w:del w:id="54" w:author="Thomas Quaid" w:date="2026-02-03T10:49:00Z" w16du:dateUtc="2026-02-03T18:49:00Z">
              <w:r w:rsidRPr="00EF796B" w:rsidDel="009757DD">
                <w:rPr>
                  <w:rFonts w:ascii="Calibri" w:eastAsia="Times New Roman" w:hAnsi="Calibri" w:cs="Calibri"/>
                  <w:b/>
                  <w:bCs/>
                  <w:color w:val="000000"/>
                  <w:kern w:val="0"/>
                  <w:sz w:val="22"/>
                  <w:szCs w:val="22"/>
                  <w14:ligatures w14:val="none"/>
                </w:rPr>
                <w:delText>Ligand Complex (source identifiers)</w:delText>
              </w:r>
            </w:del>
          </w:p>
        </w:tc>
        <w:tc>
          <w:tcPr>
            <w:tcW w:w="1525" w:type="dxa"/>
            <w:tcBorders>
              <w:bottom w:val="single" w:sz="4" w:space="0" w:color="auto"/>
            </w:tcBorders>
            <w:noWrap/>
            <w:vAlign w:val="bottom"/>
            <w:hideMark/>
            <w:tcPrChange w:id="55" w:author="Thomas Quaid" w:date="2026-02-03T10:49:00Z" w16du:dateUtc="2026-02-03T18:49:00Z">
              <w:tcPr>
                <w:tcW w:w="1525" w:type="dxa"/>
                <w:tcBorders>
                  <w:bottom w:val="single" w:sz="4" w:space="0" w:color="auto"/>
                </w:tcBorders>
                <w:noWrap/>
                <w:vAlign w:val="bottom"/>
                <w:hideMark/>
              </w:tcPr>
            </w:tcPrChange>
          </w:tcPr>
          <w:p w14:paraId="4316667B" w14:textId="1FED749C" w:rsidR="00024E6D" w:rsidRPr="00EF796B" w:rsidDel="009757DD" w:rsidRDefault="00024E6D" w:rsidP="00024E6D">
            <w:pPr>
              <w:spacing w:line="240" w:lineRule="auto"/>
              <w:rPr>
                <w:del w:id="56" w:author="Thomas Quaid" w:date="2026-02-03T10:49:00Z" w16du:dateUtc="2026-02-03T18:49:00Z"/>
                <w:rFonts w:ascii="Calibri" w:eastAsia="Times New Roman" w:hAnsi="Calibri" w:cs="Calibri"/>
                <w:b/>
                <w:bCs/>
                <w:color w:val="000000"/>
                <w:kern w:val="0"/>
                <w:sz w:val="22"/>
                <w:szCs w:val="22"/>
                <w14:ligatures w14:val="none"/>
              </w:rPr>
            </w:pPr>
            <w:del w:id="57" w:author="Thomas Quaid" w:date="2026-02-03T10:49:00Z" w16du:dateUtc="2026-02-03T18:49:00Z">
              <w:r w:rsidRPr="00EF796B" w:rsidDel="009757DD">
                <w:rPr>
                  <w:rFonts w:ascii="Calibri" w:eastAsia="Times New Roman" w:hAnsi="Calibri" w:cs="Calibri"/>
                  <w:b/>
                  <w:bCs/>
                  <w:i/>
                  <w:iCs/>
                  <w:color w:val="000000"/>
                  <w:kern w:val="0"/>
                  <w:sz w:val="22"/>
                  <w:szCs w:val="22"/>
                  <w14:ligatures w14:val="none"/>
                </w:rPr>
                <w:delText>k</w:delText>
              </w:r>
              <w:r w:rsidRPr="00EF796B" w:rsidDel="009757DD">
                <w:rPr>
                  <w:rFonts w:ascii="Calibri" w:eastAsia="Times New Roman" w:hAnsi="Calibri" w:cs="Calibri"/>
                  <w:b/>
                  <w:bCs/>
                  <w:color w:val="000000"/>
                  <w:kern w:val="0"/>
                  <w:sz w:val="22"/>
                  <w:szCs w:val="22"/>
                  <w:vertAlign w:val="subscript"/>
                  <w14:ligatures w14:val="none"/>
                </w:rPr>
                <w:delText>obs</w:delText>
              </w:r>
              <w:r w:rsidRPr="00EF796B" w:rsidDel="009757DD">
                <w:rPr>
                  <w:rFonts w:ascii="Calibri" w:eastAsia="Times New Roman" w:hAnsi="Calibri" w:cs="Calibri"/>
                  <w:b/>
                  <w:bCs/>
                  <w:color w:val="000000"/>
                  <w:kern w:val="0"/>
                  <w:sz w:val="22"/>
                  <w:szCs w:val="22"/>
                  <w14:ligatures w14:val="none"/>
                </w:rPr>
                <w:delText xml:space="preserve"> </w:delText>
              </w:r>
              <w:r w:rsidRPr="00EF796B" w:rsidDel="009757DD">
                <w:rPr>
                  <w:rFonts w:cs="Times New Roman"/>
                  <w:b/>
                  <w:bCs/>
                  <w:sz w:val="22"/>
                  <w:szCs w:val="22"/>
                </w:rPr>
                <w:delText>(</w:delText>
              </w:r>
              <w:r w:rsidRPr="00EF796B" w:rsidDel="009757DD">
                <w:rPr>
                  <w:b/>
                  <w:bCs/>
                </w:rPr>
                <w:delText>M</w:delText>
              </w:r>
              <w:r w:rsidRPr="00EF796B" w:rsidDel="009757DD">
                <w:rPr>
                  <w:b/>
                  <w:bCs/>
                  <w:position w:val="7"/>
                  <w:vertAlign w:val="superscript"/>
                </w:rPr>
                <w:delText>-1</w:delText>
              </w:r>
              <w:r w:rsidRPr="00EF796B" w:rsidDel="009757DD">
                <w:rPr>
                  <w:b/>
                  <w:bCs/>
                </w:rPr>
                <w:delText>s</w:delText>
              </w:r>
              <w:r w:rsidRPr="00EF796B" w:rsidDel="009757DD">
                <w:rPr>
                  <w:b/>
                  <w:bCs/>
                  <w:position w:val="7"/>
                  <w:vertAlign w:val="superscript"/>
                </w:rPr>
                <w:delText>-1</w:delText>
              </w:r>
              <w:r w:rsidRPr="00EF796B" w:rsidDel="009757DD">
                <w:rPr>
                  <w:b/>
                  <w:bCs/>
                  <w:position w:val="7"/>
                </w:rPr>
                <w:delText>)</w:delText>
              </w:r>
            </w:del>
          </w:p>
        </w:tc>
        <w:tc>
          <w:tcPr>
            <w:tcW w:w="1440" w:type="dxa"/>
            <w:tcBorders>
              <w:bottom w:val="single" w:sz="4" w:space="0" w:color="auto"/>
            </w:tcBorders>
            <w:noWrap/>
            <w:vAlign w:val="bottom"/>
            <w:hideMark/>
            <w:tcPrChange w:id="58" w:author="Thomas Quaid" w:date="2026-02-03T10:49:00Z" w16du:dateUtc="2026-02-03T18:49:00Z">
              <w:tcPr>
                <w:tcW w:w="1440" w:type="dxa"/>
                <w:tcBorders>
                  <w:bottom w:val="single" w:sz="4" w:space="0" w:color="auto"/>
                </w:tcBorders>
                <w:noWrap/>
                <w:vAlign w:val="bottom"/>
                <w:hideMark/>
              </w:tcPr>
            </w:tcPrChange>
          </w:tcPr>
          <w:p w14:paraId="4D6667AE" w14:textId="51EF14C4" w:rsidR="00024E6D" w:rsidRPr="00EF796B" w:rsidDel="009757DD" w:rsidRDefault="00024E6D" w:rsidP="00024E6D">
            <w:pPr>
              <w:spacing w:line="240" w:lineRule="auto"/>
              <w:rPr>
                <w:del w:id="59" w:author="Thomas Quaid" w:date="2026-02-03T10:49:00Z" w16du:dateUtc="2026-02-03T18:49:00Z"/>
                <w:rFonts w:ascii="Calibri" w:eastAsia="Times New Roman" w:hAnsi="Calibri" w:cs="Calibri"/>
                <w:b/>
                <w:bCs/>
                <w:color w:val="000000"/>
                <w:kern w:val="0"/>
                <w:sz w:val="22"/>
                <w:szCs w:val="22"/>
                <w14:ligatures w14:val="none"/>
              </w:rPr>
            </w:pPr>
            <w:del w:id="60" w:author="Thomas Quaid" w:date="2026-02-03T10:49:00Z" w16du:dateUtc="2026-02-03T18:49:00Z">
              <w:r w:rsidRPr="00EF796B" w:rsidDel="009757DD">
                <w:rPr>
                  <w:rFonts w:ascii="Calibri" w:eastAsia="Times New Roman" w:hAnsi="Calibri" w:cs="Calibri"/>
                  <w:b/>
                  <w:bCs/>
                  <w:i/>
                  <w:iCs/>
                  <w:color w:val="000000"/>
                  <w:kern w:val="0"/>
                  <w:sz w:val="22"/>
                  <w:szCs w:val="22"/>
                  <w14:ligatures w14:val="none"/>
                </w:rPr>
                <w:delText>k</w:delText>
              </w:r>
              <w:r w:rsidRPr="00EF796B" w:rsidDel="009757DD">
                <w:rPr>
                  <w:rFonts w:ascii="Calibri" w:eastAsia="Times New Roman" w:hAnsi="Calibri" w:cs="Calibri"/>
                  <w:b/>
                  <w:bCs/>
                  <w:color w:val="000000"/>
                  <w:kern w:val="0"/>
                  <w:sz w:val="22"/>
                  <w:szCs w:val="22"/>
                  <w:vertAlign w:val="subscript"/>
                  <w14:ligatures w14:val="none"/>
                </w:rPr>
                <w:delText>in</w:delText>
              </w:r>
              <w:r w:rsidR="00D331FB" w:rsidRPr="00EF796B" w:rsidDel="009757DD">
                <w:rPr>
                  <w:rFonts w:ascii="Calibri" w:eastAsia="Times New Roman" w:hAnsi="Calibri" w:cs="Calibri"/>
                  <w:b/>
                  <w:bCs/>
                  <w:color w:val="000000"/>
                  <w:kern w:val="0"/>
                  <w:sz w:val="22"/>
                  <w:szCs w:val="22"/>
                  <w:vertAlign w:val="subscript"/>
                  <w14:ligatures w14:val="none"/>
                </w:rPr>
                <w:delText>t</w:delText>
              </w:r>
              <w:r w:rsidRPr="00EF796B" w:rsidDel="009757DD">
                <w:rPr>
                  <w:rFonts w:ascii="Calibri" w:eastAsia="Times New Roman" w:hAnsi="Calibri" w:cs="Calibri"/>
                  <w:b/>
                  <w:bCs/>
                  <w:color w:val="000000"/>
                  <w:kern w:val="0"/>
                  <w:sz w:val="22"/>
                  <w:szCs w:val="22"/>
                  <w14:ligatures w14:val="none"/>
                </w:rPr>
                <w:delText xml:space="preserve"> </w:delText>
              </w:r>
              <w:r w:rsidRPr="00EF796B" w:rsidDel="009757DD">
                <w:rPr>
                  <w:rFonts w:cs="Times New Roman"/>
                  <w:b/>
                  <w:bCs/>
                  <w:sz w:val="22"/>
                  <w:szCs w:val="22"/>
                </w:rPr>
                <w:delText>(</w:delText>
              </w:r>
              <w:r w:rsidRPr="00EF796B" w:rsidDel="009757DD">
                <w:rPr>
                  <w:b/>
                  <w:bCs/>
                </w:rPr>
                <w:delText>M</w:delText>
              </w:r>
              <w:r w:rsidRPr="00EF796B" w:rsidDel="009757DD">
                <w:rPr>
                  <w:b/>
                  <w:bCs/>
                  <w:position w:val="7"/>
                  <w:vertAlign w:val="superscript"/>
                </w:rPr>
                <w:delText>-1</w:delText>
              </w:r>
              <w:r w:rsidRPr="00EF796B" w:rsidDel="009757DD">
                <w:rPr>
                  <w:b/>
                  <w:bCs/>
                </w:rPr>
                <w:delText>s</w:delText>
              </w:r>
              <w:r w:rsidRPr="00EF796B" w:rsidDel="009757DD">
                <w:rPr>
                  <w:b/>
                  <w:bCs/>
                  <w:position w:val="7"/>
                  <w:vertAlign w:val="superscript"/>
                </w:rPr>
                <w:delText>-1</w:delText>
              </w:r>
              <w:r w:rsidRPr="00EF796B" w:rsidDel="009757DD">
                <w:rPr>
                  <w:b/>
                  <w:bCs/>
                  <w:position w:val="7"/>
                </w:rPr>
                <w:delText>)</w:delText>
              </w:r>
            </w:del>
          </w:p>
        </w:tc>
        <w:tc>
          <w:tcPr>
            <w:tcW w:w="1645" w:type="dxa"/>
            <w:tcBorders>
              <w:bottom w:val="single" w:sz="4" w:space="0" w:color="auto"/>
            </w:tcBorders>
            <w:noWrap/>
            <w:vAlign w:val="bottom"/>
            <w:hideMark/>
            <w:tcPrChange w:id="61" w:author="Thomas Quaid" w:date="2026-02-03T10:49:00Z" w16du:dateUtc="2026-02-03T18:49:00Z">
              <w:tcPr>
                <w:tcW w:w="1603" w:type="dxa"/>
                <w:tcBorders>
                  <w:bottom w:val="single" w:sz="4" w:space="0" w:color="auto"/>
                </w:tcBorders>
                <w:noWrap/>
                <w:vAlign w:val="bottom"/>
                <w:hideMark/>
              </w:tcPr>
            </w:tcPrChange>
          </w:tcPr>
          <w:p w14:paraId="6CA466BC" w14:textId="5E8FFA59" w:rsidR="00024E6D" w:rsidRPr="00EF796B" w:rsidDel="009757DD" w:rsidRDefault="00024E6D" w:rsidP="00024E6D">
            <w:pPr>
              <w:spacing w:line="240" w:lineRule="auto"/>
              <w:rPr>
                <w:del w:id="62" w:author="Thomas Quaid" w:date="2026-02-03T10:49:00Z" w16du:dateUtc="2026-02-03T18:49:00Z"/>
                <w:rFonts w:ascii="Calibri" w:eastAsia="Times New Roman" w:hAnsi="Calibri" w:cs="Calibri"/>
                <w:b/>
                <w:bCs/>
                <w:color w:val="000000"/>
                <w:kern w:val="0"/>
                <w:sz w:val="22"/>
                <w:szCs w:val="22"/>
                <w14:ligatures w14:val="none"/>
              </w:rPr>
            </w:pPr>
            <w:del w:id="63" w:author="Thomas Quaid" w:date="2026-02-03T10:49:00Z" w16du:dateUtc="2026-02-03T18:49:00Z">
              <w:r w:rsidRPr="00EF796B" w:rsidDel="009757DD">
                <w:rPr>
                  <w:rFonts w:ascii="Calibri" w:eastAsia="Times New Roman" w:hAnsi="Calibri" w:cs="Calibri"/>
                  <w:b/>
                  <w:bCs/>
                  <w:color w:val="000000"/>
                  <w:kern w:val="0"/>
                  <w:sz w:val="22"/>
                  <w:szCs w:val="22"/>
                  <w14:ligatures w14:val="none"/>
                </w:rPr>
                <w:delText>Binding Energy Zn-HCO</w:delText>
              </w:r>
              <w:r w:rsidRPr="00EF796B" w:rsidDel="009757DD">
                <w:rPr>
                  <w:rFonts w:ascii="Calibri" w:eastAsia="Times New Roman" w:hAnsi="Calibri" w:cs="Calibri"/>
                  <w:b/>
                  <w:bCs/>
                  <w:color w:val="000000"/>
                  <w:kern w:val="0"/>
                  <w:sz w:val="22"/>
                  <w:szCs w:val="22"/>
                  <w:vertAlign w:val="subscript"/>
                  <w14:ligatures w14:val="none"/>
                </w:rPr>
                <w:delText>3</w:delText>
              </w:r>
              <w:r w:rsidRPr="00EF796B" w:rsidDel="009757DD">
                <w:rPr>
                  <w:rFonts w:ascii="Calibri" w:eastAsia="Times New Roman" w:hAnsi="Calibri" w:cs="Calibri"/>
                  <w:b/>
                  <w:bCs/>
                  <w:color w:val="000000"/>
                  <w:kern w:val="0"/>
                  <w:sz w:val="22"/>
                  <w:szCs w:val="22"/>
                  <w14:ligatures w14:val="none"/>
                </w:rPr>
                <w:delText xml:space="preserve"> (DFT)(kcal/mol)</w:delText>
              </w:r>
            </w:del>
          </w:p>
        </w:tc>
        <w:tc>
          <w:tcPr>
            <w:tcW w:w="1380" w:type="dxa"/>
            <w:tcBorders>
              <w:bottom w:val="single" w:sz="4" w:space="0" w:color="auto"/>
            </w:tcBorders>
            <w:noWrap/>
            <w:vAlign w:val="bottom"/>
            <w:hideMark/>
            <w:tcPrChange w:id="64" w:author="Thomas Quaid" w:date="2026-02-03T10:49:00Z" w16du:dateUtc="2026-02-03T18:49:00Z">
              <w:tcPr>
                <w:tcW w:w="1380" w:type="dxa"/>
                <w:tcBorders>
                  <w:bottom w:val="single" w:sz="4" w:space="0" w:color="auto"/>
                </w:tcBorders>
                <w:noWrap/>
                <w:vAlign w:val="bottom"/>
                <w:hideMark/>
              </w:tcPr>
            </w:tcPrChange>
          </w:tcPr>
          <w:p w14:paraId="7A06230B" w14:textId="756B5641" w:rsidR="00024E6D" w:rsidRPr="00EF796B" w:rsidDel="009757DD" w:rsidRDefault="00024E6D" w:rsidP="00024E6D">
            <w:pPr>
              <w:spacing w:line="240" w:lineRule="auto"/>
              <w:rPr>
                <w:del w:id="65" w:author="Thomas Quaid" w:date="2026-02-03T10:49:00Z" w16du:dateUtc="2026-02-03T18:49:00Z"/>
                <w:rFonts w:ascii="Calibri" w:eastAsia="Times New Roman" w:hAnsi="Calibri" w:cs="Calibri"/>
                <w:b/>
                <w:bCs/>
                <w:color w:val="000000"/>
                <w:kern w:val="0"/>
                <w:sz w:val="22"/>
                <w:szCs w:val="22"/>
                <w14:ligatures w14:val="none"/>
              </w:rPr>
            </w:pPr>
            <w:del w:id="66" w:author="Thomas Quaid" w:date="2026-02-03T10:49:00Z" w16du:dateUtc="2026-02-03T18:49:00Z">
              <w:r w:rsidRPr="00EF796B" w:rsidDel="009757DD">
                <w:rPr>
                  <w:rFonts w:ascii="Calibri" w:eastAsia="Times New Roman" w:hAnsi="Calibri" w:cs="Calibri"/>
                  <w:b/>
                  <w:bCs/>
                  <w:color w:val="000000"/>
                  <w:kern w:val="0"/>
                  <w:sz w:val="22"/>
                  <w:szCs w:val="22"/>
                  <w14:ligatures w14:val="none"/>
                </w:rPr>
                <w:delText>Binding Energy Zn-HCO</w:delText>
              </w:r>
              <w:r w:rsidRPr="00EF796B" w:rsidDel="009757DD">
                <w:rPr>
                  <w:rFonts w:ascii="Calibri" w:eastAsia="Times New Roman" w:hAnsi="Calibri" w:cs="Calibri"/>
                  <w:b/>
                  <w:bCs/>
                  <w:color w:val="000000"/>
                  <w:kern w:val="0"/>
                  <w:sz w:val="22"/>
                  <w:szCs w:val="22"/>
                  <w:vertAlign w:val="subscript"/>
                  <w14:ligatures w14:val="none"/>
                </w:rPr>
                <w:delText>3</w:delText>
              </w:r>
              <w:r w:rsidRPr="00EF796B" w:rsidDel="009757DD">
                <w:rPr>
                  <w:rFonts w:ascii="Calibri" w:eastAsia="Times New Roman" w:hAnsi="Calibri" w:cs="Calibri"/>
                  <w:b/>
                  <w:bCs/>
                  <w:color w:val="000000"/>
                  <w:kern w:val="0"/>
                  <w:sz w:val="22"/>
                  <w:szCs w:val="22"/>
                  <w14:ligatures w14:val="none"/>
                </w:rPr>
                <w:delText xml:space="preserve"> (WFT) (kcal/mol)</w:delText>
              </w:r>
            </w:del>
          </w:p>
        </w:tc>
        <w:tc>
          <w:tcPr>
            <w:tcW w:w="1380" w:type="dxa"/>
            <w:tcBorders>
              <w:bottom w:val="single" w:sz="4" w:space="0" w:color="auto"/>
            </w:tcBorders>
            <w:noWrap/>
            <w:vAlign w:val="bottom"/>
            <w:hideMark/>
            <w:tcPrChange w:id="67" w:author="Thomas Quaid" w:date="2026-02-03T10:49:00Z" w16du:dateUtc="2026-02-03T18:49:00Z">
              <w:tcPr>
                <w:tcW w:w="1380" w:type="dxa"/>
                <w:tcBorders>
                  <w:bottom w:val="single" w:sz="4" w:space="0" w:color="auto"/>
                </w:tcBorders>
                <w:noWrap/>
                <w:vAlign w:val="bottom"/>
                <w:hideMark/>
              </w:tcPr>
            </w:tcPrChange>
          </w:tcPr>
          <w:p w14:paraId="587B5AA6" w14:textId="6AAC04D5" w:rsidR="00024E6D" w:rsidRPr="00EF796B" w:rsidDel="009757DD" w:rsidRDefault="00024E6D" w:rsidP="00024E6D">
            <w:pPr>
              <w:spacing w:line="240" w:lineRule="auto"/>
              <w:rPr>
                <w:del w:id="68" w:author="Thomas Quaid" w:date="2026-02-03T10:49:00Z" w16du:dateUtc="2026-02-03T18:49:00Z"/>
                <w:rFonts w:ascii="Calibri" w:eastAsia="Times New Roman" w:hAnsi="Calibri" w:cs="Calibri"/>
                <w:b/>
                <w:bCs/>
                <w:color w:val="000000"/>
                <w:kern w:val="0"/>
                <w:sz w:val="22"/>
                <w:szCs w:val="22"/>
                <w14:ligatures w14:val="none"/>
              </w:rPr>
            </w:pPr>
            <w:del w:id="69" w:author="Thomas Quaid" w:date="2026-02-03T10:49:00Z" w16du:dateUtc="2026-02-03T18:49:00Z">
              <w:r w:rsidRPr="00EF796B" w:rsidDel="009757DD">
                <w:rPr>
                  <w:rFonts w:ascii="Calibri" w:eastAsia="Times New Roman" w:hAnsi="Calibri" w:cs="Calibri"/>
                  <w:b/>
                  <w:bCs/>
                  <w:color w:val="000000"/>
                  <w:kern w:val="0"/>
                  <w:sz w:val="22"/>
                  <w:szCs w:val="22"/>
                  <w14:ligatures w14:val="none"/>
                </w:rPr>
                <w:delText>Source</w:delText>
              </w:r>
            </w:del>
          </w:p>
        </w:tc>
      </w:tr>
      <w:tr w:rsidR="00024E6D" w:rsidRPr="009510C0" w:rsidDel="009757DD" w14:paraId="4CB7914C" w14:textId="57FE03FE" w:rsidTr="009757DD">
        <w:trPr>
          <w:trHeight w:val="300"/>
          <w:del w:id="70" w:author="Thomas Quaid" w:date="2026-02-03T10:49:00Z"/>
          <w:trPrChange w:id="71" w:author="Thomas Quaid" w:date="2026-02-03T10:49:00Z" w16du:dateUtc="2026-02-03T18:49:00Z">
            <w:trPr>
              <w:trHeight w:val="300"/>
            </w:trPr>
          </w:trPrChange>
        </w:trPr>
        <w:tc>
          <w:tcPr>
            <w:tcW w:w="1440" w:type="dxa"/>
            <w:tcBorders>
              <w:top w:val="single" w:sz="4" w:space="0" w:color="auto"/>
            </w:tcBorders>
            <w:noWrap/>
            <w:vAlign w:val="bottom"/>
            <w:hideMark/>
            <w:tcPrChange w:id="72" w:author="Thomas Quaid" w:date="2026-02-03T10:49:00Z" w16du:dateUtc="2026-02-03T18:49:00Z">
              <w:tcPr>
                <w:tcW w:w="1440" w:type="dxa"/>
                <w:tcBorders>
                  <w:top w:val="single" w:sz="4" w:space="0" w:color="auto"/>
                </w:tcBorders>
                <w:noWrap/>
                <w:vAlign w:val="bottom"/>
                <w:hideMark/>
              </w:tcPr>
            </w:tcPrChange>
          </w:tcPr>
          <w:p w14:paraId="45353081" w14:textId="73D45C4C" w:rsidR="00024E6D" w:rsidRPr="009510C0" w:rsidDel="009757DD" w:rsidRDefault="00024E6D" w:rsidP="00024E6D">
            <w:pPr>
              <w:spacing w:line="240" w:lineRule="auto"/>
              <w:rPr>
                <w:del w:id="73" w:author="Thomas Quaid" w:date="2026-02-03T10:49:00Z" w16du:dateUtc="2026-02-03T18:49:00Z"/>
                <w:rFonts w:ascii="Calibri" w:eastAsia="Times New Roman" w:hAnsi="Calibri" w:cs="Calibri"/>
                <w:color w:val="000000"/>
                <w:kern w:val="0"/>
                <w:sz w:val="22"/>
                <w:szCs w:val="22"/>
                <w14:ligatures w14:val="none"/>
              </w:rPr>
            </w:pPr>
            <w:del w:id="74" w:author="Thomas Quaid" w:date="2026-02-03T10:49:00Z" w16du:dateUtc="2026-02-03T18:49:00Z">
              <w:r w:rsidRPr="009510C0" w:rsidDel="009757DD">
                <w:rPr>
                  <w:rFonts w:ascii="Calibri" w:eastAsia="Times New Roman" w:hAnsi="Calibri" w:cs="Calibri"/>
                  <w:color w:val="000000"/>
                  <w:kern w:val="0"/>
                  <w:sz w:val="22"/>
                  <w:szCs w:val="22"/>
                  <w14:ligatures w14:val="none"/>
                </w:rPr>
                <w:delText>Zn6a</w:delText>
              </w:r>
            </w:del>
          </w:p>
        </w:tc>
        <w:tc>
          <w:tcPr>
            <w:tcW w:w="1525" w:type="dxa"/>
            <w:tcBorders>
              <w:top w:val="single" w:sz="4" w:space="0" w:color="auto"/>
            </w:tcBorders>
            <w:noWrap/>
            <w:vAlign w:val="bottom"/>
            <w:hideMark/>
            <w:tcPrChange w:id="75" w:author="Thomas Quaid" w:date="2026-02-03T10:49:00Z" w16du:dateUtc="2026-02-03T18:49:00Z">
              <w:tcPr>
                <w:tcW w:w="1525" w:type="dxa"/>
                <w:tcBorders>
                  <w:top w:val="single" w:sz="4" w:space="0" w:color="auto"/>
                </w:tcBorders>
                <w:noWrap/>
                <w:vAlign w:val="bottom"/>
                <w:hideMark/>
              </w:tcPr>
            </w:tcPrChange>
          </w:tcPr>
          <w:p w14:paraId="2492A898" w14:textId="6BC499F3" w:rsidR="00024E6D" w:rsidRPr="009510C0" w:rsidDel="009757DD" w:rsidRDefault="00024E6D" w:rsidP="00FB501E">
            <w:pPr>
              <w:spacing w:line="240" w:lineRule="auto"/>
              <w:rPr>
                <w:del w:id="76" w:author="Thomas Quaid" w:date="2026-02-03T10:49:00Z" w16du:dateUtc="2026-02-03T18:49:00Z"/>
                <w:rFonts w:ascii="Calibri" w:eastAsia="Times New Roman" w:hAnsi="Calibri" w:cs="Calibri"/>
                <w:color w:val="000000"/>
                <w:kern w:val="0"/>
                <w:sz w:val="22"/>
                <w:szCs w:val="22"/>
                <w14:ligatures w14:val="none"/>
              </w:rPr>
            </w:pPr>
            <w:del w:id="77" w:author="Thomas Quaid" w:date="2026-02-03T10:49:00Z" w16du:dateUtc="2026-02-03T18:49:00Z">
              <w:r w:rsidRPr="009510C0" w:rsidDel="009757DD">
                <w:rPr>
                  <w:rFonts w:ascii="Calibri" w:eastAsia="Times New Roman" w:hAnsi="Calibri" w:cs="Calibri"/>
                  <w:color w:val="000000"/>
                  <w:kern w:val="0"/>
                  <w:sz w:val="22"/>
                  <w:szCs w:val="22"/>
                  <w14:ligatures w14:val="none"/>
                </w:rPr>
                <w:delText>0.0</w:delText>
              </w:r>
            </w:del>
          </w:p>
        </w:tc>
        <w:tc>
          <w:tcPr>
            <w:tcW w:w="1440" w:type="dxa"/>
            <w:tcBorders>
              <w:top w:val="single" w:sz="4" w:space="0" w:color="auto"/>
            </w:tcBorders>
            <w:noWrap/>
            <w:vAlign w:val="bottom"/>
            <w:hideMark/>
            <w:tcPrChange w:id="78" w:author="Thomas Quaid" w:date="2026-02-03T10:49:00Z" w16du:dateUtc="2026-02-03T18:49:00Z">
              <w:tcPr>
                <w:tcW w:w="1440" w:type="dxa"/>
                <w:tcBorders>
                  <w:top w:val="single" w:sz="4" w:space="0" w:color="auto"/>
                </w:tcBorders>
                <w:noWrap/>
                <w:vAlign w:val="bottom"/>
                <w:hideMark/>
              </w:tcPr>
            </w:tcPrChange>
          </w:tcPr>
          <w:p w14:paraId="295A9FFE" w14:textId="39BE5343" w:rsidR="00024E6D" w:rsidRPr="009510C0" w:rsidDel="009757DD" w:rsidRDefault="00024E6D" w:rsidP="00FB501E">
            <w:pPr>
              <w:spacing w:line="240" w:lineRule="auto"/>
              <w:rPr>
                <w:del w:id="79" w:author="Thomas Quaid" w:date="2026-02-03T10:49:00Z" w16du:dateUtc="2026-02-03T18:49:00Z"/>
                <w:rFonts w:ascii="Calibri" w:eastAsia="Times New Roman" w:hAnsi="Calibri" w:cs="Calibri"/>
                <w:color w:val="000000"/>
                <w:kern w:val="0"/>
                <w:sz w:val="22"/>
                <w:szCs w:val="22"/>
                <w14:ligatures w14:val="none"/>
              </w:rPr>
            </w:pPr>
            <w:del w:id="80" w:author="Thomas Quaid" w:date="2026-02-03T10:49:00Z" w16du:dateUtc="2026-02-03T18:49:00Z">
              <w:r w:rsidRPr="009510C0" w:rsidDel="009757DD">
                <w:rPr>
                  <w:rFonts w:ascii="Calibri" w:eastAsia="Times New Roman" w:hAnsi="Calibri" w:cs="Calibri"/>
                  <w:color w:val="000000"/>
                  <w:kern w:val="0"/>
                  <w:sz w:val="22"/>
                  <w:szCs w:val="22"/>
                  <w14:ligatures w14:val="none"/>
                </w:rPr>
                <w:delText>0.0</w:delText>
              </w:r>
            </w:del>
          </w:p>
        </w:tc>
        <w:tc>
          <w:tcPr>
            <w:tcW w:w="1645" w:type="dxa"/>
            <w:tcBorders>
              <w:top w:val="single" w:sz="4" w:space="0" w:color="auto"/>
            </w:tcBorders>
            <w:noWrap/>
            <w:vAlign w:val="bottom"/>
            <w:hideMark/>
            <w:tcPrChange w:id="81" w:author="Thomas Quaid" w:date="2026-02-03T10:49:00Z" w16du:dateUtc="2026-02-03T18:49:00Z">
              <w:tcPr>
                <w:tcW w:w="1603" w:type="dxa"/>
                <w:tcBorders>
                  <w:top w:val="single" w:sz="4" w:space="0" w:color="auto"/>
                </w:tcBorders>
                <w:noWrap/>
                <w:vAlign w:val="bottom"/>
                <w:hideMark/>
              </w:tcPr>
            </w:tcPrChange>
          </w:tcPr>
          <w:p w14:paraId="14B8A5C6" w14:textId="201DA7EF" w:rsidR="00024E6D" w:rsidRPr="009510C0" w:rsidDel="009757DD" w:rsidRDefault="00024E6D" w:rsidP="00FB501E">
            <w:pPr>
              <w:spacing w:line="240" w:lineRule="auto"/>
              <w:rPr>
                <w:del w:id="82" w:author="Thomas Quaid" w:date="2026-02-03T10:49:00Z" w16du:dateUtc="2026-02-03T18:49:00Z"/>
                <w:rFonts w:ascii="Calibri" w:eastAsia="Times New Roman" w:hAnsi="Calibri" w:cs="Calibri"/>
                <w:color w:val="000000"/>
                <w:kern w:val="0"/>
                <w:sz w:val="22"/>
                <w:szCs w:val="22"/>
                <w14:ligatures w14:val="none"/>
              </w:rPr>
            </w:pPr>
            <w:del w:id="83" w:author="Thomas Quaid" w:date="2026-02-03T10:49:00Z" w16du:dateUtc="2026-02-03T18:49:00Z">
              <w:r w:rsidRPr="009510C0" w:rsidDel="009757DD">
                <w:rPr>
                  <w:rFonts w:ascii="Calibri" w:eastAsia="Times New Roman" w:hAnsi="Calibri" w:cs="Calibri"/>
                  <w:color w:val="000000"/>
                  <w:kern w:val="0"/>
                  <w:sz w:val="22"/>
                  <w:szCs w:val="22"/>
                  <w14:ligatures w14:val="none"/>
                </w:rPr>
                <w:delText>249.2</w:delText>
              </w:r>
            </w:del>
          </w:p>
        </w:tc>
        <w:tc>
          <w:tcPr>
            <w:tcW w:w="1380" w:type="dxa"/>
            <w:tcBorders>
              <w:top w:val="single" w:sz="4" w:space="0" w:color="auto"/>
            </w:tcBorders>
            <w:noWrap/>
            <w:vAlign w:val="bottom"/>
            <w:hideMark/>
            <w:tcPrChange w:id="84" w:author="Thomas Quaid" w:date="2026-02-03T10:49:00Z" w16du:dateUtc="2026-02-03T18:49:00Z">
              <w:tcPr>
                <w:tcW w:w="1380" w:type="dxa"/>
                <w:tcBorders>
                  <w:top w:val="single" w:sz="4" w:space="0" w:color="auto"/>
                </w:tcBorders>
                <w:noWrap/>
                <w:vAlign w:val="bottom"/>
                <w:hideMark/>
              </w:tcPr>
            </w:tcPrChange>
          </w:tcPr>
          <w:p w14:paraId="0ABC4FE2" w14:textId="6894F896" w:rsidR="00024E6D" w:rsidRPr="009510C0" w:rsidDel="009757DD" w:rsidRDefault="00024E6D" w:rsidP="00FB501E">
            <w:pPr>
              <w:spacing w:line="240" w:lineRule="auto"/>
              <w:rPr>
                <w:del w:id="85" w:author="Thomas Quaid" w:date="2026-02-03T10:49:00Z" w16du:dateUtc="2026-02-03T18:49:00Z"/>
                <w:rFonts w:ascii="Calibri" w:eastAsia="Times New Roman" w:hAnsi="Calibri" w:cs="Calibri"/>
                <w:color w:val="000000"/>
                <w:kern w:val="0"/>
                <w:sz w:val="22"/>
                <w:szCs w:val="22"/>
                <w14:ligatures w14:val="none"/>
              </w:rPr>
            </w:pPr>
            <w:del w:id="86" w:author="Thomas Quaid" w:date="2026-02-03T10:49:00Z" w16du:dateUtc="2026-02-03T18:49:00Z">
              <w:r w:rsidRPr="009510C0" w:rsidDel="009757DD">
                <w:rPr>
                  <w:rFonts w:ascii="Calibri" w:eastAsia="Times New Roman" w:hAnsi="Calibri" w:cs="Calibri"/>
                  <w:color w:val="000000"/>
                  <w:kern w:val="0"/>
                  <w:sz w:val="22"/>
                  <w:szCs w:val="22"/>
                  <w14:ligatures w14:val="none"/>
                </w:rPr>
                <w:delText>22.46</w:delText>
              </w:r>
            </w:del>
          </w:p>
        </w:tc>
        <w:tc>
          <w:tcPr>
            <w:tcW w:w="1380" w:type="dxa"/>
            <w:tcBorders>
              <w:top w:val="single" w:sz="4" w:space="0" w:color="auto"/>
            </w:tcBorders>
            <w:noWrap/>
            <w:vAlign w:val="bottom"/>
            <w:hideMark/>
            <w:tcPrChange w:id="87" w:author="Thomas Quaid" w:date="2026-02-03T10:49:00Z" w16du:dateUtc="2026-02-03T18:49:00Z">
              <w:tcPr>
                <w:tcW w:w="1380" w:type="dxa"/>
                <w:tcBorders>
                  <w:top w:val="single" w:sz="4" w:space="0" w:color="auto"/>
                </w:tcBorders>
                <w:noWrap/>
                <w:vAlign w:val="bottom"/>
                <w:hideMark/>
              </w:tcPr>
            </w:tcPrChange>
          </w:tcPr>
          <w:p w14:paraId="7551585B" w14:textId="4745B358" w:rsidR="00024E6D" w:rsidRPr="009510C0" w:rsidDel="009757DD" w:rsidRDefault="00024E6D" w:rsidP="00FB501E">
            <w:pPr>
              <w:spacing w:line="240" w:lineRule="auto"/>
              <w:rPr>
                <w:del w:id="88" w:author="Thomas Quaid" w:date="2026-02-03T10:49:00Z" w16du:dateUtc="2026-02-03T18:49:00Z"/>
                <w:rFonts w:ascii="Calibri" w:eastAsia="Times New Roman" w:hAnsi="Calibri" w:cs="Calibri"/>
                <w:color w:val="000000"/>
                <w:kern w:val="0"/>
                <w:sz w:val="22"/>
                <w:szCs w:val="22"/>
                <w14:ligatures w14:val="none"/>
              </w:rPr>
            </w:pPr>
            <w:del w:id="8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{"citationID":"YNonEaag","properties":{"formattedCitation":"[11]","plainCitation":"[11]","noteIndex":0},"citationItems":[{"id":254,"uris":["http://zotero.org/users/15279553/items/8WI7DY5M"],"itemData":{"id":254,"type":"article-journal","container-title":"Inorganic Chemistry","DOI":"10.1021/ic00126a034","ISSN":"0020-1669","issue":"22","journalAbbreviation":"Inorg. Chem.","note":"publisher: American Chemical Society","page":"5606-5614","source":"ACS Publications","title":"A functional model for carbonic anhydrase: thermodynamic and kinetic study of a tetraazacyclododecane complex of zinc(II)","title-short":"A functional model for carbonic anhydrase","volume":"34","author":[{"family":"Zhang","given":"Xiaoping"},{"family":"Eldik","given":"Rudi","non-dropping-particle":"van"}],"issued":{"date-parts":[["1995",10,1]]}}}],"schema":"https://github.com/citation-style-language/schema/raw/master/csl-citation.json"}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[11]</w:delText>
              </w:r>
              <w:r w:rsidDel="009757DD">
                <w:rPr>
                  <w:rFonts w:ascii="Calibri" w:eastAsia="Times New Roman" w:hAnsi="Calibri" w:cs="Calibri"/>
                  <w:color w:val="000000"/>
                  <w:kern w:val="0"/>
                  <w:sz w:val="22"/>
                  <w:szCs w:val="22"/>
                  <w14:ligatures w14:val="none"/>
                </w:rPr>
                <w:fldChar w:fldCharType="end"/>
              </w:r>
            </w:del>
          </w:p>
        </w:tc>
      </w:tr>
      <w:tr w:rsidR="00024E6D" w:rsidRPr="009510C0" w:rsidDel="009757DD" w14:paraId="2E912756" w14:textId="6029BA6C" w:rsidTr="009757DD">
        <w:trPr>
          <w:trHeight w:val="300"/>
          <w:del w:id="90" w:author="Thomas Quaid" w:date="2026-02-03T10:49:00Z"/>
          <w:trPrChange w:id="91" w:author="Thomas Quaid" w:date="2026-02-03T10:49:00Z" w16du:dateUtc="2026-02-03T18:49:00Z">
            <w:trPr>
              <w:trHeight w:val="300"/>
            </w:trPr>
          </w:trPrChange>
        </w:trPr>
        <w:tc>
          <w:tcPr>
            <w:tcW w:w="1440" w:type="dxa"/>
            <w:noWrap/>
            <w:vAlign w:val="bottom"/>
            <w:hideMark/>
            <w:tcPrChange w:id="92" w:author="Thomas Quaid" w:date="2026-02-03T10:49:00Z" w16du:dateUtc="2026-02-03T18:49:00Z">
              <w:tcPr>
                <w:tcW w:w="1440" w:type="dxa"/>
                <w:noWrap/>
                <w:vAlign w:val="bottom"/>
                <w:hideMark/>
              </w:tcPr>
            </w:tcPrChange>
          </w:tcPr>
          <w:p w14:paraId="394DDC36" w14:textId="6B20D718" w:rsidR="00024E6D" w:rsidRPr="009510C0" w:rsidDel="009757DD" w:rsidRDefault="00024E6D" w:rsidP="00024E6D">
            <w:pPr>
              <w:spacing w:line="240" w:lineRule="auto"/>
              <w:rPr>
                <w:del w:id="93" w:author="Thomas Quaid" w:date="2026-02-03T10:49:00Z" w16du:dateUtc="2026-02-03T18:49:00Z"/>
                <w:rFonts w:ascii="Calibri" w:eastAsia="Times New Roman" w:hAnsi="Calibri" w:cs="Calibri"/>
                <w:color w:val="000000"/>
                <w:kern w:val="0"/>
                <w:sz w:val="22"/>
                <w:szCs w:val="22"/>
                <w14:ligatures w14:val="none"/>
              </w:rPr>
            </w:pPr>
            <w:del w:id="94" w:author="Thomas Quaid" w:date="2026-02-03T10:49:00Z" w16du:dateUtc="2026-02-03T18:49:00Z">
              <w:r w:rsidRPr="009510C0" w:rsidDel="009757DD">
                <w:rPr>
                  <w:rFonts w:ascii="Calibri" w:eastAsia="Times New Roman" w:hAnsi="Calibri" w:cs="Calibri"/>
                  <w:color w:val="000000"/>
                  <w:kern w:val="0"/>
                  <w:sz w:val="22"/>
                  <w:szCs w:val="22"/>
                  <w14:ligatures w14:val="none"/>
                </w:rPr>
                <w:delText>Zn6b</w:delText>
              </w:r>
            </w:del>
          </w:p>
        </w:tc>
        <w:tc>
          <w:tcPr>
            <w:tcW w:w="1525" w:type="dxa"/>
            <w:noWrap/>
            <w:vAlign w:val="bottom"/>
            <w:hideMark/>
            <w:tcPrChange w:id="95" w:author="Thomas Quaid" w:date="2026-02-03T10:49:00Z" w16du:dateUtc="2026-02-03T18:49:00Z">
              <w:tcPr>
                <w:tcW w:w="1525" w:type="dxa"/>
                <w:noWrap/>
                <w:vAlign w:val="bottom"/>
                <w:hideMark/>
              </w:tcPr>
            </w:tcPrChange>
          </w:tcPr>
          <w:p w14:paraId="7B05E805" w14:textId="2B7374AC" w:rsidR="00024E6D" w:rsidRPr="009510C0" w:rsidDel="009757DD" w:rsidRDefault="00024E6D" w:rsidP="00FB501E">
            <w:pPr>
              <w:spacing w:line="240" w:lineRule="auto"/>
              <w:rPr>
                <w:del w:id="96" w:author="Thomas Quaid" w:date="2026-02-03T10:49:00Z" w16du:dateUtc="2026-02-03T18:49:00Z"/>
                <w:rFonts w:ascii="Calibri" w:eastAsia="Times New Roman" w:hAnsi="Calibri" w:cs="Calibri"/>
                <w:color w:val="000000"/>
                <w:kern w:val="0"/>
                <w:sz w:val="22"/>
                <w:szCs w:val="22"/>
                <w14:ligatures w14:val="none"/>
              </w:rPr>
            </w:pPr>
            <w:del w:id="97" w:author="Thomas Quaid" w:date="2026-02-03T10:49:00Z" w16du:dateUtc="2026-02-03T18:49:00Z">
              <w:r w:rsidRPr="009510C0" w:rsidDel="009757DD">
                <w:rPr>
                  <w:rFonts w:ascii="Calibri" w:eastAsia="Times New Roman" w:hAnsi="Calibri" w:cs="Calibri"/>
                  <w:color w:val="000000"/>
                  <w:kern w:val="0"/>
                  <w:sz w:val="22"/>
                  <w:szCs w:val="22"/>
                  <w14:ligatures w14:val="none"/>
                </w:rPr>
                <w:delText>0.0</w:delText>
              </w:r>
            </w:del>
          </w:p>
        </w:tc>
        <w:tc>
          <w:tcPr>
            <w:tcW w:w="1440" w:type="dxa"/>
            <w:noWrap/>
            <w:vAlign w:val="bottom"/>
            <w:hideMark/>
            <w:tcPrChange w:id="98" w:author="Thomas Quaid" w:date="2026-02-03T10:49:00Z" w16du:dateUtc="2026-02-03T18:49:00Z">
              <w:tcPr>
                <w:tcW w:w="1440" w:type="dxa"/>
                <w:noWrap/>
                <w:vAlign w:val="bottom"/>
                <w:hideMark/>
              </w:tcPr>
            </w:tcPrChange>
          </w:tcPr>
          <w:p w14:paraId="2CA2F0F1" w14:textId="183FEBF1" w:rsidR="00024E6D" w:rsidRPr="009510C0" w:rsidDel="009757DD" w:rsidRDefault="00024E6D" w:rsidP="00FB501E">
            <w:pPr>
              <w:spacing w:line="240" w:lineRule="auto"/>
              <w:rPr>
                <w:del w:id="99" w:author="Thomas Quaid" w:date="2026-02-03T10:49:00Z" w16du:dateUtc="2026-02-03T18:49:00Z"/>
                <w:rFonts w:ascii="Calibri" w:eastAsia="Times New Roman" w:hAnsi="Calibri" w:cs="Calibri"/>
                <w:color w:val="000000"/>
                <w:kern w:val="0"/>
                <w:sz w:val="22"/>
                <w:szCs w:val="22"/>
                <w14:ligatures w14:val="none"/>
              </w:rPr>
            </w:pPr>
            <w:del w:id="100" w:author="Thomas Quaid" w:date="2026-02-03T10:49:00Z" w16du:dateUtc="2026-02-03T18:49:00Z">
              <w:r w:rsidRPr="009510C0" w:rsidDel="009757DD">
                <w:rPr>
                  <w:rFonts w:ascii="Calibri" w:eastAsia="Times New Roman" w:hAnsi="Calibri" w:cs="Calibri"/>
                  <w:color w:val="000000"/>
                  <w:kern w:val="0"/>
                  <w:sz w:val="22"/>
                  <w:szCs w:val="22"/>
                  <w14:ligatures w14:val="none"/>
                </w:rPr>
                <w:delText>0.0</w:delText>
              </w:r>
            </w:del>
          </w:p>
        </w:tc>
        <w:tc>
          <w:tcPr>
            <w:tcW w:w="1645" w:type="dxa"/>
            <w:noWrap/>
            <w:vAlign w:val="bottom"/>
            <w:hideMark/>
            <w:tcPrChange w:id="101" w:author="Thomas Quaid" w:date="2026-02-03T10:49:00Z" w16du:dateUtc="2026-02-03T18:49:00Z">
              <w:tcPr>
                <w:tcW w:w="1603" w:type="dxa"/>
                <w:noWrap/>
                <w:vAlign w:val="bottom"/>
                <w:hideMark/>
              </w:tcPr>
            </w:tcPrChange>
          </w:tcPr>
          <w:p w14:paraId="02022166" w14:textId="4C8C568C" w:rsidR="00024E6D" w:rsidRPr="009510C0" w:rsidDel="009757DD" w:rsidRDefault="00024E6D" w:rsidP="00FB501E">
            <w:pPr>
              <w:spacing w:line="240" w:lineRule="auto"/>
              <w:rPr>
                <w:del w:id="102" w:author="Thomas Quaid" w:date="2026-02-03T10:49:00Z" w16du:dateUtc="2026-02-03T18:49:00Z"/>
                <w:rFonts w:ascii="Calibri" w:eastAsia="Times New Roman" w:hAnsi="Calibri" w:cs="Calibri"/>
                <w:color w:val="000000"/>
                <w:kern w:val="0"/>
                <w:sz w:val="22"/>
                <w:szCs w:val="22"/>
                <w14:ligatures w14:val="none"/>
              </w:rPr>
            </w:pPr>
            <w:del w:id="103" w:author="Thomas Quaid" w:date="2026-02-03T10:49:00Z" w16du:dateUtc="2026-02-03T18:49:00Z">
              <w:r w:rsidRPr="009510C0" w:rsidDel="009757DD">
                <w:rPr>
                  <w:rFonts w:ascii="Calibri" w:eastAsia="Times New Roman" w:hAnsi="Calibri" w:cs="Calibri"/>
                  <w:color w:val="000000"/>
                  <w:kern w:val="0"/>
                  <w:sz w:val="22"/>
                  <w:szCs w:val="22"/>
                  <w14:ligatures w14:val="none"/>
                </w:rPr>
                <w:delText>247.8</w:delText>
              </w:r>
            </w:del>
          </w:p>
        </w:tc>
        <w:tc>
          <w:tcPr>
            <w:tcW w:w="1380" w:type="dxa"/>
            <w:noWrap/>
            <w:vAlign w:val="bottom"/>
            <w:hideMark/>
            <w:tcPrChange w:id="104" w:author="Thomas Quaid" w:date="2026-02-03T10:49:00Z" w16du:dateUtc="2026-02-03T18:49:00Z">
              <w:tcPr>
                <w:tcW w:w="1380" w:type="dxa"/>
                <w:noWrap/>
                <w:vAlign w:val="bottom"/>
                <w:hideMark/>
              </w:tcPr>
            </w:tcPrChange>
          </w:tcPr>
          <w:p w14:paraId="26C80359" w14:textId="5D7CF8D7" w:rsidR="00024E6D" w:rsidRPr="009510C0" w:rsidDel="009757DD" w:rsidRDefault="00024E6D" w:rsidP="00FB501E">
            <w:pPr>
              <w:spacing w:line="240" w:lineRule="auto"/>
              <w:rPr>
                <w:del w:id="105" w:author="Thomas Quaid" w:date="2026-02-03T10:49:00Z" w16du:dateUtc="2026-02-03T18:49:00Z"/>
                <w:rFonts w:ascii="Calibri" w:eastAsia="Times New Roman" w:hAnsi="Calibri" w:cs="Calibri"/>
                <w:color w:val="000000"/>
                <w:kern w:val="0"/>
                <w:sz w:val="22"/>
                <w:szCs w:val="22"/>
                <w14:ligatures w14:val="none"/>
              </w:rPr>
            </w:pPr>
            <w:del w:id="106" w:author="Thomas Quaid" w:date="2026-02-03T10:49:00Z" w16du:dateUtc="2026-02-03T18:49:00Z">
              <w:r w:rsidRPr="009510C0" w:rsidDel="009757DD">
                <w:rPr>
                  <w:rFonts w:ascii="Calibri" w:eastAsia="Times New Roman" w:hAnsi="Calibri" w:cs="Calibri"/>
                  <w:color w:val="000000"/>
                  <w:kern w:val="0"/>
                  <w:sz w:val="22"/>
                  <w:szCs w:val="22"/>
                  <w14:ligatures w14:val="none"/>
                </w:rPr>
                <w:delText>22.15</w:delText>
              </w:r>
            </w:del>
          </w:p>
        </w:tc>
        <w:tc>
          <w:tcPr>
            <w:tcW w:w="1380" w:type="dxa"/>
            <w:noWrap/>
            <w:vAlign w:val="bottom"/>
            <w:hideMark/>
            <w:tcPrChange w:id="107" w:author="Thomas Quaid" w:date="2026-02-03T10:49:00Z" w16du:dateUtc="2026-02-03T18:49:00Z">
              <w:tcPr>
                <w:tcW w:w="1380" w:type="dxa"/>
                <w:noWrap/>
                <w:vAlign w:val="bottom"/>
                <w:hideMark/>
              </w:tcPr>
            </w:tcPrChange>
          </w:tcPr>
          <w:p w14:paraId="62353723" w14:textId="23ED42D5" w:rsidR="00024E6D" w:rsidRPr="009510C0" w:rsidDel="009757DD" w:rsidRDefault="00024E6D" w:rsidP="00FB501E">
            <w:pPr>
              <w:spacing w:line="240" w:lineRule="auto"/>
              <w:rPr>
                <w:del w:id="108" w:author="Thomas Quaid" w:date="2026-02-03T10:49:00Z" w16du:dateUtc="2026-02-03T18:49:00Z"/>
                <w:rFonts w:ascii="Calibri" w:eastAsia="Times New Roman" w:hAnsi="Calibri" w:cs="Calibri"/>
                <w:color w:val="000000"/>
                <w:kern w:val="0"/>
                <w:sz w:val="22"/>
                <w:szCs w:val="22"/>
                <w14:ligatures w14:val="none"/>
              </w:rPr>
            </w:pPr>
            <w:del w:id="10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{"citationID":"31QVhVRl","properties":{"formattedCitation":"[11]","plainCitation":"[11]","noteIndex":0},"citationItems":[{"id":254,"uris":["http://zotero.org/users/15279553/items/8WI7DY5M"],"itemData":{"id":254,"type":"article-journal","container-title":"Inorganic Chemistry","DOI":"10.1021/ic00126a034","ISSN":"0020-1669","issue":"22","journalAbbreviation":"Inorg. Chem.","note":"publisher: American Chemical Society","page":"5606-5614","source":"ACS Publications","title":"A functional model for carbonic anhydrase: thermodynamic and kinetic study of a tetraazacyclododecane complex of zinc(II)","title-short":"A functional model for carbonic anhydrase","volume":"34","author":[{"family":"Zhang","given":"Xiaoping"},{"family":"Eldik","given":"Rudi","non-dropping-particle":"van"}],"issued":{"date-parts":[["1995",10,1]]}}}],"schema":"https://github.com/citation-style-language/schema/raw/master/csl-citation.json"}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[11]</w:delText>
              </w:r>
              <w:r w:rsidDel="009757DD">
                <w:rPr>
                  <w:rFonts w:ascii="Calibri" w:eastAsia="Times New Roman" w:hAnsi="Calibri" w:cs="Calibri"/>
                  <w:color w:val="000000"/>
                  <w:kern w:val="0"/>
                  <w:sz w:val="22"/>
                  <w:szCs w:val="22"/>
                  <w14:ligatures w14:val="none"/>
                </w:rPr>
                <w:fldChar w:fldCharType="end"/>
              </w:r>
            </w:del>
          </w:p>
        </w:tc>
      </w:tr>
      <w:tr w:rsidR="00024E6D" w:rsidRPr="009510C0" w:rsidDel="009757DD" w14:paraId="5E09EDC1" w14:textId="19B85FDF" w:rsidTr="009757DD">
        <w:trPr>
          <w:trHeight w:val="320"/>
          <w:del w:id="110" w:author="Thomas Quaid" w:date="2026-02-03T10:49:00Z"/>
          <w:trPrChange w:id="111" w:author="Thomas Quaid" w:date="2026-02-03T10:49:00Z" w16du:dateUtc="2026-02-03T18:49:00Z">
            <w:trPr>
              <w:trHeight w:val="320"/>
            </w:trPr>
          </w:trPrChange>
        </w:trPr>
        <w:tc>
          <w:tcPr>
            <w:tcW w:w="1440" w:type="dxa"/>
            <w:noWrap/>
            <w:vAlign w:val="bottom"/>
            <w:hideMark/>
            <w:tcPrChange w:id="112" w:author="Thomas Quaid" w:date="2026-02-03T10:49:00Z" w16du:dateUtc="2026-02-03T18:49:00Z">
              <w:tcPr>
                <w:tcW w:w="1440" w:type="dxa"/>
                <w:noWrap/>
                <w:vAlign w:val="bottom"/>
                <w:hideMark/>
              </w:tcPr>
            </w:tcPrChange>
          </w:tcPr>
          <w:p w14:paraId="119EDE1E" w14:textId="59F58ED7" w:rsidR="00024E6D" w:rsidRPr="009510C0" w:rsidDel="009757DD" w:rsidRDefault="00024E6D" w:rsidP="00024E6D">
            <w:pPr>
              <w:spacing w:line="240" w:lineRule="auto"/>
              <w:rPr>
                <w:del w:id="113" w:author="Thomas Quaid" w:date="2026-02-03T10:49:00Z" w16du:dateUtc="2026-02-03T18:49:00Z"/>
                <w:rFonts w:ascii="Calibri" w:eastAsia="Times New Roman" w:hAnsi="Calibri" w:cs="Calibri"/>
                <w:color w:val="000000"/>
                <w:kern w:val="0"/>
                <w:sz w:val="22"/>
                <w:szCs w:val="22"/>
                <w14:ligatures w14:val="none"/>
              </w:rPr>
            </w:pPr>
            <w:del w:id="114" w:author="Thomas Quaid" w:date="2026-02-03T10:49:00Z" w16du:dateUtc="2026-02-03T18:49:00Z">
              <w:r w:rsidRPr="009510C0" w:rsidDel="009757DD">
                <w:rPr>
                  <w:rFonts w:ascii="Calibri" w:eastAsia="Times New Roman" w:hAnsi="Calibri" w:cs="Calibri"/>
                  <w:color w:val="000000"/>
                  <w:kern w:val="0"/>
                  <w:sz w:val="22"/>
                  <w:szCs w:val="22"/>
                  <w14:ligatures w14:val="none"/>
                </w:rPr>
                <w:delText>Zn6c</w:delText>
              </w:r>
            </w:del>
          </w:p>
        </w:tc>
        <w:tc>
          <w:tcPr>
            <w:tcW w:w="1525" w:type="dxa"/>
            <w:noWrap/>
            <w:vAlign w:val="bottom"/>
            <w:hideMark/>
            <w:tcPrChange w:id="115" w:author="Thomas Quaid" w:date="2026-02-03T10:49:00Z" w16du:dateUtc="2026-02-03T18:49:00Z">
              <w:tcPr>
                <w:tcW w:w="1525" w:type="dxa"/>
                <w:noWrap/>
                <w:vAlign w:val="bottom"/>
                <w:hideMark/>
              </w:tcPr>
            </w:tcPrChange>
          </w:tcPr>
          <w:p w14:paraId="16BBF081" w14:textId="09231BCE" w:rsidR="00024E6D" w:rsidRPr="009510C0" w:rsidDel="009757DD" w:rsidRDefault="00024E6D" w:rsidP="00FB501E">
            <w:pPr>
              <w:spacing w:line="240" w:lineRule="auto"/>
              <w:rPr>
                <w:del w:id="116" w:author="Thomas Quaid" w:date="2026-02-03T10:49:00Z" w16du:dateUtc="2026-02-03T18:49:00Z"/>
                <w:rFonts w:ascii="Calibri" w:eastAsia="Times New Roman" w:hAnsi="Calibri" w:cs="Calibri"/>
                <w:color w:val="000000"/>
                <w:kern w:val="0"/>
                <w:sz w:val="22"/>
                <w:szCs w:val="22"/>
                <w14:ligatures w14:val="none"/>
              </w:rPr>
            </w:pPr>
            <w:del w:id="117" w:author="Thomas Quaid" w:date="2026-02-03T10:49:00Z" w16du:dateUtc="2026-02-03T18:49:00Z">
              <w:r w:rsidRPr="009510C0" w:rsidDel="009757DD">
                <w:rPr>
                  <w:rFonts w:ascii="Calibri" w:eastAsia="Times New Roman" w:hAnsi="Calibri" w:cs="Calibri"/>
                  <w:color w:val="000000"/>
                  <w:kern w:val="0"/>
                  <w:sz w:val="22"/>
                  <w:szCs w:val="22"/>
                  <w14:ligatures w14:val="none"/>
                </w:rPr>
                <w:delText>626.0</w:delText>
              </w:r>
            </w:del>
          </w:p>
        </w:tc>
        <w:tc>
          <w:tcPr>
            <w:tcW w:w="1440" w:type="dxa"/>
            <w:noWrap/>
            <w:vAlign w:val="bottom"/>
            <w:hideMark/>
            <w:tcPrChange w:id="118" w:author="Thomas Quaid" w:date="2026-02-03T10:49:00Z" w16du:dateUtc="2026-02-03T18:49:00Z">
              <w:tcPr>
                <w:tcW w:w="1440" w:type="dxa"/>
                <w:noWrap/>
                <w:vAlign w:val="bottom"/>
                <w:hideMark/>
              </w:tcPr>
            </w:tcPrChange>
          </w:tcPr>
          <w:p w14:paraId="430642E7" w14:textId="2E2C2AD5" w:rsidR="00024E6D" w:rsidRPr="009510C0" w:rsidDel="009757DD" w:rsidRDefault="00024E6D" w:rsidP="00FB501E">
            <w:pPr>
              <w:spacing w:line="240" w:lineRule="auto"/>
              <w:rPr>
                <w:del w:id="119" w:author="Thomas Quaid" w:date="2026-02-03T10:49:00Z" w16du:dateUtc="2026-02-03T18:49:00Z"/>
                <w:rFonts w:ascii="Calibri" w:eastAsia="Times New Roman" w:hAnsi="Calibri" w:cs="Calibri"/>
                <w:color w:val="000000"/>
                <w:kern w:val="0"/>
                <w:sz w:val="22"/>
                <w:szCs w:val="22"/>
                <w14:ligatures w14:val="none"/>
              </w:rPr>
            </w:pPr>
            <w:del w:id="120" w:author="Thomas Quaid" w:date="2026-02-03T10:49:00Z" w16du:dateUtc="2026-02-03T18:49:00Z">
              <w:r w:rsidRPr="009510C0" w:rsidDel="009757DD">
                <w:rPr>
                  <w:rFonts w:ascii="Calibri" w:eastAsia="Times New Roman" w:hAnsi="Calibri" w:cs="Calibri"/>
                  <w:color w:val="000000"/>
                  <w:kern w:val="0"/>
                  <w:sz w:val="22"/>
                  <w:szCs w:val="22"/>
                  <w14:ligatures w14:val="none"/>
                </w:rPr>
                <w:delText>831.6</w:delText>
              </w:r>
            </w:del>
          </w:p>
        </w:tc>
        <w:tc>
          <w:tcPr>
            <w:tcW w:w="1645" w:type="dxa"/>
            <w:noWrap/>
            <w:vAlign w:val="bottom"/>
            <w:hideMark/>
            <w:tcPrChange w:id="121" w:author="Thomas Quaid" w:date="2026-02-03T10:49:00Z" w16du:dateUtc="2026-02-03T18:49:00Z">
              <w:tcPr>
                <w:tcW w:w="1603" w:type="dxa"/>
                <w:noWrap/>
                <w:vAlign w:val="bottom"/>
                <w:hideMark/>
              </w:tcPr>
            </w:tcPrChange>
          </w:tcPr>
          <w:p w14:paraId="6241810A" w14:textId="4CE1D395" w:rsidR="00024E6D" w:rsidRPr="009510C0" w:rsidDel="009757DD" w:rsidRDefault="00024E6D" w:rsidP="00FB501E">
            <w:pPr>
              <w:spacing w:line="240" w:lineRule="auto"/>
              <w:rPr>
                <w:del w:id="122" w:author="Thomas Quaid" w:date="2026-02-03T10:49:00Z" w16du:dateUtc="2026-02-03T18:49:00Z"/>
                <w:rFonts w:ascii="Calibri" w:eastAsia="Times New Roman" w:hAnsi="Calibri" w:cs="Calibri"/>
                <w:color w:val="000000"/>
                <w:kern w:val="0"/>
                <w:sz w:val="22"/>
                <w:szCs w:val="22"/>
                <w14:ligatures w14:val="none"/>
              </w:rPr>
            </w:pPr>
            <w:del w:id="123" w:author="Thomas Quaid" w:date="2026-02-03T10:49:00Z" w16du:dateUtc="2026-02-03T18:49:00Z">
              <w:r w:rsidRPr="009510C0" w:rsidDel="009757DD">
                <w:rPr>
                  <w:rFonts w:ascii="Calibri" w:eastAsia="Times New Roman" w:hAnsi="Calibri" w:cs="Calibri"/>
                  <w:color w:val="000000"/>
                  <w:kern w:val="0"/>
                  <w:sz w:val="22"/>
                  <w:szCs w:val="22"/>
                  <w14:ligatures w14:val="none"/>
                </w:rPr>
                <w:delText>232.7</w:delText>
              </w:r>
            </w:del>
          </w:p>
        </w:tc>
        <w:tc>
          <w:tcPr>
            <w:tcW w:w="1380" w:type="dxa"/>
            <w:noWrap/>
            <w:vAlign w:val="bottom"/>
            <w:hideMark/>
            <w:tcPrChange w:id="124" w:author="Thomas Quaid" w:date="2026-02-03T10:49:00Z" w16du:dateUtc="2026-02-03T18:49:00Z">
              <w:tcPr>
                <w:tcW w:w="1380" w:type="dxa"/>
                <w:noWrap/>
                <w:vAlign w:val="bottom"/>
                <w:hideMark/>
              </w:tcPr>
            </w:tcPrChange>
          </w:tcPr>
          <w:p w14:paraId="060056C5" w14:textId="32B18049" w:rsidR="00024E6D" w:rsidRPr="009510C0" w:rsidDel="009757DD" w:rsidRDefault="00024E6D" w:rsidP="00FB501E">
            <w:pPr>
              <w:spacing w:line="240" w:lineRule="auto"/>
              <w:rPr>
                <w:del w:id="125" w:author="Thomas Quaid" w:date="2026-02-03T10:49:00Z" w16du:dateUtc="2026-02-03T18:49:00Z"/>
                <w:rFonts w:ascii="Calibri" w:eastAsia="Times New Roman" w:hAnsi="Calibri" w:cs="Calibri"/>
                <w:color w:val="000000"/>
                <w:kern w:val="0"/>
                <w:sz w:val="22"/>
                <w:szCs w:val="22"/>
                <w14:ligatures w14:val="none"/>
              </w:rPr>
            </w:pPr>
            <w:del w:id="126" w:author="Thomas Quaid" w:date="2026-02-03T10:49:00Z" w16du:dateUtc="2026-02-03T18:49:00Z">
              <w:r w:rsidRPr="009510C0" w:rsidDel="009757DD">
                <w:rPr>
                  <w:rFonts w:ascii="Calibri" w:eastAsia="Times New Roman" w:hAnsi="Calibri" w:cs="Calibri"/>
                  <w:color w:val="000000"/>
                  <w:kern w:val="0"/>
                  <w:sz w:val="22"/>
                  <w:szCs w:val="22"/>
                  <w14:ligatures w14:val="none"/>
                </w:rPr>
                <w:delText>10.04</w:delText>
              </w:r>
            </w:del>
          </w:p>
        </w:tc>
        <w:tc>
          <w:tcPr>
            <w:tcW w:w="1380" w:type="dxa"/>
            <w:noWrap/>
            <w:vAlign w:val="bottom"/>
            <w:hideMark/>
            <w:tcPrChange w:id="127" w:author="Thomas Quaid" w:date="2026-02-03T10:49:00Z" w16du:dateUtc="2026-02-03T18:49:00Z">
              <w:tcPr>
                <w:tcW w:w="1380" w:type="dxa"/>
                <w:noWrap/>
                <w:vAlign w:val="bottom"/>
                <w:hideMark/>
              </w:tcPr>
            </w:tcPrChange>
          </w:tcPr>
          <w:p w14:paraId="560D79E3" w14:textId="40445D34" w:rsidR="00024E6D" w:rsidRPr="009510C0" w:rsidDel="009757DD" w:rsidRDefault="00024E6D" w:rsidP="00FB501E">
            <w:pPr>
              <w:spacing w:line="240" w:lineRule="auto"/>
              <w:rPr>
                <w:del w:id="128" w:author="Thomas Quaid" w:date="2026-02-03T10:49:00Z" w16du:dateUtc="2026-02-03T18:49:00Z"/>
                <w:rFonts w:ascii="Calibri" w:eastAsia="Times New Roman" w:hAnsi="Calibri" w:cs="Calibri"/>
                <w:color w:val="000000"/>
                <w:kern w:val="0"/>
                <w:sz w:val="22"/>
                <w:szCs w:val="22"/>
                <w14:ligatures w14:val="none"/>
              </w:rPr>
            </w:pPr>
            <w:del w:id="12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{"citationID":"1V73OhNd","properties":{"formattedCitation":"[11]","plainCitation":"[11]","noteIndex":0},"citationItems":[{"id":254,"uris":["http://zotero.org/users/15279553/items/8WI7DY5M"],"itemData":{"id":254,"type":"article-journal","container-title":"Inorganic Chemistry","DOI":"10.1021/ic00126a034","ISSN":"0020-1669","issue":"22","journalAbbreviation":"Inorg. Chem.","note":"publisher: American Chemical Society","page":"5606-5614","source":"ACS Publications","title":"A functional model for carbonic anhydrase: thermodynamic and kinetic study of a tetraazacyclododecane complex of zinc(II)","title-short":"A functional model for carbonic anhydrase","volume":"34","author":[{"family":"Zhang","given":"Xiaoping"},{"family":"Eldik","given":"Rudi","non-dropping-particle":"van"}],"issued":{"date-parts":[["1995",10,1]]}}}],"schema":"https://github.com/citation-style-language/schema/raw/master/csl-citation.json"}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[11]</w:delText>
              </w:r>
              <w:r w:rsidDel="009757DD">
                <w:rPr>
                  <w:rFonts w:ascii="Calibri" w:eastAsia="Times New Roman" w:hAnsi="Calibri" w:cs="Calibri"/>
                  <w:color w:val="000000"/>
                  <w:kern w:val="0"/>
                  <w:sz w:val="22"/>
                  <w:szCs w:val="22"/>
                  <w14:ligatures w14:val="none"/>
                </w:rPr>
                <w:fldChar w:fldCharType="end"/>
              </w:r>
            </w:del>
          </w:p>
        </w:tc>
      </w:tr>
      <w:tr w:rsidR="00024E6D" w:rsidRPr="009510C0" w:rsidDel="009757DD" w14:paraId="3E9106A9" w14:textId="0BFC1547" w:rsidTr="009757DD">
        <w:trPr>
          <w:trHeight w:val="300"/>
          <w:del w:id="130" w:author="Thomas Quaid" w:date="2026-02-03T10:49:00Z"/>
          <w:trPrChange w:id="131" w:author="Thomas Quaid" w:date="2026-02-03T10:49:00Z" w16du:dateUtc="2026-02-03T18:49:00Z">
            <w:trPr>
              <w:trHeight w:val="300"/>
            </w:trPr>
          </w:trPrChange>
        </w:trPr>
        <w:tc>
          <w:tcPr>
            <w:tcW w:w="1440" w:type="dxa"/>
            <w:noWrap/>
            <w:vAlign w:val="bottom"/>
            <w:hideMark/>
            <w:tcPrChange w:id="132" w:author="Thomas Quaid" w:date="2026-02-03T10:49:00Z" w16du:dateUtc="2026-02-03T18:49:00Z">
              <w:tcPr>
                <w:tcW w:w="1440" w:type="dxa"/>
                <w:noWrap/>
                <w:vAlign w:val="bottom"/>
                <w:hideMark/>
              </w:tcPr>
            </w:tcPrChange>
          </w:tcPr>
          <w:p w14:paraId="3DF2DB5B" w14:textId="05483DEE" w:rsidR="00024E6D" w:rsidRPr="009510C0" w:rsidDel="009757DD" w:rsidRDefault="00024E6D" w:rsidP="00024E6D">
            <w:pPr>
              <w:spacing w:line="240" w:lineRule="auto"/>
              <w:rPr>
                <w:del w:id="133" w:author="Thomas Quaid" w:date="2026-02-03T10:49:00Z" w16du:dateUtc="2026-02-03T18:49:00Z"/>
                <w:rFonts w:ascii="Calibri" w:eastAsia="Times New Roman" w:hAnsi="Calibri" w:cs="Calibri"/>
                <w:color w:val="000000"/>
                <w:kern w:val="0"/>
                <w:sz w:val="22"/>
                <w:szCs w:val="22"/>
                <w14:ligatures w14:val="none"/>
              </w:rPr>
            </w:pPr>
            <w:del w:id="134" w:author="Thomas Quaid" w:date="2026-02-03T10:49:00Z" w16du:dateUtc="2026-02-03T18:49:00Z">
              <w:r w:rsidRPr="009510C0" w:rsidDel="009757DD">
                <w:rPr>
                  <w:rFonts w:ascii="Calibri" w:eastAsia="Times New Roman" w:hAnsi="Calibri" w:cs="Calibri"/>
                  <w:color w:val="000000"/>
                  <w:kern w:val="0"/>
                  <w:sz w:val="22"/>
                  <w:szCs w:val="22"/>
                  <w14:ligatures w14:val="none"/>
                </w:rPr>
                <w:delText>Zn8a</w:delText>
              </w:r>
            </w:del>
          </w:p>
        </w:tc>
        <w:tc>
          <w:tcPr>
            <w:tcW w:w="1525" w:type="dxa"/>
            <w:noWrap/>
            <w:vAlign w:val="bottom"/>
            <w:hideMark/>
            <w:tcPrChange w:id="135" w:author="Thomas Quaid" w:date="2026-02-03T10:49:00Z" w16du:dateUtc="2026-02-03T18:49:00Z">
              <w:tcPr>
                <w:tcW w:w="1525" w:type="dxa"/>
                <w:noWrap/>
                <w:vAlign w:val="bottom"/>
                <w:hideMark/>
              </w:tcPr>
            </w:tcPrChange>
          </w:tcPr>
          <w:p w14:paraId="28D60E86" w14:textId="26B07E1A" w:rsidR="00024E6D" w:rsidRPr="009510C0" w:rsidDel="009757DD" w:rsidRDefault="00024E6D" w:rsidP="00FB501E">
            <w:pPr>
              <w:spacing w:line="240" w:lineRule="auto"/>
              <w:rPr>
                <w:del w:id="136" w:author="Thomas Quaid" w:date="2026-02-03T10:49:00Z" w16du:dateUtc="2026-02-03T18:49:00Z"/>
                <w:rFonts w:ascii="Calibri" w:eastAsia="Times New Roman" w:hAnsi="Calibri" w:cs="Calibri"/>
                <w:color w:val="000000"/>
                <w:kern w:val="0"/>
                <w:sz w:val="22"/>
                <w:szCs w:val="22"/>
                <w14:ligatures w14:val="none"/>
              </w:rPr>
            </w:pPr>
            <w:del w:id="137" w:author="Thomas Quaid" w:date="2026-02-03T10:49:00Z" w16du:dateUtc="2026-02-03T18:49:00Z">
              <w:r w:rsidRPr="009510C0" w:rsidDel="009757DD">
                <w:rPr>
                  <w:rFonts w:ascii="Calibri" w:eastAsia="Times New Roman" w:hAnsi="Calibri" w:cs="Calibri"/>
                  <w:color w:val="000000"/>
                  <w:kern w:val="0"/>
                  <w:sz w:val="22"/>
                  <w:szCs w:val="22"/>
                  <w14:ligatures w14:val="none"/>
                </w:rPr>
                <w:delText>0.0</w:delText>
              </w:r>
            </w:del>
          </w:p>
        </w:tc>
        <w:tc>
          <w:tcPr>
            <w:tcW w:w="1440" w:type="dxa"/>
            <w:noWrap/>
            <w:vAlign w:val="bottom"/>
            <w:hideMark/>
            <w:tcPrChange w:id="138" w:author="Thomas Quaid" w:date="2026-02-03T10:49:00Z" w16du:dateUtc="2026-02-03T18:49:00Z">
              <w:tcPr>
                <w:tcW w:w="1440" w:type="dxa"/>
                <w:noWrap/>
                <w:vAlign w:val="bottom"/>
                <w:hideMark/>
              </w:tcPr>
            </w:tcPrChange>
          </w:tcPr>
          <w:p w14:paraId="36F7E3B3" w14:textId="1C25D2EF" w:rsidR="00024E6D" w:rsidRPr="009510C0" w:rsidDel="009757DD" w:rsidRDefault="00024E6D" w:rsidP="00FB501E">
            <w:pPr>
              <w:spacing w:line="240" w:lineRule="auto"/>
              <w:rPr>
                <w:del w:id="139" w:author="Thomas Quaid" w:date="2026-02-03T10:49:00Z" w16du:dateUtc="2026-02-03T18:49:00Z"/>
                <w:rFonts w:ascii="Calibri" w:eastAsia="Times New Roman" w:hAnsi="Calibri" w:cs="Calibri"/>
                <w:color w:val="000000"/>
                <w:kern w:val="0"/>
                <w:sz w:val="22"/>
                <w:szCs w:val="22"/>
                <w14:ligatures w14:val="none"/>
              </w:rPr>
            </w:pPr>
            <w:del w:id="140" w:author="Thomas Quaid" w:date="2026-02-03T10:49:00Z" w16du:dateUtc="2026-02-03T18:49:00Z">
              <w:r w:rsidRPr="009510C0" w:rsidDel="009757DD">
                <w:rPr>
                  <w:rFonts w:ascii="Calibri" w:eastAsia="Times New Roman" w:hAnsi="Calibri" w:cs="Calibri"/>
                  <w:color w:val="000000"/>
                  <w:kern w:val="0"/>
                  <w:sz w:val="22"/>
                  <w:szCs w:val="22"/>
                  <w14:ligatures w14:val="none"/>
                </w:rPr>
                <w:delText>0.0</w:delText>
              </w:r>
            </w:del>
          </w:p>
        </w:tc>
        <w:tc>
          <w:tcPr>
            <w:tcW w:w="1645" w:type="dxa"/>
            <w:noWrap/>
            <w:vAlign w:val="bottom"/>
            <w:hideMark/>
            <w:tcPrChange w:id="141" w:author="Thomas Quaid" w:date="2026-02-03T10:49:00Z" w16du:dateUtc="2026-02-03T18:49:00Z">
              <w:tcPr>
                <w:tcW w:w="1603" w:type="dxa"/>
                <w:noWrap/>
                <w:vAlign w:val="bottom"/>
                <w:hideMark/>
              </w:tcPr>
            </w:tcPrChange>
          </w:tcPr>
          <w:p w14:paraId="5EE72CA2" w14:textId="677E7E6E" w:rsidR="00024E6D" w:rsidRPr="009510C0" w:rsidDel="009757DD" w:rsidRDefault="00024E6D" w:rsidP="00FB501E">
            <w:pPr>
              <w:spacing w:line="240" w:lineRule="auto"/>
              <w:rPr>
                <w:del w:id="142" w:author="Thomas Quaid" w:date="2026-02-03T10:49:00Z" w16du:dateUtc="2026-02-03T18:49:00Z"/>
                <w:rFonts w:ascii="Calibri" w:eastAsia="Times New Roman" w:hAnsi="Calibri" w:cs="Calibri"/>
                <w:color w:val="000000"/>
                <w:kern w:val="0"/>
                <w:sz w:val="22"/>
                <w:szCs w:val="22"/>
                <w14:ligatures w14:val="none"/>
              </w:rPr>
            </w:pPr>
            <w:del w:id="143" w:author="Thomas Quaid" w:date="2026-02-03T10:49:00Z" w16du:dateUtc="2026-02-03T18:49:00Z">
              <w:r w:rsidRPr="009510C0" w:rsidDel="009757DD">
                <w:rPr>
                  <w:rFonts w:ascii="Calibri" w:eastAsia="Times New Roman" w:hAnsi="Calibri" w:cs="Calibri"/>
                  <w:color w:val="000000"/>
                  <w:kern w:val="0"/>
                  <w:sz w:val="22"/>
                  <w:szCs w:val="22"/>
                  <w14:ligatures w14:val="none"/>
                </w:rPr>
                <w:delText>248.0</w:delText>
              </w:r>
            </w:del>
          </w:p>
        </w:tc>
        <w:tc>
          <w:tcPr>
            <w:tcW w:w="1380" w:type="dxa"/>
            <w:noWrap/>
            <w:vAlign w:val="bottom"/>
            <w:hideMark/>
            <w:tcPrChange w:id="144" w:author="Thomas Quaid" w:date="2026-02-03T10:49:00Z" w16du:dateUtc="2026-02-03T18:49:00Z">
              <w:tcPr>
                <w:tcW w:w="1380" w:type="dxa"/>
                <w:noWrap/>
                <w:vAlign w:val="bottom"/>
                <w:hideMark/>
              </w:tcPr>
            </w:tcPrChange>
          </w:tcPr>
          <w:p w14:paraId="65A81E30" w14:textId="795D7B65" w:rsidR="00024E6D" w:rsidRPr="009510C0" w:rsidDel="009757DD" w:rsidRDefault="00024E6D" w:rsidP="00FB501E">
            <w:pPr>
              <w:spacing w:line="240" w:lineRule="auto"/>
              <w:rPr>
                <w:del w:id="145" w:author="Thomas Quaid" w:date="2026-02-03T10:49:00Z" w16du:dateUtc="2026-02-03T18:49:00Z"/>
                <w:rFonts w:ascii="Calibri" w:eastAsia="Times New Roman" w:hAnsi="Calibri" w:cs="Calibri"/>
                <w:color w:val="000000"/>
                <w:kern w:val="0"/>
                <w:sz w:val="22"/>
                <w:szCs w:val="22"/>
                <w14:ligatures w14:val="none"/>
              </w:rPr>
            </w:pPr>
            <w:del w:id="146" w:author="Thomas Quaid" w:date="2026-02-03T10:49:00Z" w16du:dateUtc="2026-02-03T18:49:00Z">
              <w:r w:rsidRPr="009510C0" w:rsidDel="009757DD">
                <w:rPr>
                  <w:rFonts w:ascii="Calibri" w:eastAsia="Times New Roman" w:hAnsi="Calibri" w:cs="Calibri"/>
                  <w:color w:val="000000"/>
                  <w:kern w:val="0"/>
                  <w:sz w:val="22"/>
                  <w:szCs w:val="22"/>
                  <w14:ligatures w14:val="none"/>
                </w:rPr>
                <w:delText>22.46</w:delText>
              </w:r>
            </w:del>
          </w:p>
        </w:tc>
        <w:tc>
          <w:tcPr>
            <w:tcW w:w="1380" w:type="dxa"/>
            <w:noWrap/>
            <w:vAlign w:val="bottom"/>
            <w:hideMark/>
            <w:tcPrChange w:id="147" w:author="Thomas Quaid" w:date="2026-02-03T10:49:00Z" w16du:dateUtc="2026-02-03T18:49:00Z">
              <w:tcPr>
                <w:tcW w:w="1380" w:type="dxa"/>
                <w:noWrap/>
                <w:vAlign w:val="bottom"/>
                <w:hideMark/>
              </w:tcPr>
            </w:tcPrChange>
          </w:tcPr>
          <w:p w14:paraId="7D9B0162" w14:textId="1C97F0C2" w:rsidR="00024E6D" w:rsidRPr="009510C0" w:rsidDel="009757DD" w:rsidRDefault="00024E6D" w:rsidP="00FB501E">
            <w:pPr>
              <w:spacing w:line="240" w:lineRule="auto"/>
              <w:rPr>
                <w:del w:id="148" w:author="Thomas Quaid" w:date="2026-02-03T10:49:00Z" w16du:dateUtc="2026-02-03T18:49:00Z"/>
                <w:rFonts w:ascii="Calibri" w:eastAsia="Times New Roman" w:hAnsi="Calibri" w:cs="Calibri"/>
                <w:color w:val="000000"/>
                <w:kern w:val="0"/>
                <w:sz w:val="22"/>
                <w:szCs w:val="22"/>
                <w14:ligatures w14:val="none"/>
              </w:rPr>
            </w:pPr>
            <w:del w:id="14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{"citationID":"dxnGp6vK","properties":{"formattedCitation":"[11]","plainCitation":"[11]","noteIndex":0},"citationItems":[{"id":254,"uris":["http://zotero.org/users/15279553/items/8WI7DY5M"],"itemData":{"id":254,"type":"article-journal","container-title":"Inorganic Chemistry","DOI":"10.1021/ic00126a034","ISSN":"0020-1669","issue":"22","journalAbbreviation":"Inorg. Chem.","note":"publisher: American Chemical Society","page":"5606-5614","source":"ACS Publications","title":"A functional model for carbonic anhydrase: thermodynamic and kinetic study of a tetraazacyclododecane complex of zinc(II)","title-short":"A functional model for carbonic anhydrase","volume":"34","author":[{"family":"Zhang","given":"Xiaoping"},{"family":"Eldik","given":"Rudi","non-dropping-particle":"van"}],"issued":{"date-parts":[["1995",10,1]]}}}],"schema":"https://github.com/citation-style-language/schema/raw/master/csl-citation.json"}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[11]</w:delText>
              </w:r>
              <w:r w:rsidDel="009757DD">
                <w:rPr>
                  <w:rFonts w:ascii="Calibri" w:eastAsia="Times New Roman" w:hAnsi="Calibri" w:cs="Calibri"/>
                  <w:color w:val="000000"/>
                  <w:kern w:val="0"/>
                  <w:sz w:val="22"/>
                  <w:szCs w:val="22"/>
                  <w14:ligatures w14:val="none"/>
                </w:rPr>
                <w:fldChar w:fldCharType="end"/>
              </w:r>
            </w:del>
          </w:p>
        </w:tc>
      </w:tr>
      <w:tr w:rsidR="00024E6D" w:rsidRPr="009510C0" w:rsidDel="009757DD" w14:paraId="13D928C4" w14:textId="26B280D6" w:rsidTr="009757DD">
        <w:trPr>
          <w:trHeight w:val="300"/>
          <w:del w:id="150" w:author="Thomas Quaid" w:date="2026-02-03T10:49:00Z"/>
          <w:trPrChange w:id="151" w:author="Thomas Quaid" w:date="2026-02-03T10:49:00Z" w16du:dateUtc="2026-02-03T18:49:00Z">
            <w:trPr>
              <w:trHeight w:val="300"/>
            </w:trPr>
          </w:trPrChange>
        </w:trPr>
        <w:tc>
          <w:tcPr>
            <w:tcW w:w="1440" w:type="dxa"/>
            <w:noWrap/>
            <w:vAlign w:val="bottom"/>
            <w:hideMark/>
            <w:tcPrChange w:id="152" w:author="Thomas Quaid" w:date="2026-02-03T10:49:00Z" w16du:dateUtc="2026-02-03T18:49:00Z">
              <w:tcPr>
                <w:tcW w:w="1440" w:type="dxa"/>
                <w:noWrap/>
                <w:vAlign w:val="bottom"/>
                <w:hideMark/>
              </w:tcPr>
            </w:tcPrChange>
          </w:tcPr>
          <w:p w14:paraId="5CB95730" w14:textId="1742B3C1" w:rsidR="00024E6D" w:rsidRPr="009510C0" w:rsidDel="009757DD" w:rsidRDefault="00024E6D" w:rsidP="00024E6D">
            <w:pPr>
              <w:spacing w:line="240" w:lineRule="auto"/>
              <w:rPr>
                <w:del w:id="153" w:author="Thomas Quaid" w:date="2026-02-03T10:49:00Z" w16du:dateUtc="2026-02-03T18:49:00Z"/>
                <w:rFonts w:ascii="Calibri" w:eastAsia="Times New Roman" w:hAnsi="Calibri" w:cs="Calibri"/>
                <w:color w:val="000000"/>
                <w:kern w:val="0"/>
                <w:sz w:val="22"/>
                <w:szCs w:val="22"/>
                <w14:ligatures w14:val="none"/>
              </w:rPr>
            </w:pPr>
            <w:del w:id="154" w:author="Thomas Quaid" w:date="2026-02-03T10:49:00Z" w16du:dateUtc="2026-02-03T18:49:00Z">
              <w:r w:rsidRPr="009510C0" w:rsidDel="009757DD">
                <w:rPr>
                  <w:rFonts w:ascii="Calibri" w:eastAsia="Times New Roman" w:hAnsi="Calibri" w:cs="Calibri"/>
                  <w:color w:val="000000"/>
                  <w:kern w:val="0"/>
                  <w:sz w:val="22"/>
                  <w:szCs w:val="22"/>
                  <w14:ligatures w14:val="none"/>
                </w:rPr>
                <w:delText xml:space="preserve">c </w:delText>
              </w:r>
            </w:del>
          </w:p>
        </w:tc>
        <w:tc>
          <w:tcPr>
            <w:tcW w:w="1525" w:type="dxa"/>
            <w:noWrap/>
            <w:vAlign w:val="bottom"/>
            <w:hideMark/>
            <w:tcPrChange w:id="155" w:author="Thomas Quaid" w:date="2026-02-03T10:49:00Z" w16du:dateUtc="2026-02-03T18:49:00Z">
              <w:tcPr>
                <w:tcW w:w="1525" w:type="dxa"/>
                <w:noWrap/>
                <w:vAlign w:val="bottom"/>
                <w:hideMark/>
              </w:tcPr>
            </w:tcPrChange>
          </w:tcPr>
          <w:p w14:paraId="4D52A574" w14:textId="341CEF24" w:rsidR="00024E6D" w:rsidRPr="009510C0" w:rsidDel="009757DD" w:rsidRDefault="00024E6D" w:rsidP="00FB501E">
            <w:pPr>
              <w:spacing w:line="240" w:lineRule="auto"/>
              <w:rPr>
                <w:del w:id="156" w:author="Thomas Quaid" w:date="2026-02-03T10:49:00Z" w16du:dateUtc="2026-02-03T18:49:00Z"/>
                <w:rFonts w:ascii="Calibri" w:eastAsia="Times New Roman" w:hAnsi="Calibri" w:cs="Calibri"/>
                <w:color w:val="000000"/>
                <w:kern w:val="0"/>
                <w:sz w:val="22"/>
                <w:szCs w:val="22"/>
                <w14:ligatures w14:val="none"/>
              </w:rPr>
            </w:pPr>
            <w:del w:id="157" w:author="Thomas Quaid" w:date="2026-02-03T10:49:00Z" w16du:dateUtc="2026-02-03T18:49:00Z">
              <w:r w:rsidRPr="009510C0" w:rsidDel="009757DD">
                <w:rPr>
                  <w:rFonts w:ascii="Calibri" w:eastAsia="Times New Roman" w:hAnsi="Calibri" w:cs="Calibri"/>
                  <w:color w:val="000000"/>
                  <w:kern w:val="0"/>
                  <w:sz w:val="22"/>
                  <w:szCs w:val="22"/>
                  <w14:ligatures w14:val="none"/>
                </w:rPr>
                <w:delText>196.0</w:delText>
              </w:r>
            </w:del>
          </w:p>
        </w:tc>
        <w:tc>
          <w:tcPr>
            <w:tcW w:w="1440" w:type="dxa"/>
            <w:noWrap/>
            <w:vAlign w:val="bottom"/>
            <w:hideMark/>
            <w:tcPrChange w:id="158" w:author="Thomas Quaid" w:date="2026-02-03T10:49:00Z" w16du:dateUtc="2026-02-03T18:49:00Z">
              <w:tcPr>
                <w:tcW w:w="1440" w:type="dxa"/>
                <w:noWrap/>
                <w:vAlign w:val="bottom"/>
                <w:hideMark/>
              </w:tcPr>
            </w:tcPrChange>
          </w:tcPr>
          <w:p w14:paraId="76A224E2" w14:textId="3EECED82" w:rsidR="00024E6D" w:rsidRPr="009510C0" w:rsidDel="009757DD" w:rsidRDefault="00024E6D" w:rsidP="00FB501E">
            <w:pPr>
              <w:spacing w:line="240" w:lineRule="auto"/>
              <w:rPr>
                <w:del w:id="159" w:author="Thomas Quaid" w:date="2026-02-03T10:49:00Z" w16du:dateUtc="2026-02-03T18:49:00Z"/>
                <w:rFonts w:ascii="Calibri" w:eastAsia="Times New Roman" w:hAnsi="Calibri" w:cs="Calibri"/>
                <w:color w:val="000000"/>
                <w:kern w:val="0"/>
                <w:sz w:val="22"/>
                <w:szCs w:val="22"/>
                <w14:ligatures w14:val="none"/>
              </w:rPr>
            </w:pPr>
            <w:del w:id="160" w:author="Thomas Quaid" w:date="2026-02-03T10:49:00Z" w16du:dateUtc="2026-02-03T18:49:00Z">
              <w:r w:rsidRPr="009510C0" w:rsidDel="009757DD">
                <w:rPr>
                  <w:rFonts w:ascii="Calibri" w:eastAsia="Times New Roman" w:hAnsi="Calibri" w:cs="Calibri"/>
                  <w:color w:val="000000"/>
                  <w:kern w:val="0"/>
                  <w:sz w:val="22"/>
                  <w:szCs w:val="22"/>
                  <w14:ligatures w14:val="none"/>
                </w:rPr>
                <w:delText>290.3</w:delText>
              </w:r>
            </w:del>
          </w:p>
        </w:tc>
        <w:tc>
          <w:tcPr>
            <w:tcW w:w="1645" w:type="dxa"/>
            <w:noWrap/>
            <w:vAlign w:val="bottom"/>
            <w:hideMark/>
            <w:tcPrChange w:id="161" w:author="Thomas Quaid" w:date="2026-02-03T10:49:00Z" w16du:dateUtc="2026-02-03T18:49:00Z">
              <w:tcPr>
                <w:tcW w:w="1603" w:type="dxa"/>
                <w:noWrap/>
                <w:vAlign w:val="bottom"/>
                <w:hideMark/>
              </w:tcPr>
            </w:tcPrChange>
          </w:tcPr>
          <w:p w14:paraId="456DF8D3" w14:textId="67D5DA92" w:rsidR="00024E6D" w:rsidRPr="009510C0" w:rsidDel="009757DD" w:rsidRDefault="00024E6D" w:rsidP="00FB501E">
            <w:pPr>
              <w:spacing w:line="240" w:lineRule="auto"/>
              <w:rPr>
                <w:del w:id="162" w:author="Thomas Quaid" w:date="2026-02-03T10:49:00Z" w16du:dateUtc="2026-02-03T18:49:00Z"/>
                <w:rFonts w:ascii="Calibri" w:eastAsia="Times New Roman" w:hAnsi="Calibri" w:cs="Calibri"/>
                <w:color w:val="000000"/>
                <w:kern w:val="0"/>
                <w:sz w:val="22"/>
                <w:szCs w:val="22"/>
                <w14:ligatures w14:val="none"/>
              </w:rPr>
            </w:pPr>
            <w:del w:id="163" w:author="Thomas Quaid" w:date="2026-02-03T10:49:00Z" w16du:dateUtc="2026-02-03T18:49:00Z">
              <w:r w:rsidRPr="009510C0" w:rsidDel="009757DD">
                <w:rPr>
                  <w:rFonts w:ascii="Calibri" w:eastAsia="Times New Roman" w:hAnsi="Calibri" w:cs="Calibri"/>
                  <w:color w:val="000000"/>
                  <w:kern w:val="0"/>
                  <w:sz w:val="22"/>
                  <w:szCs w:val="22"/>
                  <w14:ligatures w14:val="none"/>
                </w:rPr>
                <w:delText>237.9</w:delText>
              </w:r>
            </w:del>
          </w:p>
        </w:tc>
        <w:tc>
          <w:tcPr>
            <w:tcW w:w="1380" w:type="dxa"/>
            <w:noWrap/>
            <w:vAlign w:val="bottom"/>
            <w:hideMark/>
            <w:tcPrChange w:id="164" w:author="Thomas Quaid" w:date="2026-02-03T10:49:00Z" w16du:dateUtc="2026-02-03T18:49:00Z">
              <w:tcPr>
                <w:tcW w:w="1380" w:type="dxa"/>
                <w:noWrap/>
                <w:vAlign w:val="bottom"/>
                <w:hideMark/>
              </w:tcPr>
            </w:tcPrChange>
          </w:tcPr>
          <w:p w14:paraId="26EF80C2" w14:textId="308F5F64" w:rsidR="00024E6D" w:rsidRPr="009510C0" w:rsidDel="009757DD" w:rsidRDefault="00024E6D" w:rsidP="00FB501E">
            <w:pPr>
              <w:spacing w:line="240" w:lineRule="auto"/>
              <w:rPr>
                <w:del w:id="165" w:author="Thomas Quaid" w:date="2026-02-03T10:49:00Z" w16du:dateUtc="2026-02-03T18:49:00Z"/>
                <w:rFonts w:ascii="Calibri" w:eastAsia="Times New Roman" w:hAnsi="Calibri" w:cs="Calibri"/>
                <w:color w:val="000000"/>
                <w:kern w:val="0"/>
                <w:sz w:val="22"/>
                <w:szCs w:val="22"/>
                <w14:ligatures w14:val="none"/>
              </w:rPr>
            </w:pPr>
            <w:del w:id="166" w:author="Thomas Quaid" w:date="2026-02-03T10:49:00Z" w16du:dateUtc="2026-02-03T18:49:00Z">
              <w:r w:rsidRPr="009510C0" w:rsidDel="009757DD">
                <w:rPr>
                  <w:rFonts w:ascii="Calibri" w:eastAsia="Times New Roman" w:hAnsi="Calibri" w:cs="Calibri"/>
                  <w:color w:val="000000"/>
                  <w:kern w:val="0"/>
                  <w:sz w:val="22"/>
                  <w:szCs w:val="22"/>
                  <w14:ligatures w14:val="none"/>
                </w:rPr>
                <w:delText>15.50</w:delText>
              </w:r>
            </w:del>
          </w:p>
        </w:tc>
        <w:tc>
          <w:tcPr>
            <w:tcW w:w="1380" w:type="dxa"/>
            <w:noWrap/>
            <w:vAlign w:val="bottom"/>
            <w:hideMark/>
            <w:tcPrChange w:id="167" w:author="Thomas Quaid" w:date="2026-02-03T10:49:00Z" w16du:dateUtc="2026-02-03T18:49:00Z">
              <w:tcPr>
                <w:tcW w:w="1380" w:type="dxa"/>
                <w:noWrap/>
                <w:vAlign w:val="bottom"/>
                <w:hideMark/>
              </w:tcPr>
            </w:tcPrChange>
          </w:tcPr>
          <w:p w14:paraId="4D2B5E9A" w14:textId="102641AF" w:rsidR="00024E6D" w:rsidRPr="009510C0" w:rsidDel="009757DD" w:rsidRDefault="00024E6D" w:rsidP="00FB501E">
            <w:pPr>
              <w:spacing w:line="240" w:lineRule="auto"/>
              <w:rPr>
                <w:del w:id="168" w:author="Thomas Quaid" w:date="2026-02-03T10:49:00Z" w16du:dateUtc="2026-02-03T18:49:00Z"/>
                <w:rFonts w:ascii="Calibri" w:eastAsia="Times New Roman" w:hAnsi="Calibri" w:cs="Calibri"/>
                <w:color w:val="000000"/>
                <w:kern w:val="0"/>
                <w:sz w:val="22"/>
                <w:szCs w:val="22"/>
                <w14:ligatures w14:val="none"/>
              </w:rPr>
            </w:pPr>
            <w:del w:id="16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{"citationID":"WBwtOqKp","properties":{"formattedCitation":"[13]","plainCitation":"[13]","noteIndex":0},"citationItems":[{"id":258,"uris":["http://zotero.org/users/15279553/items/VD73R4L3"],"itemData":{"id":258,"type":"article-journal","abstract":"A model catalyst is described which has properties in common with carbonic anhydrase. The model demonstrates the availability of a mechanism, previously only hypothetical, for the action of the enzyme. It also shows, however, that this mechanism alone is not adequate to produce the high activity of the enzyme.","container-title":"Nature","DOI":"10.1038/258677a0","ISSN":"1476-4687","issue":"5537","language":"en","license":"1975 Springer Nature Limited","note":"publisher: Nature Publishing Group","page":"677-682","source":"www.nature.com","title":"Models for metal ion function in carbonic anhydrase","volume":"258","author":[{"family":"Woolley","given":"Paul"}],"issued":{"date-parts":[["1975",12]]}}}],"schema":"https://github.com/citation-style-language/schema/raw/master/csl-citation.json"}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[13]</w:delText>
              </w:r>
              <w:r w:rsidDel="009757DD">
                <w:rPr>
                  <w:rFonts w:ascii="Calibri" w:eastAsia="Times New Roman" w:hAnsi="Calibri" w:cs="Calibri"/>
                  <w:color w:val="000000"/>
                  <w:kern w:val="0"/>
                  <w:sz w:val="22"/>
                  <w:szCs w:val="22"/>
                  <w14:ligatures w14:val="none"/>
                </w:rPr>
                <w:fldChar w:fldCharType="end"/>
              </w:r>
            </w:del>
          </w:p>
        </w:tc>
      </w:tr>
      <w:tr w:rsidR="00024E6D" w:rsidRPr="009510C0" w:rsidDel="009757DD" w14:paraId="267EF65D" w14:textId="3DF63AF2" w:rsidTr="009757DD">
        <w:trPr>
          <w:trHeight w:val="300"/>
          <w:del w:id="170" w:author="Thomas Quaid" w:date="2026-02-03T10:49:00Z"/>
          <w:trPrChange w:id="171" w:author="Thomas Quaid" w:date="2026-02-03T10:49:00Z" w16du:dateUtc="2026-02-03T18:49:00Z">
            <w:trPr>
              <w:trHeight w:val="300"/>
            </w:trPr>
          </w:trPrChange>
        </w:trPr>
        <w:tc>
          <w:tcPr>
            <w:tcW w:w="1440" w:type="dxa"/>
            <w:noWrap/>
            <w:vAlign w:val="bottom"/>
            <w:hideMark/>
            <w:tcPrChange w:id="172" w:author="Thomas Quaid" w:date="2026-02-03T10:49:00Z" w16du:dateUtc="2026-02-03T18:49:00Z">
              <w:tcPr>
                <w:tcW w:w="1440" w:type="dxa"/>
                <w:noWrap/>
                <w:vAlign w:val="bottom"/>
                <w:hideMark/>
              </w:tcPr>
            </w:tcPrChange>
          </w:tcPr>
          <w:p w14:paraId="0CFDB37C" w14:textId="4CCCA987" w:rsidR="00024E6D" w:rsidRPr="009510C0" w:rsidDel="009757DD" w:rsidRDefault="00024E6D" w:rsidP="00024E6D">
            <w:pPr>
              <w:spacing w:line="240" w:lineRule="auto"/>
              <w:rPr>
                <w:del w:id="173" w:author="Thomas Quaid" w:date="2026-02-03T10:49:00Z" w16du:dateUtc="2026-02-03T18:49:00Z"/>
                <w:rFonts w:ascii="Calibri" w:eastAsia="Times New Roman" w:hAnsi="Calibri" w:cs="Calibri"/>
                <w:color w:val="000000"/>
                <w:kern w:val="0"/>
                <w:sz w:val="22"/>
                <w:szCs w:val="22"/>
                <w14:ligatures w14:val="none"/>
              </w:rPr>
            </w:pPr>
            <w:del w:id="174" w:author="Thomas Quaid" w:date="2026-02-03T10:49:00Z" w16du:dateUtc="2026-02-03T18:49:00Z">
              <w:r w:rsidRPr="009510C0" w:rsidDel="009757DD">
                <w:rPr>
                  <w:rFonts w:ascii="Calibri" w:eastAsia="Times New Roman" w:hAnsi="Calibri" w:cs="Calibri"/>
                  <w:color w:val="000000"/>
                  <w:kern w:val="0"/>
                  <w:sz w:val="22"/>
                  <w:szCs w:val="22"/>
                  <w14:ligatures w14:val="none"/>
                </w:rPr>
                <w:delText>e</w:delText>
              </w:r>
            </w:del>
          </w:p>
        </w:tc>
        <w:tc>
          <w:tcPr>
            <w:tcW w:w="1525" w:type="dxa"/>
            <w:noWrap/>
            <w:vAlign w:val="bottom"/>
            <w:hideMark/>
            <w:tcPrChange w:id="175" w:author="Thomas Quaid" w:date="2026-02-03T10:49:00Z" w16du:dateUtc="2026-02-03T18:49:00Z">
              <w:tcPr>
                <w:tcW w:w="1525" w:type="dxa"/>
                <w:noWrap/>
                <w:vAlign w:val="bottom"/>
                <w:hideMark/>
              </w:tcPr>
            </w:tcPrChange>
          </w:tcPr>
          <w:p w14:paraId="7BDB4C13" w14:textId="5E7AC3EC" w:rsidR="00024E6D" w:rsidRPr="009510C0" w:rsidDel="009757DD" w:rsidRDefault="00024E6D" w:rsidP="00FB501E">
            <w:pPr>
              <w:spacing w:line="240" w:lineRule="auto"/>
              <w:rPr>
                <w:del w:id="176" w:author="Thomas Quaid" w:date="2026-02-03T10:49:00Z" w16du:dateUtc="2026-02-03T18:49:00Z"/>
                <w:rFonts w:ascii="Calibri" w:eastAsia="Times New Roman" w:hAnsi="Calibri" w:cs="Calibri"/>
                <w:color w:val="000000"/>
                <w:kern w:val="0"/>
                <w:sz w:val="22"/>
                <w:szCs w:val="22"/>
                <w14:ligatures w14:val="none"/>
              </w:rPr>
            </w:pPr>
            <w:del w:id="177" w:author="Thomas Quaid" w:date="2026-02-03T10:49:00Z" w16du:dateUtc="2026-02-03T18:49:00Z">
              <w:r w:rsidRPr="009510C0" w:rsidDel="009757DD">
                <w:rPr>
                  <w:rFonts w:ascii="Calibri" w:eastAsia="Times New Roman" w:hAnsi="Calibri" w:cs="Calibri"/>
                  <w:color w:val="000000"/>
                  <w:kern w:val="0"/>
                  <w:sz w:val="22"/>
                  <w:szCs w:val="22"/>
                  <w14:ligatures w14:val="none"/>
                </w:rPr>
                <w:delText>240.0</w:delText>
              </w:r>
            </w:del>
          </w:p>
        </w:tc>
        <w:tc>
          <w:tcPr>
            <w:tcW w:w="1440" w:type="dxa"/>
            <w:noWrap/>
            <w:vAlign w:val="bottom"/>
            <w:hideMark/>
            <w:tcPrChange w:id="178" w:author="Thomas Quaid" w:date="2026-02-03T10:49:00Z" w16du:dateUtc="2026-02-03T18:49:00Z">
              <w:tcPr>
                <w:tcW w:w="1440" w:type="dxa"/>
                <w:noWrap/>
                <w:vAlign w:val="bottom"/>
                <w:hideMark/>
              </w:tcPr>
            </w:tcPrChange>
          </w:tcPr>
          <w:p w14:paraId="27025F4D" w14:textId="7535C084" w:rsidR="00024E6D" w:rsidRPr="009510C0" w:rsidDel="009757DD" w:rsidRDefault="00024E6D" w:rsidP="00FB501E">
            <w:pPr>
              <w:spacing w:line="240" w:lineRule="auto"/>
              <w:rPr>
                <w:del w:id="179" w:author="Thomas Quaid" w:date="2026-02-03T10:49:00Z" w16du:dateUtc="2026-02-03T18:49:00Z"/>
                <w:rFonts w:ascii="Calibri" w:eastAsia="Times New Roman" w:hAnsi="Calibri" w:cs="Calibri"/>
                <w:color w:val="000000"/>
                <w:kern w:val="0"/>
                <w:sz w:val="22"/>
                <w:szCs w:val="22"/>
                <w14:ligatures w14:val="none"/>
              </w:rPr>
            </w:pPr>
            <w:del w:id="180" w:author="Thomas Quaid" w:date="2026-02-03T10:49:00Z" w16du:dateUtc="2026-02-03T18:49:00Z">
              <w:r w:rsidRPr="009510C0" w:rsidDel="009757DD">
                <w:rPr>
                  <w:rFonts w:ascii="Calibri" w:eastAsia="Times New Roman" w:hAnsi="Calibri" w:cs="Calibri"/>
                  <w:color w:val="000000"/>
                  <w:kern w:val="0"/>
                  <w:sz w:val="22"/>
                  <w:szCs w:val="22"/>
                  <w14:ligatures w14:val="none"/>
                </w:rPr>
                <w:delText>240.0</w:delText>
              </w:r>
            </w:del>
          </w:p>
        </w:tc>
        <w:tc>
          <w:tcPr>
            <w:tcW w:w="1645" w:type="dxa"/>
            <w:noWrap/>
            <w:vAlign w:val="bottom"/>
            <w:hideMark/>
            <w:tcPrChange w:id="181" w:author="Thomas Quaid" w:date="2026-02-03T10:49:00Z" w16du:dateUtc="2026-02-03T18:49:00Z">
              <w:tcPr>
                <w:tcW w:w="1603" w:type="dxa"/>
                <w:noWrap/>
                <w:vAlign w:val="bottom"/>
                <w:hideMark/>
              </w:tcPr>
            </w:tcPrChange>
          </w:tcPr>
          <w:p w14:paraId="210EE41E" w14:textId="45B1258B" w:rsidR="00024E6D" w:rsidRPr="009510C0" w:rsidDel="009757DD" w:rsidRDefault="00024E6D" w:rsidP="00FB501E">
            <w:pPr>
              <w:spacing w:line="240" w:lineRule="auto"/>
              <w:rPr>
                <w:del w:id="182" w:author="Thomas Quaid" w:date="2026-02-03T10:49:00Z" w16du:dateUtc="2026-02-03T18:49:00Z"/>
                <w:rFonts w:ascii="Calibri" w:eastAsia="Times New Roman" w:hAnsi="Calibri" w:cs="Calibri"/>
                <w:color w:val="000000"/>
                <w:kern w:val="0"/>
                <w:sz w:val="22"/>
                <w:szCs w:val="22"/>
                <w14:ligatures w14:val="none"/>
              </w:rPr>
            </w:pPr>
            <w:del w:id="183" w:author="Thomas Quaid" w:date="2026-02-03T10:49:00Z" w16du:dateUtc="2026-02-03T18:49:00Z">
              <w:r w:rsidRPr="009510C0" w:rsidDel="009757DD">
                <w:rPr>
                  <w:rFonts w:ascii="Calibri" w:eastAsia="Times New Roman" w:hAnsi="Calibri" w:cs="Calibri"/>
                  <w:color w:val="000000"/>
                  <w:kern w:val="0"/>
                  <w:sz w:val="22"/>
                  <w:szCs w:val="22"/>
                  <w14:ligatures w14:val="none"/>
                </w:rPr>
                <w:delText>240.8</w:delText>
              </w:r>
            </w:del>
          </w:p>
        </w:tc>
        <w:tc>
          <w:tcPr>
            <w:tcW w:w="1380" w:type="dxa"/>
            <w:noWrap/>
            <w:vAlign w:val="bottom"/>
            <w:hideMark/>
            <w:tcPrChange w:id="184" w:author="Thomas Quaid" w:date="2026-02-03T10:49:00Z" w16du:dateUtc="2026-02-03T18:49:00Z">
              <w:tcPr>
                <w:tcW w:w="1380" w:type="dxa"/>
                <w:noWrap/>
                <w:vAlign w:val="bottom"/>
                <w:hideMark/>
              </w:tcPr>
            </w:tcPrChange>
          </w:tcPr>
          <w:p w14:paraId="53520FE4" w14:textId="103AE74F" w:rsidR="00024E6D" w:rsidRPr="009510C0" w:rsidDel="009757DD" w:rsidRDefault="00024E6D" w:rsidP="00FB501E">
            <w:pPr>
              <w:spacing w:line="240" w:lineRule="auto"/>
              <w:rPr>
                <w:del w:id="185" w:author="Thomas Quaid" w:date="2026-02-03T10:49:00Z" w16du:dateUtc="2026-02-03T18:49:00Z"/>
                <w:rFonts w:ascii="Calibri" w:eastAsia="Times New Roman" w:hAnsi="Calibri" w:cs="Calibri"/>
                <w:color w:val="000000"/>
                <w:kern w:val="0"/>
                <w:sz w:val="22"/>
                <w:szCs w:val="22"/>
                <w14:ligatures w14:val="none"/>
              </w:rPr>
            </w:pPr>
            <w:del w:id="186" w:author="Thomas Quaid" w:date="2026-02-03T10:49:00Z" w16du:dateUtc="2026-02-03T18:49:00Z">
              <w:r w:rsidRPr="009510C0" w:rsidDel="009757DD">
                <w:rPr>
                  <w:rFonts w:ascii="Calibri" w:eastAsia="Times New Roman" w:hAnsi="Calibri" w:cs="Calibri"/>
                  <w:color w:val="000000"/>
                  <w:kern w:val="0"/>
                  <w:sz w:val="22"/>
                  <w:szCs w:val="22"/>
                  <w14:ligatures w14:val="none"/>
                </w:rPr>
                <w:delText>17.07</w:delText>
              </w:r>
            </w:del>
          </w:p>
        </w:tc>
        <w:tc>
          <w:tcPr>
            <w:tcW w:w="1380" w:type="dxa"/>
            <w:noWrap/>
            <w:vAlign w:val="bottom"/>
            <w:hideMark/>
            <w:tcPrChange w:id="187" w:author="Thomas Quaid" w:date="2026-02-03T10:49:00Z" w16du:dateUtc="2026-02-03T18:49:00Z">
              <w:tcPr>
                <w:tcW w:w="1380" w:type="dxa"/>
                <w:noWrap/>
                <w:vAlign w:val="bottom"/>
                <w:hideMark/>
              </w:tcPr>
            </w:tcPrChange>
          </w:tcPr>
          <w:p w14:paraId="0E387220" w14:textId="6B19203A" w:rsidR="00024E6D" w:rsidRPr="009510C0" w:rsidDel="009757DD" w:rsidRDefault="00024E6D" w:rsidP="00FB501E">
            <w:pPr>
              <w:spacing w:line="240" w:lineRule="auto"/>
              <w:rPr>
                <w:del w:id="188" w:author="Thomas Quaid" w:date="2026-02-03T10:49:00Z" w16du:dateUtc="2026-02-03T18:49:00Z"/>
                <w:rFonts w:ascii="Calibri" w:eastAsia="Times New Roman" w:hAnsi="Calibri" w:cs="Calibri"/>
                <w:color w:val="000000"/>
                <w:kern w:val="0"/>
                <w:sz w:val="22"/>
                <w:szCs w:val="22"/>
                <w14:ligatures w14:val="none"/>
              </w:rPr>
            </w:pPr>
            <w:del w:id="18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{"citationID":"WvL2GkCd","properties":{"formattedCitation":"[15]","plainCitation":"[15]","noteIndex":0},"citationItems":[{"id":262,"uris":["http://zotero.org/users/15279553/items/9XI3D5A9"],"itemData":{"id":262,"type":"article-journal","abstract":"Quantum chemical calculations are emerging as an effective way to screen catalysts for particular applications. In this contribution, we demonstrate the power of density functional theory to study CO2 hydrolysisby six carbonic anhydrase mimics, evaluating thermodynamic and kinetic parameters at the mechanistic level. A microkinetic model was then built based on the kinetics and thermodynamics calculated from first principles. The intrinsic reaction rate constant was calculated from the results of the microkinetic model and compared with experimental data. Overall, the rate constants were in good agreement with experimental values, except for zinc-tri and complex b, which were overestimated. This was ascribed to their ineffective complexation with Zn2+. How the reaction rate constants vary with time was also investigated. From 0 to 12 ms, the rate constants of complexes a and d decreased to 50 and 67% of their initial values, respectively; the rate constants of complexes b and f2 were almost invariant with time; the rate constant of complex f1 showed an unusual double sigmoidal shape. The pKa values of these six carbonic anhydrase mimics as well as three additional mimics were calculated. A correlation between pKa values and the binding free energy of OH-was obtained by fitting data from five zinc(II) aza-macrocyclic complexes. The reaction rate constants were found to increase linearly with the pKa value, indicating CO2 adsorption is the rate-limiting step.","container-title":"Theoretical Foundations of Chemical Engineering","DOI":"10.1134/S0040579517060124","ISSN":"1608-3431","issue":"6","journalAbbreviation":"Theor Found Chem Eng","language":"en","page":"949-960","source":"Springer Link","title":"Catalyst Screening through Quantum Chemical Calculations and Microkinetic Modeling: Hydrolysis of Carbon Dioxide","title-short":"Catalyst Screening through Quantum Chemical Calculations and Microkinetic Modeling","volume":"51","author":[{"family":"Ma","given":"Renhu"},{"family":"Schuette","given":"George F."},{"family":"Broadbelt","given":"Linda J."}],"issued":{"date-parts":[["2017",11,1]]}}}],"schema":"https://github.com/citation-style-language/schema/raw/master/csl-citation.json"}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[15]</w:delText>
              </w:r>
              <w:r w:rsidDel="009757DD">
                <w:rPr>
                  <w:rFonts w:ascii="Calibri" w:eastAsia="Times New Roman" w:hAnsi="Calibri" w:cs="Calibri"/>
                  <w:color w:val="000000"/>
                  <w:kern w:val="0"/>
                  <w:sz w:val="22"/>
                  <w:szCs w:val="22"/>
                  <w14:ligatures w14:val="none"/>
                </w:rPr>
                <w:fldChar w:fldCharType="end"/>
              </w:r>
            </w:del>
          </w:p>
        </w:tc>
      </w:tr>
      <w:tr w:rsidR="00024E6D" w:rsidRPr="009510C0" w:rsidDel="009757DD" w14:paraId="485F0AAF" w14:textId="7858EB72" w:rsidTr="009757DD">
        <w:trPr>
          <w:trHeight w:val="300"/>
          <w:del w:id="190" w:author="Thomas Quaid" w:date="2026-02-03T10:49:00Z"/>
          <w:trPrChange w:id="191" w:author="Thomas Quaid" w:date="2026-02-03T10:49:00Z" w16du:dateUtc="2026-02-03T18:49:00Z">
            <w:trPr>
              <w:trHeight w:val="300"/>
            </w:trPr>
          </w:trPrChange>
        </w:trPr>
        <w:tc>
          <w:tcPr>
            <w:tcW w:w="1440" w:type="dxa"/>
            <w:noWrap/>
            <w:vAlign w:val="bottom"/>
            <w:hideMark/>
            <w:tcPrChange w:id="192" w:author="Thomas Quaid" w:date="2026-02-03T10:49:00Z" w16du:dateUtc="2026-02-03T18:49:00Z">
              <w:tcPr>
                <w:tcW w:w="1440" w:type="dxa"/>
                <w:noWrap/>
                <w:vAlign w:val="bottom"/>
                <w:hideMark/>
              </w:tcPr>
            </w:tcPrChange>
          </w:tcPr>
          <w:p w14:paraId="6FBE2539" w14:textId="7980A749" w:rsidR="00024E6D" w:rsidRPr="009510C0" w:rsidDel="009757DD" w:rsidRDefault="00024E6D" w:rsidP="00024E6D">
            <w:pPr>
              <w:spacing w:line="240" w:lineRule="auto"/>
              <w:rPr>
                <w:del w:id="193" w:author="Thomas Quaid" w:date="2026-02-03T10:49:00Z" w16du:dateUtc="2026-02-03T18:49:00Z"/>
                <w:rFonts w:ascii="Calibri" w:eastAsia="Times New Roman" w:hAnsi="Calibri" w:cs="Calibri"/>
                <w:color w:val="000000"/>
                <w:kern w:val="0"/>
                <w:sz w:val="22"/>
                <w:szCs w:val="22"/>
                <w14:ligatures w14:val="none"/>
              </w:rPr>
            </w:pPr>
            <w:del w:id="194" w:author="Thomas Quaid" w:date="2026-02-03T10:49:00Z" w16du:dateUtc="2026-02-03T18:49:00Z">
              <w:r w:rsidRPr="009510C0" w:rsidDel="009757DD">
                <w:rPr>
                  <w:rFonts w:ascii="Calibri" w:eastAsia="Times New Roman" w:hAnsi="Calibri" w:cs="Calibri"/>
                  <w:color w:val="000000"/>
                  <w:kern w:val="0"/>
                  <w:sz w:val="22"/>
                  <w:szCs w:val="22"/>
                  <w14:ligatures w14:val="none"/>
                </w:rPr>
                <w:delText>M1</w:delText>
              </w:r>
            </w:del>
          </w:p>
        </w:tc>
        <w:tc>
          <w:tcPr>
            <w:tcW w:w="1525" w:type="dxa"/>
            <w:noWrap/>
            <w:vAlign w:val="bottom"/>
            <w:hideMark/>
            <w:tcPrChange w:id="195" w:author="Thomas Quaid" w:date="2026-02-03T10:49:00Z" w16du:dateUtc="2026-02-03T18:49:00Z">
              <w:tcPr>
                <w:tcW w:w="1525" w:type="dxa"/>
                <w:noWrap/>
                <w:vAlign w:val="bottom"/>
                <w:hideMark/>
              </w:tcPr>
            </w:tcPrChange>
          </w:tcPr>
          <w:p w14:paraId="6CA6FAEF" w14:textId="78F16F29" w:rsidR="00024E6D" w:rsidRPr="009510C0" w:rsidDel="009757DD" w:rsidRDefault="00024E6D" w:rsidP="00FB501E">
            <w:pPr>
              <w:spacing w:line="240" w:lineRule="auto"/>
              <w:rPr>
                <w:del w:id="196" w:author="Thomas Quaid" w:date="2026-02-03T10:49:00Z" w16du:dateUtc="2026-02-03T18:49:00Z"/>
                <w:rFonts w:ascii="Calibri" w:eastAsia="Times New Roman" w:hAnsi="Calibri" w:cs="Calibri"/>
                <w:color w:val="000000"/>
                <w:kern w:val="0"/>
                <w:sz w:val="22"/>
                <w:szCs w:val="22"/>
                <w14:ligatures w14:val="none"/>
              </w:rPr>
            </w:pPr>
            <w:del w:id="197" w:author="Thomas Quaid" w:date="2026-02-03T10:49:00Z" w16du:dateUtc="2026-02-03T18:49:00Z">
              <w:r w:rsidRPr="009510C0" w:rsidDel="009757DD">
                <w:rPr>
                  <w:rFonts w:ascii="Calibri" w:eastAsia="Times New Roman" w:hAnsi="Calibri" w:cs="Calibri"/>
                  <w:color w:val="000000"/>
                  <w:kern w:val="0"/>
                  <w:sz w:val="22"/>
                  <w:szCs w:val="22"/>
                  <w14:ligatures w14:val="none"/>
                </w:rPr>
                <w:delText>126.0</w:delText>
              </w:r>
            </w:del>
          </w:p>
        </w:tc>
        <w:tc>
          <w:tcPr>
            <w:tcW w:w="1440" w:type="dxa"/>
            <w:noWrap/>
            <w:vAlign w:val="bottom"/>
            <w:hideMark/>
            <w:tcPrChange w:id="198" w:author="Thomas Quaid" w:date="2026-02-03T10:49:00Z" w16du:dateUtc="2026-02-03T18:49:00Z">
              <w:tcPr>
                <w:tcW w:w="1440" w:type="dxa"/>
                <w:noWrap/>
                <w:vAlign w:val="bottom"/>
                <w:hideMark/>
              </w:tcPr>
            </w:tcPrChange>
          </w:tcPr>
          <w:p w14:paraId="5CF58CFF" w14:textId="4CCCD6DA" w:rsidR="00024E6D" w:rsidRPr="009510C0" w:rsidDel="009757DD" w:rsidRDefault="00024E6D" w:rsidP="00FB501E">
            <w:pPr>
              <w:spacing w:line="240" w:lineRule="auto"/>
              <w:rPr>
                <w:del w:id="199" w:author="Thomas Quaid" w:date="2026-02-03T10:49:00Z" w16du:dateUtc="2026-02-03T18:49:00Z"/>
                <w:rFonts w:ascii="Calibri" w:eastAsia="Times New Roman" w:hAnsi="Calibri" w:cs="Calibri"/>
                <w:color w:val="000000"/>
                <w:kern w:val="0"/>
                <w:sz w:val="22"/>
                <w:szCs w:val="22"/>
                <w14:ligatures w14:val="none"/>
              </w:rPr>
            </w:pPr>
            <w:del w:id="200" w:author="Thomas Quaid" w:date="2026-02-03T10:49:00Z" w16du:dateUtc="2026-02-03T18:49:00Z">
              <w:r w:rsidRPr="009510C0" w:rsidDel="009757DD">
                <w:rPr>
                  <w:rFonts w:ascii="Calibri" w:eastAsia="Times New Roman" w:hAnsi="Calibri" w:cs="Calibri"/>
                  <w:color w:val="000000"/>
                  <w:kern w:val="0"/>
                  <w:sz w:val="22"/>
                  <w:szCs w:val="22"/>
                  <w14:ligatures w14:val="none"/>
                </w:rPr>
                <w:delText>613.9</w:delText>
              </w:r>
            </w:del>
          </w:p>
        </w:tc>
        <w:tc>
          <w:tcPr>
            <w:tcW w:w="1645" w:type="dxa"/>
            <w:noWrap/>
            <w:vAlign w:val="bottom"/>
            <w:hideMark/>
            <w:tcPrChange w:id="201" w:author="Thomas Quaid" w:date="2026-02-03T10:49:00Z" w16du:dateUtc="2026-02-03T18:49:00Z">
              <w:tcPr>
                <w:tcW w:w="1603" w:type="dxa"/>
                <w:noWrap/>
                <w:vAlign w:val="bottom"/>
                <w:hideMark/>
              </w:tcPr>
            </w:tcPrChange>
          </w:tcPr>
          <w:p w14:paraId="532EFB50" w14:textId="6B69F5FC" w:rsidR="00024E6D" w:rsidRPr="009510C0" w:rsidDel="009757DD" w:rsidRDefault="00024E6D" w:rsidP="00FB501E">
            <w:pPr>
              <w:spacing w:line="240" w:lineRule="auto"/>
              <w:rPr>
                <w:del w:id="202" w:author="Thomas Quaid" w:date="2026-02-03T10:49:00Z" w16du:dateUtc="2026-02-03T18:49:00Z"/>
                <w:rFonts w:ascii="Calibri" w:eastAsia="Times New Roman" w:hAnsi="Calibri" w:cs="Calibri"/>
                <w:color w:val="000000"/>
                <w:kern w:val="0"/>
                <w:sz w:val="22"/>
                <w:szCs w:val="22"/>
                <w14:ligatures w14:val="none"/>
              </w:rPr>
            </w:pPr>
            <w:del w:id="203" w:author="Thomas Quaid" w:date="2026-02-03T10:49:00Z" w16du:dateUtc="2026-02-03T18:49:00Z">
              <w:r w:rsidRPr="009510C0" w:rsidDel="009757DD">
                <w:rPr>
                  <w:rFonts w:ascii="Calibri" w:eastAsia="Times New Roman" w:hAnsi="Calibri" w:cs="Calibri"/>
                  <w:color w:val="000000"/>
                  <w:kern w:val="0"/>
                  <w:sz w:val="22"/>
                  <w:szCs w:val="22"/>
                  <w14:ligatures w14:val="none"/>
                </w:rPr>
                <w:delText>236.2</w:delText>
              </w:r>
            </w:del>
          </w:p>
        </w:tc>
        <w:tc>
          <w:tcPr>
            <w:tcW w:w="1380" w:type="dxa"/>
            <w:noWrap/>
            <w:vAlign w:val="bottom"/>
            <w:hideMark/>
            <w:tcPrChange w:id="204" w:author="Thomas Quaid" w:date="2026-02-03T10:49:00Z" w16du:dateUtc="2026-02-03T18:49:00Z">
              <w:tcPr>
                <w:tcW w:w="1380" w:type="dxa"/>
                <w:noWrap/>
                <w:vAlign w:val="bottom"/>
                <w:hideMark/>
              </w:tcPr>
            </w:tcPrChange>
          </w:tcPr>
          <w:p w14:paraId="4C6BFC63" w14:textId="5E8B0358" w:rsidR="00024E6D" w:rsidRPr="009510C0" w:rsidDel="009757DD" w:rsidRDefault="00024E6D" w:rsidP="00FB501E">
            <w:pPr>
              <w:spacing w:line="240" w:lineRule="auto"/>
              <w:rPr>
                <w:del w:id="205" w:author="Thomas Quaid" w:date="2026-02-03T10:49:00Z" w16du:dateUtc="2026-02-03T18:49:00Z"/>
                <w:rFonts w:ascii="Calibri" w:eastAsia="Times New Roman" w:hAnsi="Calibri" w:cs="Calibri"/>
                <w:color w:val="000000"/>
                <w:kern w:val="0"/>
                <w:sz w:val="22"/>
                <w:szCs w:val="22"/>
                <w14:ligatures w14:val="none"/>
              </w:rPr>
            </w:pPr>
            <w:del w:id="206" w:author="Thomas Quaid" w:date="2026-02-03T10:49:00Z" w16du:dateUtc="2026-02-03T18:49:00Z">
              <w:r w:rsidRPr="009510C0" w:rsidDel="009757DD">
                <w:rPr>
                  <w:rFonts w:ascii="Calibri" w:eastAsia="Times New Roman" w:hAnsi="Calibri" w:cs="Calibri"/>
                  <w:color w:val="000000"/>
                  <w:kern w:val="0"/>
                  <w:sz w:val="22"/>
                  <w:szCs w:val="22"/>
                  <w14:ligatures w14:val="none"/>
                </w:rPr>
                <w:delText>13.05</w:delText>
              </w:r>
            </w:del>
          </w:p>
        </w:tc>
        <w:tc>
          <w:tcPr>
            <w:tcW w:w="1380" w:type="dxa"/>
            <w:noWrap/>
            <w:vAlign w:val="bottom"/>
            <w:hideMark/>
            <w:tcPrChange w:id="207" w:author="Thomas Quaid" w:date="2026-02-03T10:49:00Z" w16du:dateUtc="2026-02-03T18:49:00Z">
              <w:tcPr>
                <w:tcW w:w="1380" w:type="dxa"/>
                <w:noWrap/>
                <w:vAlign w:val="bottom"/>
                <w:hideMark/>
              </w:tcPr>
            </w:tcPrChange>
          </w:tcPr>
          <w:p w14:paraId="65BE3103" w14:textId="438FA27A" w:rsidR="00024E6D" w:rsidRPr="009510C0" w:rsidDel="009757DD" w:rsidRDefault="00024E6D" w:rsidP="00FB501E">
            <w:pPr>
              <w:spacing w:line="240" w:lineRule="auto"/>
              <w:rPr>
                <w:del w:id="208" w:author="Thomas Quaid" w:date="2026-02-03T10:49:00Z" w16du:dateUtc="2026-02-03T18:49:00Z"/>
                <w:rFonts w:ascii="Calibri" w:eastAsia="Times New Roman" w:hAnsi="Calibri" w:cs="Calibri"/>
                <w:color w:val="000000"/>
                <w:kern w:val="0"/>
                <w:sz w:val="22"/>
                <w:szCs w:val="22"/>
                <w14:ligatures w14:val="none"/>
              </w:rPr>
            </w:pPr>
            <w:del w:id="20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{"citationID":"tX3T3ghY","properties":{"formattedCitation":"[16]","plainCitation":"[16]","noteIndex":0},"citationItems":[{"id":216,"uris":["http://zotero.org/users/15279553/items/Z8PTRKSX"],"itemData":{"id":216,"type":"article-journal","abstract":"Two structurally similar carbonic anhydrase active site mimics are explored computationally and experimentally in order to gain insight into the impact of subtle differences in scaffold structure on CO2 hydration rates.","collection-title":"10th International Conference on Greenhouse Gas Control Technologies","container-title":"Energy Procedia","DOI":"10.1016/j.egypro.2011.02.092","ISSN":"1876-6102","journalAbbreviation":"Energy Procedia","page":"2090-2095","source":"ScienceDirect","title":"Modeling, synthesis and characterization of zinc containing carbonic anhydrase active site mimics","volume":"4","author":[{"family":"Satcher","given":"J. H."},{"family":"Baker","given":"S. E."},{"family":"Kulik","given":"H. J."},{"family":"Valdez","given":"C. A."},{"family":"Krueger","given":"R. L."},{"family":"Lightstone","given":"F. C."},{"family":"Aines","given":"R. D."}],"issued":{"date-parts":[["2011",1,1]]}}}],"schema":"https://github.com/citation-style-language/schema/raw/master/csl-citation.json"}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[16]</w:delText>
              </w:r>
              <w:r w:rsidDel="009757DD">
                <w:rPr>
                  <w:rFonts w:ascii="Calibri" w:eastAsia="Times New Roman" w:hAnsi="Calibri" w:cs="Calibri"/>
                  <w:color w:val="000000"/>
                  <w:kern w:val="0"/>
                  <w:sz w:val="22"/>
                  <w:szCs w:val="22"/>
                  <w14:ligatures w14:val="none"/>
                </w:rPr>
                <w:fldChar w:fldCharType="end"/>
              </w:r>
            </w:del>
          </w:p>
        </w:tc>
      </w:tr>
      <w:tr w:rsidR="00024E6D" w:rsidRPr="009510C0" w:rsidDel="009757DD" w14:paraId="2E7D558D" w14:textId="1F53258A" w:rsidTr="009757DD">
        <w:trPr>
          <w:trHeight w:val="300"/>
          <w:del w:id="210" w:author="Thomas Quaid" w:date="2026-02-03T10:49:00Z"/>
          <w:trPrChange w:id="211" w:author="Thomas Quaid" w:date="2026-02-03T10:49:00Z" w16du:dateUtc="2026-02-03T18:49:00Z">
            <w:trPr>
              <w:trHeight w:val="300"/>
            </w:trPr>
          </w:trPrChange>
        </w:trPr>
        <w:tc>
          <w:tcPr>
            <w:tcW w:w="1440" w:type="dxa"/>
            <w:noWrap/>
            <w:vAlign w:val="bottom"/>
            <w:hideMark/>
            <w:tcPrChange w:id="212" w:author="Thomas Quaid" w:date="2026-02-03T10:49:00Z" w16du:dateUtc="2026-02-03T18:49:00Z">
              <w:tcPr>
                <w:tcW w:w="1440" w:type="dxa"/>
                <w:noWrap/>
                <w:vAlign w:val="bottom"/>
                <w:hideMark/>
              </w:tcPr>
            </w:tcPrChange>
          </w:tcPr>
          <w:p w14:paraId="476F075C" w14:textId="661D9085" w:rsidR="00024E6D" w:rsidRPr="009510C0" w:rsidDel="009757DD" w:rsidRDefault="00024E6D" w:rsidP="00024E6D">
            <w:pPr>
              <w:spacing w:line="240" w:lineRule="auto"/>
              <w:rPr>
                <w:del w:id="213" w:author="Thomas Quaid" w:date="2026-02-03T10:49:00Z" w16du:dateUtc="2026-02-03T18:49:00Z"/>
                <w:rFonts w:ascii="Calibri" w:eastAsia="Times New Roman" w:hAnsi="Calibri" w:cs="Calibri"/>
                <w:color w:val="000000"/>
                <w:kern w:val="0"/>
                <w:sz w:val="22"/>
                <w:szCs w:val="22"/>
                <w14:ligatures w14:val="none"/>
              </w:rPr>
            </w:pPr>
            <w:del w:id="214" w:author="Thomas Quaid" w:date="2026-02-03T10:49:00Z" w16du:dateUtc="2026-02-03T18:49:00Z">
              <w:r w:rsidRPr="009510C0" w:rsidDel="009757DD">
                <w:rPr>
                  <w:rFonts w:ascii="Calibri" w:eastAsia="Times New Roman" w:hAnsi="Calibri" w:cs="Calibri"/>
                  <w:color w:val="000000"/>
                  <w:kern w:val="0"/>
                  <w:sz w:val="22"/>
                  <w:szCs w:val="22"/>
                  <w14:ligatures w14:val="none"/>
                </w:rPr>
                <w:delText>M3</w:delText>
              </w:r>
            </w:del>
          </w:p>
        </w:tc>
        <w:tc>
          <w:tcPr>
            <w:tcW w:w="1525" w:type="dxa"/>
            <w:noWrap/>
            <w:vAlign w:val="bottom"/>
            <w:hideMark/>
            <w:tcPrChange w:id="215" w:author="Thomas Quaid" w:date="2026-02-03T10:49:00Z" w16du:dateUtc="2026-02-03T18:49:00Z">
              <w:tcPr>
                <w:tcW w:w="1525" w:type="dxa"/>
                <w:noWrap/>
                <w:vAlign w:val="bottom"/>
                <w:hideMark/>
              </w:tcPr>
            </w:tcPrChange>
          </w:tcPr>
          <w:p w14:paraId="097A396E" w14:textId="483979C6" w:rsidR="00024E6D" w:rsidRPr="009510C0" w:rsidDel="009757DD" w:rsidRDefault="00024E6D" w:rsidP="00FB501E">
            <w:pPr>
              <w:spacing w:line="240" w:lineRule="auto"/>
              <w:rPr>
                <w:del w:id="216" w:author="Thomas Quaid" w:date="2026-02-03T10:49:00Z" w16du:dateUtc="2026-02-03T18:49:00Z"/>
                <w:rFonts w:ascii="Calibri" w:eastAsia="Times New Roman" w:hAnsi="Calibri" w:cs="Calibri"/>
                <w:color w:val="000000"/>
                <w:kern w:val="0"/>
                <w:sz w:val="22"/>
                <w:szCs w:val="22"/>
                <w14:ligatures w14:val="none"/>
              </w:rPr>
            </w:pPr>
            <w:del w:id="217" w:author="Thomas Quaid" w:date="2026-02-03T10:49:00Z" w16du:dateUtc="2026-02-03T18:49:00Z">
              <w:r w:rsidRPr="009510C0" w:rsidDel="009757DD">
                <w:rPr>
                  <w:rFonts w:ascii="Calibri" w:eastAsia="Times New Roman" w:hAnsi="Calibri" w:cs="Calibri"/>
                  <w:color w:val="000000"/>
                  <w:kern w:val="0"/>
                  <w:sz w:val="22"/>
                  <w:szCs w:val="22"/>
                  <w14:ligatures w14:val="none"/>
                </w:rPr>
                <w:delText>471.0</w:delText>
              </w:r>
            </w:del>
          </w:p>
        </w:tc>
        <w:tc>
          <w:tcPr>
            <w:tcW w:w="1440" w:type="dxa"/>
            <w:noWrap/>
            <w:vAlign w:val="bottom"/>
            <w:hideMark/>
            <w:tcPrChange w:id="218" w:author="Thomas Quaid" w:date="2026-02-03T10:49:00Z" w16du:dateUtc="2026-02-03T18:49:00Z">
              <w:tcPr>
                <w:tcW w:w="1440" w:type="dxa"/>
                <w:noWrap/>
                <w:vAlign w:val="bottom"/>
                <w:hideMark/>
              </w:tcPr>
            </w:tcPrChange>
          </w:tcPr>
          <w:p w14:paraId="30F9DEBE" w14:textId="363F6D2D" w:rsidR="00024E6D" w:rsidRPr="009510C0" w:rsidDel="009757DD" w:rsidRDefault="00024E6D" w:rsidP="00FB501E">
            <w:pPr>
              <w:spacing w:line="240" w:lineRule="auto"/>
              <w:rPr>
                <w:del w:id="219" w:author="Thomas Quaid" w:date="2026-02-03T10:49:00Z" w16du:dateUtc="2026-02-03T18:49:00Z"/>
                <w:rFonts w:ascii="Calibri" w:eastAsia="Times New Roman" w:hAnsi="Calibri" w:cs="Calibri"/>
                <w:color w:val="000000"/>
                <w:kern w:val="0"/>
                <w:sz w:val="22"/>
                <w:szCs w:val="22"/>
                <w14:ligatures w14:val="none"/>
              </w:rPr>
            </w:pPr>
            <w:del w:id="220" w:author="Thomas Quaid" w:date="2026-02-03T10:49:00Z" w16du:dateUtc="2026-02-03T18:49:00Z">
              <w:r w:rsidRPr="009510C0" w:rsidDel="009757DD">
                <w:rPr>
                  <w:rFonts w:ascii="Calibri" w:eastAsia="Times New Roman" w:hAnsi="Calibri" w:cs="Calibri"/>
                  <w:color w:val="000000"/>
                  <w:kern w:val="0"/>
                  <w:sz w:val="22"/>
                  <w:szCs w:val="22"/>
                  <w14:ligatures w14:val="none"/>
                </w:rPr>
                <w:delText>494.6</w:delText>
              </w:r>
            </w:del>
          </w:p>
        </w:tc>
        <w:tc>
          <w:tcPr>
            <w:tcW w:w="1645" w:type="dxa"/>
            <w:noWrap/>
            <w:vAlign w:val="bottom"/>
            <w:hideMark/>
            <w:tcPrChange w:id="221" w:author="Thomas Quaid" w:date="2026-02-03T10:49:00Z" w16du:dateUtc="2026-02-03T18:49:00Z">
              <w:tcPr>
                <w:tcW w:w="1603" w:type="dxa"/>
                <w:noWrap/>
                <w:vAlign w:val="bottom"/>
                <w:hideMark/>
              </w:tcPr>
            </w:tcPrChange>
          </w:tcPr>
          <w:p w14:paraId="7CE2F82F" w14:textId="162D8573" w:rsidR="00024E6D" w:rsidRPr="009510C0" w:rsidDel="009757DD" w:rsidRDefault="00024E6D" w:rsidP="00FB501E">
            <w:pPr>
              <w:spacing w:line="240" w:lineRule="auto"/>
              <w:rPr>
                <w:del w:id="222" w:author="Thomas Quaid" w:date="2026-02-03T10:49:00Z" w16du:dateUtc="2026-02-03T18:49:00Z"/>
                <w:rFonts w:ascii="Calibri" w:eastAsia="Times New Roman" w:hAnsi="Calibri" w:cs="Calibri"/>
                <w:color w:val="000000"/>
                <w:kern w:val="0"/>
                <w:sz w:val="22"/>
                <w:szCs w:val="22"/>
                <w14:ligatures w14:val="none"/>
              </w:rPr>
            </w:pPr>
            <w:del w:id="223" w:author="Thomas Quaid" w:date="2026-02-03T10:49:00Z" w16du:dateUtc="2026-02-03T18:49:00Z">
              <w:r w:rsidRPr="009510C0" w:rsidDel="009757DD">
                <w:rPr>
                  <w:rFonts w:ascii="Calibri" w:eastAsia="Times New Roman" w:hAnsi="Calibri" w:cs="Calibri"/>
                  <w:color w:val="000000"/>
                  <w:kern w:val="0"/>
                  <w:sz w:val="22"/>
                  <w:szCs w:val="22"/>
                  <w14:ligatures w14:val="none"/>
                </w:rPr>
                <w:delText>243.2</w:delText>
              </w:r>
            </w:del>
          </w:p>
        </w:tc>
        <w:tc>
          <w:tcPr>
            <w:tcW w:w="1380" w:type="dxa"/>
            <w:noWrap/>
            <w:vAlign w:val="bottom"/>
            <w:hideMark/>
            <w:tcPrChange w:id="224" w:author="Thomas Quaid" w:date="2026-02-03T10:49:00Z" w16du:dateUtc="2026-02-03T18:49:00Z">
              <w:tcPr>
                <w:tcW w:w="1380" w:type="dxa"/>
                <w:noWrap/>
                <w:vAlign w:val="bottom"/>
                <w:hideMark/>
              </w:tcPr>
            </w:tcPrChange>
          </w:tcPr>
          <w:p w14:paraId="2A58291F" w14:textId="2A780015" w:rsidR="00024E6D" w:rsidRPr="009510C0" w:rsidDel="009757DD" w:rsidRDefault="00024E6D" w:rsidP="00FB501E">
            <w:pPr>
              <w:spacing w:line="240" w:lineRule="auto"/>
              <w:rPr>
                <w:del w:id="225" w:author="Thomas Quaid" w:date="2026-02-03T10:49:00Z" w16du:dateUtc="2026-02-03T18:49:00Z"/>
                <w:rFonts w:ascii="Calibri" w:eastAsia="Times New Roman" w:hAnsi="Calibri" w:cs="Calibri"/>
                <w:color w:val="000000"/>
                <w:kern w:val="0"/>
                <w:sz w:val="22"/>
                <w:szCs w:val="22"/>
                <w14:ligatures w14:val="none"/>
              </w:rPr>
            </w:pPr>
            <w:del w:id="226" w:author="Thomas Quaid" w:date="2026-02-03T10:49:00Z" w16du:dateUtc="2026-02-03T18:49:00Z">
              <w:r w:rsidRPr="009510C0" w:rsidDel="009757DD">
                <w:rPr>
                  <w:rFonts w:ascii="Calibri" w:eastAsia="Times New Roman" w:hAnsi="Calibri" w:cs="Calibri"/>
                  <w:color w:val="000000"/>
                  <w:kern w:val="0"/>
                  <w:sz w:val="22"/>
                  <w:szCs w:val="22"/>
                  <w14:ligatures w14:val="none"/>
                </w:rPr>
                <w:delText>16.83</w:delText>
              </w:r>
            </w:del>
          </w:p>
        </w:tc>
        <w:tc>
          <w:tcPr>
            <w:tcW w:w="1380" w:type="dxa"/>
            <w:noWrap/>
            <w:vAlign w:val="bottom"/>
            <w:hideMark/>
            <w:tcPrChange w:id="227" w:author="Thomas Quaid" w:date="2026-02-03T10:49:00Z" w16du:dateUtc="2026-02-03T18:49:00Z">
              <w:tcPr>
                <w:tcW w:w="1380" w:type="dxa"/>
                <w:noWrap/>
                <w:vAlign w:val="bottom"/>
                <w:hideMark/>
              </w:tcPr>
            </w:tcPrChange>
          </w:tcPr>
          <w:p w14:paraId="132E6275" w14:textId="14B282DD" w:rsidR="00024E6D" w:rsidRPr="009510C0" w:rsidDel="009757DD" w:rsidRDefault="00024E6D" w:rsidP="00FB501E">
            <w:pPr>
              <w:spacing w:line="240" w:lineRule="auto"/>
              <w:rPr>
                <w:del w:id="228" w:author="Thomas Quaid" w:date="2026-02-03T10:49:00Z" w16du:dateUtc="2026-02-03T18:49:00Z"/>
                <w:rFonts w:ascii="Calibri" w:eastAsia="Times New Roman" w:hAnsi="Calibri" w:cs="Calibri"/>
                <w:color w:val="000000"/>
                <w:kern w:val="0"/>
                <w:sz w:val="22"/>
                <w:szCs w:val="22"/>
                <w14:ligatures w14:val="none"/>
              </w:rPr>
            </w:pPr>
            <w:del w:id="22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{"citationID":"On0ioeoT","properties":{"formattedCitation":"[16]","plainCitation":"[16]","noteIndex":0},"citationItems":[{"id":216,"uris":["http://zotero.org/users/15279553/items/Z8PTRKSX"],"itemData":{"id":216,"type":"article-journal","abstract":"Two structurally similar carbonic anhydrase active site mimics are explored computationally and experimentally in order to gain insight into the impact of subtle differences in scaffold structure on CO2 hydration rates.","collection-title":"10th International Conference on Greenhouse Gas Control Technologies","container-title":"Energy Procedia","DOI":"10.1016/j.egypro.2011.02.092","ISSN":"1876-6102","journalAbbreviation":"Energy Procedia","page":"2090-2095","source":"ScienceDirect","title":"Modeling, synthesis and characterization of zinc containing carbonic anhydrase active site mimics","volume":"4","author":[{"family":"Satcher","given":"J. H."},{"family":"Baker","given":"S. E."},{"family":"Kulik","given":"H. J."},{"family":"Valdez","given":"C. A."},{"family":"Krueger","given":"R. L."},{"family":"Lightstone","given":"F. C."},{"family":"Aines","given":"R. D."}],"issued":{"date-parts":[["2011",1,1]]}}}],"schema":"https://github.com/citation-style-language/schema/raw/master/csl-citation.json"}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[16]</w:delText>
              </w:r>
              <w:r w:rsidDel="009757DD">
                <w:rPr>
                  <w:rFonts w:ascii="Calibri" w:eastAsia="Times New Roman" w:hAnsi="Calibri" w:cs="Calibri"/>
                  <w:color w:val="000000"/>
                  <w:kern w:val="0"/>
                  <w:sz w:val="22"/>
                  <w:szCs w:val="22"/>
                  <w14:ligatures w14:val="none"/>
                </w:rPr>
                <w:fldChar w:fldCharType="end"/>
              </w:r>
            </w:del>
          </w:p>
        </w:tc>
      </w:tr>
      <w:tr w:rsidR="00024E6D" w:rsidRPr="009510C0" w:rsidDel="009757DD" w14:paraId="46222C21" w14:textId="2FF86B60" w:rsidTr="009757DD">
        <w:trPr>
          <w:trHeight w:val="300"/>
          <w:del w:id="230" w:author="Thomas Quaid" w:date="2026-02-03T10:49:00Z"/>
          <w:trPrChange w:id="231" w:author="Thomas Quaid" w:date="2026-02-03T10:49:00Z" w16du:dateUtc="2026-02-03T18:49:00Z">
            <w:trPr>
              <w:trHeight w:val="300"/>
            </w:trPr>
          </w:trPrChange>
        </w:trPr>
        <w:tc>
          <w:tcPr>
            <w:tcW w:w="1440" w:type="dxa"/>
            <w:noWrap/>
            <w:vAlign w:val="bottom"/>
            <w:hideMark/>
            <w:tcPrChange w:id="232" w:author="Thomas Quaid" w:date="2026-02-03T10:49:00Z" w16du:dateUtc="2026-02-03T18:49:00Z">
              <w:tcPr>
                <w:tcW w:w="1440" w:type="dxa"/>
                <w:noWrap/>
                <w:vAlign w:val="bottom"/>
                <w:hideMark/>
              </w:tcPr>
            </w:tcPrChange>
          </w:tcPr>
          <w:p w14:paraId="5C813DB1" w14:textId="01D30A5F" w:rsidR="00024E6D" w:rsidRPr="009510C0" w:rsidDel="009757DD" w:rsidRDefault="00024E6D" w:rsidP="00024E6D">
            <w:pPr>
              <w:spacing w:line="240" w:lineRule="auto"/>
              <w:rPr>
                <w:del w:id="233" w:author="Thomas Quaid" w:date="2026-02-03T10:49:00Z" w16du:dateUtc="2026-02-03T18:49:00Z"/>
                <w:rFonts w:ascii="Calibri" w:eastAsia="Times New Roman" w:hAnsi="Calibri" w:cs="Calibri"/>
                <w:color w:val="000000"/>
                <w:kern w:val="0"/>
                <w:sz w:val="22"/>
                <w:szCs w:val="22"/>
                <w14:ligatures w14:val="none"/>
              </w:rPr>
            </w:pPr>
            <w:del w:id="234" w:author="Thomas Quaid" w:date="2026-02-03T10:49:00Z" w16du:dateUtc="2026-02-03T18:49:00Z">
              <w:r w:rsidRPr="009510C0" w:rsidDel="009757DD">
                <w:rPr>
                  <w:rFonts w:ascii="Calibri" w:eastAsia="Times New Roman" w:hAnsi="Calibri" w:cs="Calibri"/>
                  <w:color w:val="000000"/>
                  <w:kern w:val="0"/>
                  <w:sz w:val="22"/>
                  <w:szCs w:val="22"/>
                  <w14:ligatures w14:val="none"/>
                </w:rPr>
                <w:delText>Zn7</w:delText>
              </w:r>
            </w:del>
          </w:p>
        </w:tc>
        <w:tc>
          <w:tcPr>
            <w:tcW w:w="1525" w:type="dxa"/>
            <w:noWrap/>
            <w:vAlign w:val="bottom"/>
            <w:hideMark/>
            <w:tcPrChange w:id="235" w:author="Thomas Quaid" w:date="2026-02-03T10:49:00Z" w16du:dateUtc="2026-02-03T18:49:00Z">
              <w:tcPr>
                <w:tcW w:w="1525" w:type="dxa"/>
                <w:noWrap/>
                <w:vAlign w:val="bottom"/>
                <w:hideMark/>
              </w:tcPr>
            </w:tcPrChange>
          </w:tcPr>
          <w:p w14:paraId="65289BB8" w14:textId="26DDC4D6" w:rsidR="00024E6D" w:rsidRPr="009510C0" w:rsidDel="009757DD" w:rsidRDefault="00024E6D" w:rsidP="00FB501E">
            <w:pPr>
              <w:spacing w:line="240" w:lineRule="auto"/>
              <w:rPr>
                <w:del w:id="236" w:author="Thomas Quaid" w:date="2026-02-03T10:49:00Z" w16du:dateUtc="2026-02-03T18:49:00Z"/>
                <w:rFonts w:ascii="Calibri" w:eastAsia="Times New Roman" w:hAnsi="Calibri" w:cs="Calibri"/>
                <w:color w:val="000000"/>
                <w:kern w:val="0"/>
                <w:sz w:val="22"/>
                <w:szCs w:val="22"/>
                <w14:ligatures w14:val="none"/>
              </w:rPr>
            </w:pPr>
            <w:del w:id="237" w:author="Thomas Quaid" w:date="2026-02-03T10:49:00Z" w16du:dateUtc="2026-02-03T18:49:00Z">
              <w:r w:rsidRPr="009510C0" w:rsidDel="009757DD">
                <w:rPr>
                  <w:rFonts w:ascii="Calibri" w:eastAsia="Times New Roman" w:hAnsi="Calibri" w:cs="Calibri"/>
                  <w:color w:val="000000"/>
                  <w:kern w:val="0"/>
                  <w:sz w:val="22"/>
                  <w:szCs w:val="22"/>
                  <w14:ligatures w14:val="none"/>
                </w:rPr>
                <w:delText>156.0</w:delText>
              </w:r>
            </w:del>
          </w:p>
        </w:tc>
        <w:tc>
          <w:tcPr>
            <w:tcW w:w="1440" w:type="dxa"/>
            <w:noWrap/>
            <w:vAlign w:val="bottom"/>
            <w:hideMark/>
            <w:tcPrChange w:id="238" w:author="Thomas Quaid" w:date="2026-02-03T10:49:00Z" w16du:dateUtc="2026-02-03T18:49:00Z">
              <w:tcPr>
                <w:tcW w:w="1440" w:type="dxa"/>
                <w:noWrap/>
                <w:vAlign w:val="bottom"/>
                <w:hideMark/>
              </w:tcPr>
            </w:tcPrChange>
          </w:tcPr>
          <w:p w14:paraId="61EADBAD" w14:textId="1C214BB9" w:rsidR="00024E6D" w:rsidRPr="009510C0" w:rsidDel="009757DD" w:rsidRDefault="00024E6D" w:rsidP="00FB501E">
            <w:pPr>
              <w:spacing w:line="240" w:lineRule="auto"/>
              <w:rPr>
                <w:del w:id="239" w:author="Thomas Quaid" w:date="2026-02-03T10:49:00Z" w16du:dateUtc="2026-02-03T18:49:00Z"/>
                <w:rFonts w:ascii="Calibri" w:eastAsia="Times New Roman" w:hAnsi="Calibri" w:cs="Calibri"/>
                <w:color w:val="000000"/>
                <w:kern w:val="0"/>
                <w:sz w:val="22"/>
                <w:szCs w:val="22"/>
                <w14:ligatures w14:val="none"/>
              </w:rPr>
            </w:pPr>
            <w:del w:id="240" w:author="Thomas Quaid" w:date="2026-02-03T10:49:00Z" w16du:dateUtc="2026-02-03T18:49:00Z">
              <w:r w:rsidRPr="009510C0" w:rsidDel="009757DD">
                <w:rPr>
                  <w:rFonts w:ascii="Calibri" w:eastAsia="Times New Roman" w:hAnsi="Calibri" w:cs="Calibri"/>
                  <w:color w:val="000000"/>
                  <w:kern w:val="0"/>
                  <w:sz w:val="22"/>
                  <w:szCs w:val="22"/>
                  <w14:ligatures w14:val="none"/>
                </w:rPr>
                <w:delText>392.1</w:delText>
              </w:r>
            </w:del>
          </w:p>
        </w:tc>
        <w:tc>
          <w:tcPr>
            <w:tcW w:w="1645" w:type="dxa"/>
            <w:noWrap/>
            <w:vAlign w:val="bottom"/>
            <w:hideMark/>
            <w:tcPrChange w:id="241" w:author="Thomas Quaid" w:date="2026-02-03T10:49:00Z" w16du:dateUtc="2026-02-03T18:49:00Z">
              <w:tcPr>
                <w:tcW w:w="1603" w:type="dxa"/>
                <w:noWrap/>
                <w:vAlign w:val="bottom"/>
                <w:hideMark/>
              </w:tcPr>
            </w:tcPrChange>
          </w:tcPr>
          <w:p w14:paraId="09FA6307" w14:textId="1855AAC4" w:rsidR="00024E6D" w:rsidRPr="009510C0" w:rsidDel="009757DD" w:rsidRDefault="00024E6D" w:rsidP="00FB501E">
            <w:pPr>
              <w:spacing w:line="240" w:lineRule="auto"/>
              <w:rPr>
                <w:del w:id="242" w:author="Thomas Quaid" w:date="2026-02-03T10:49:00Z" w16du:dateUtc="2026-02-03T18:49:00Z"/>
                <w:rFonts w:ascii="Calibri" w:eastAsia="Times New Roman" w:hAnsi="Calibri" w:cs="Calibri"/>
                <w:color w:val="000000"/>
                <w:kern w:val="0"/>
                <w:sz w:val="22"/>
                <w:szCs w:val="22"/>
                <w14:ligatures w14:val="none"/>
              </w:rPr>
            </w:pPr>
            <w:del w:id="243" w:author="Thomas Quaid" w:date="2026-02-03T10:49:00Z" w16du:dateUtc="2026-02-03T18:49:00Z">
              <w:r w:rsidRPr="009510C0" w:rsidDel="009757DD">
                <w:rPr>
                  <w:rFonts w:ascii="Calibri" w:eastAsia="Times New Roman" w:hAnsi="Calibri" w:cs="Calibri"/>
                  <w:color w:val="000000"/>
                  <w:kern w:val="0"/>
                  <w:sz w:val="22"/>
                  <w:szCs w:val="22"/>
                  <w14:ligatures w14:val="none"/>
                </w:rPr>
                <w:delText>240.3</w:delText>
              </w:r>
            </w:del>
          </w:p>
        </w:tc>
        <w:tc>
          <w:tcPr>
            <w:tcW w:w="1380" w:type="dxa"/>
            <w:noWrap/>
            <w:vAlign w:val="bottom"/>
            <w:hideMark/>
            <w:tcPrChange w:id="244" w:author="Thomas Quaid" w:date="2026-02-03T10:49:00Z" w16du:dateUtc="2026-02-03T18:49:00Z">
              <w:tcPr>
                <w:tcW w:w="1380" w:type="dxa"/>
                <w:noWrap/>
                <w:vAlign w:val="bottom"/>
                <w:hideMark/>
              </w:tcPr>
            </w:tcPrChange>
          </w:tcPr>
          <w:p w14:paraId="65B5BB96" w14:textId="6A470D34" w:rsidR="00024E6D" w:rsidRPr="009510C0" w:rsidDel="009757DD" w:rsidRDefault="00024E6D" w:rsidP="00FB501E">
            <w:pPr>
              <w:spacing w:line="240" w:lineRule="auto"/>
              <w:rPr>
                <w:del w:id="245" w:author="Thomas Quaid" w:date="2026-02-03T10:49:00Z" w16du:dateUtc="2026-02-03T18:49:00Z"/>
                <w:rFonts w:ascii="Calibri" w:eastAsia="Times New Roman" w:hAnsi="Calibri" w:cs="Calibri"/>
                <w:color w:val="000000"/>
                <w:kern w:val="0"/>
                <w:sz w:val="22"/>
                <w:szCs w:val="22"/>
                <w14:ligatures w14:val="none"/>
              </w:rPr>
            </w:pPr>
            <w:del w:id="246" w:author="Thomas Quaid" w:date="2026-02-03T10:49:00Z" w16du:dateUtc="2026-02-03T18:49:00Z">
              <w:r w:rsidRPr="009510C0" w:rsidDel="009757DD">
                <w:rPr>
                  <w:rFonts w:ascii="Calibri" w:eastAsia="Times New Roman" w:hAnsi="Calibri" w:cs="Calibri"/>
                  <w:color w:val="000000"/>
                  <w:kern w:val="0"/>
                  <w:sz w:val="22"/>
                  <w:szCs w:val="22"/>
                  <w14:ligatures w14:val="none"/>
                </w:rPr>
                <w:delText>16.69</w:delText>
              </w:r>
            </w:del>
          </w:p>
        </w:tc>
        <w:tc>
          <w:tcPr>
            <w:tcW w:w="1380" w:type="dxa"/>
            <w:noWrap/>
            <w:vAlign w:val="bottom"/>
            <w:hideMark/>
            <w:tcPrChange w:id="247" w:author="Thomas Quaid" w:date="2026-02-03T10:49:00Z" w16du:dateUtc="2026-02-03T18:49:00Z">
              <w:tcPr>
                <w:tcW w:w="1380" w:type="dxa"/>
                <w:noWrap/>
                <w:vAlign w:val="bottom"/>
                <w:hideMark/>
              </w:tcPr>
            </w:tcPrChange>
          </w:tcPr>
          <w:p w14:paraId="07EA649A" w14:textId="7E2D6E96" w:rsidR="00024E6D" w:rsidRPr="009510C0" w:rsidDel="009757DD" w:rsidRDefault="00024E6D" w:rsidP="00FB501E">
            <w:pPr>
              <w:spacing w:line="240" w:lineRule="auto"/>
              <w:rPr>
                <w:del w:id="248" w:author="Thomas Quaid" w:date="2026-02-03T10:49:00Z" w16du:dateUtc="2026-02-03T18:49:00Z"/>
                <w:rFonts w:ascii="Calibri" w:eastAsia="Times New Roman" w:hAnsi="Calibri" w:cs="Calibri"/>
                <w:color w:val="000000"/>
                <w:kern w:val="0"/>
                <w:sz w:val="22"/>
                <w:szCs w:val="22"/>
                <w14:ligatures w14:val="none"/>
              </w:rPr>
            </w:pPr>
            <w:del w:id="24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{"citationID":"QNNMZFV6","properties":{"formattedCitation":"[14]","plainCitation":"[14]","noteIndex":0},"citationItems":[{"id":272,"uris":["http://zotero.org/users/15279553/items/2TACQ74V"],"itemData":{"id":272,"type":"article-journal","container-title":"Journal of the American Chemical Society","DOI":"10.1021/ja00375a043","ISSN":"0002-7863","issue":"11","journalAbbreviation":"J. Am. Chem. Soc.","note":"publisher: American Chemical Society","page":"3188-3194","source":"ACS Publications","title":"Carbonic anhydrase models. 4. [Tris[(4,5-dimethyl-2-imidazolyl)methyl]phosphine oxide]cobalt(2+), a small-molecule mimic of the spectroscopic properties of cobalt(II) carbonic anhydrase","volume":"104","author":[{"family":"Brown","given":"R. S."},{"family":"Salmon","given":"D."},{"family":"Curtis","given":"N. J."},{"family":"Kusuma","given":"S."}],"issued":{"date-parts":[["1982",6,1]]}}}],"schema":"https://github.com/citation-style-language/schema/raw/master/csl-citation.json"}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[14]</w:delText>
              </w:r>
              <w:r w:rsidDel="009757DD">
                <w:rPr>
                  <w:rFonts w:ascii="Calibri" w:eastAsia="Times New Roman" w:hAnsi="Calibri" w:cs="Calibri"/>
                  <w:color w:val="000000"/>
                  <w:kern w:val="0"/>
                  <w:sz w:val="22"/>
                  <w:szCs w:val="22"/>
                  <w14:ligatures w14:val="none"/>
                </w:rPr>
                <w:fldChar w:fldCharType="end"/>
              </w:r>
            </w:del>
          </w:p>
        </w:tc>
      </w:tr>
      <w:tr w:rsidR="00024E6D" w:rsidRPr="009510C0" w:rsidDel="009757DD" w14:paraId="05DA631F" w14:textId="6AD0F80E" w:rsidTr="009757DD">
        <w:trPr>
          <w:trHeight w:val="320"/>
          <w:del w:id="250" w:author="Thomas Quaid" w:date="2026-02-03T10:49:00Z"/>
          <w:trPrChange w:id="251" w:author="Thomas Quaid" w:date="2026-02-03T10:49:00Z" w16du:dateUtc="2026-02-03T18:49:00Z">
            <w:trPr>
              <w:trHeight w:val="320"/>
            </w:trPr>
          </w:trPrChange>
        </w:trPr>
        <w:tc>
          <w:tcPr>
            <w:tcW w:w="1440" w:type="dxa"/>
            <w:noWrap/>
            <w:vAlign w:val="bottom"/>
            <w:hideMark/>
            <w:tcPrChange w:id="252" w:author="Thomas Quaid" w:date="2026-02-03T10:49:00Z" w16du:dateUtc="2026-02-03T18:49:00Z">
              <w:tcPr>
                <w:tcW w:w="1440" w:type="dxa"/>
                <w:noWrap/>
                <w:vAlign w:val="bottom"/>
                <w:hideMark/>
              </w:tcPr>
            </w:tcPrChange>
          </w:tcPr>
          <w:p w14:paraId="2803D311" w14:textId="645F1465" w:rsidR="00024E6D" w:rsidRPr="009510C0" w:rsidDel="009757DD" w:rsidRDefault="00024E6D" w:rsidP="00024E6D">
            <w:pPr>
              <w:spacing w:line="240" w:lineRule="auto"/>
              <w:rPr>
                <w:del w:id="253" w:author="Thomas Quaid" w:date="2026-02-03T10:49:00Z" w16du:dateUtc="2026-02-03T18:49:00Z"/>
                <w:rFonts w:ascii="Calibri" w:eastAsia="Times New Roman" w:hAnsi="Calibri" w:cs="Calibri"/>
                <w:color w:val="000000"/>
                <w:kern w:val="0"/>
                <w:sz w:val="22"/>
                <w:szCs w:val="22"/>
                <w14:ligatures w14:val="none"/>
              </w:rPr>
            </w:pPr>
            <w:del w:id="254" w:author="Thomas Quaid" w:date="2026-02-03T10:49:00Z" w16du:dateUtc="2026-02-03T18:49:00Z">
              <w:r w:rsidRPr="009510C0" w:rsidDel="009757DD">
                <w:rPr>
                  <w:rFonts w:ascii="Calibri" w:eastAsia="Times New Roman" w:hAnsi="Calibri" w:cs="Calibri"/>
                  <w:color w:val="000000"/>
                  <w:kern w:val="0"/>
                  <w:sz w:val="22"/>
                  <w:szCs w:val="22"/>
                  <w14:ligatures w14:val="none"/>
                </w:rPr>
                <w:delText>TPMA</w:delText>
              </w:r>
            </w:del>
          </w:p>
        </w:tc>
        <w:tc>
          <w:tcPr>
            <w:tcW w:w="1525" w:type="dxa"/>
            <w:noWrap/>
            <w:vAlign w:val="bottom"/>
            <w:hideMark/>
            <w:tcPrChange w:id="255" w:author="Thomas Quaid" w:date="2026-02-03T10:49:00Z" w16du:dateUtc="2026-02-03T18:49:00Z">
              <w:tcPr>
                <w:tcW w:w="1525" w:type="dxa"/>
                <w:noWrap/>
                <w:vAlign w:val="bottom"/>
                <w:hideMark/>
              </w:tcPr>
            </w:tcPrChange>
          </w:tcPr>
          <w:p w14:paraId="35C50E4A" w14:textId="082432D3" w:rsidR="00024E6D" w:rsidRPr="009510C0" w:rsidDel="009757DD" w:rsidRDefault="00024E6D" w:rsidP="00FB501E">
            <w:pPr>
              <w:spacing w:line="240" w:lineRule="auto"/>
              <w:rPr>
                <w:del w:id="256" w:author="Thomas Quaid" w:date="2026-02-03T10:49:00Z" w16du:dateUtc="2026-02-03T18:49:00Z"/>
                <w:rFonts w:ascii="Calibri" w:eastAsia="Times New Roman" w:hAnsi="Calibri" w:cs="Calibri"/>
                <w:color w:val="000000"/>
                <w:kern w:val="0"/>
                <w:sz w:val="22"/>
                <w:szCs w:val="22"/>
                <w14:ligatures w14:val="none"/>
              </w:rPr>
            </w:pPr>
            <w:del w:id="257" w:author="Thomas Quaid" w:date="2026-02-03T10:49:00Z" w16du:dateUtc="2026-02-03T18:49:00Z">
              <w:r w:rsidRPr="009510C0" w:rsidDel="009757DD">
                <w:rPr>
                  <w:rFonts w:ascii="Calibri" w:eastAsia="Times New Roman" w:hAnsi="Calibri" w:cs="Calibri"/>
                  <w:color w:val="000000"/>
                  <w:kern w:val="0"/>
                  <w:sz w:val="22"/>
                  <w:szCs w:val="22"/>
                  <w14:ligatures w14:val="none"/>
                </w:rPr>
                <w:delText>648.0</w:delText>
              </w:r>
            </w:del>
          </w:p>
        </w:tc>
        <w:tc>
          <w:tcPr>
            <w:tcW w:w="1440" w:type="dxa"/>
            <w:noWrap/>
            <w:vAlign w:val="bottom"/>
            <w:hideMark/>
            <w:tcPrChange w:id="258" w:author="Thomas Quaid" w:date="2026-02-03T10:49:00Z" w16du:dateUtc="2026-02-03T18:49:00Z">
              <w:tcPr>
                <w:tcW w:w="1440" w:type="dxa"/>
                <w:noWrap/>
                <w:vAlign w:val="bottom"/>
                <w:hideMark/>
              </w:tcPr>
            </w:tcPrChange>
          </w:tcPr>
          <w:p w14:paraId="63C201ED" w14:textId="785F5EA9" w:rsidR="00024E6D" w:rsidRPr="009510C0" w:rsidDel="009757DD" w:rsidRDefault="00024E6D" w:rsidP="00FB501E">
            <w:pPr>
              <w:spacing w:line="240" w:lineRule="auto"/>
              <w:rPr>
                <w:del w:id="259" w:author="Thomas Quaid" w:date="2026-02-03T10:49:00Z" w16du:dateUtc="2026-02-03T18:49:00Z"/>
                <w:rFonts w:ascii="Calibri" w:eastAsia="Times New Roman" w:hAnsi="Calibri" w:cs="Calibri"/>
                <w:color w:val="000000"/>
                <w:kern w:val="0"/>
                <w:sz w:val="22"/>
                <w:szCs w:val="22"/>
                <w14:ligatures w14:val="none"/>
              </w:rPr>
            </w:pPr>
            <w:del w:id="260" w:author="Thomas Quaid" w:date="2026-02-03T10:49:00Z" w16du:dateUtc="2026-02-03T18:49:00Z">
              <w:r w:rsidRPr="009510C0" w:rsidDel="009757DD">
                <w:rPr>
                  <w:rFonts w:ascii="Calibri" w:eastAsia="Times New Roman" w:hAnsi="Calibri" w:cs="Calibri"/>
                  <w:color w:val="000000"/>
                  <w:kern w:val="0"/>
                  <w:sz w:val="22"/>
                  <w:szCs w:val="22"/>
                  <w14:ligatures w14:val="none"/>
                </w:rPr>
                <w:delText>717.0</w:delText>
              </w:r>
            </w:del>
          </w:p>
        </w:tc>
        <w:tc>
          <w:tcPr>
            <w:tcW w:w="1645" w:type="dxa"/>
            <w:noWrap/>
            <w:vAlign w:val="bottom"/>
            <w:hideMark/>
            <w:tcPrChange w:id="261" w:author="Thomas Quaid" w:date="2026-02-03T10:49:00Z" w16du:dateUtc="2026-02-03T18:49:00Z">
              <w:tcPr>
                <w:tcW w:w="1603" w:type="dxa"/>
                <w:noWrap/>
                <w:vAlign w:val="bottom"/>
                <w:hideMark/>
              </w:tcPr>
            </w:tcPrChange>
          </w:tcPr>
          <w:p w14:paraId="24D0C128" w14:textId="327E18CD" w:rsidR="00024E6D" w:rsidRPr="009510C0" w:rsidDel="009757DD" w:rsidRDefault="00024E6D" w:rsidP="00FB501E">
            <w:pPr>
              <w:spacing w:line="240" w:lineRule="auto"/>
              <w:rPr>
                <w:del w:id="262" w:author="Thomas Quaid" w:date="2026-02-03T10:49:00Z" w16du:dateUtc="2026-02-03T18:49:00Z"/>
                <w:rFonts w:ascii="Calibri" w:eastAsia="Times New Roman" w:hAnsi="Calibri" w:cs="Calibri"/>
                <w:color w:val="000000"/>
                <w:kern w:val="0"/>
                <w:sz w:val="22"/>
                <w:szCs w:val="22"/>
                <w14:ligatures w14:val="none"/>
              </w:rPr>
            </w:pPr>
            <w:del w:id="263" w:author="Thomas Quaid" w:date="2026-02-03T10:49:00Z" w16du:dateUtc="2026-02-03T18:49:00Z">
              <w:r w:rsidRPr="009510C0" w:rsidDel="009757DD">
                <w:rPr>
                  <w:rFonts w:ascii="Calibri" w:eastAsia="Times New Roman" w:hAnsi="Calibri" w:cs="Calibri"/>
                  <w:color w:val="000000"/>
                  <w:kern w:val="0"/>
                  <w:sz w:val="22"/>
                  <w:szCs w:val="22"/>
                  <w14:ligatures w14:val="none"/>
                </w:rPr>
                <w:delText>238.4</w:delText>
              </w:r>
            </w:del>
          </w:p>
        </w:tc>
        <w:tc>
          <w:tcPr>
            <w:tcW w:w="1380" w:type="dxa"/>
            <w:noWrap/>
            <w:vAlign w:val="bottom"/>
            <w:hideMark/>
            <w:tcPrChange w:id="264" w:author="Thomas Quaid" w:date="2026-02-03T10:49:00Z" w16du:dateUtc="2026-02-03T18:49:00Z">
              <w:tcPr>
                <w:tcW w:w="1380" w:type="dxa"/>
                <w:noWrap/>
                <w:vAlign w:val="bottom"/>
                <w:hideMark/>
              </w:tcPr>
            </w:tcPrChange>
          </w:tcPr>
          <w:p w14:paraId="778EF01F" w14:textId="133E142C" w:rsidR="00024E6D" w:rsidRPr="009510C0" w:rsidDel="009757DD" w:rsidRDefault="00024E6D" w:rsidP="00FB501E">
            <w:pPr>
              <w:spacing w:line="240" w:lineRule="auto"/>
              <w:rPr>
                <w:del w:id="265" w:author="Thomas Quaid" w:date="2026-02-03T10:49:00Z" w16du:dateUtc="2026-02-03T18:49:00Z"/>
                <w:rFonts w:ascii="Calibri" w:eastAsia="Times New Roman" w:hAnsi="Calibri" w:cs="Calibri"/>
                <w:color w:val="000000"/>
                <w:kern w:val="0"/>
                <w:sz w:val="22"/>
                <w:szCs w:val="22"/>
                <w14:ligatures w14:val="none"/>
              </w:rPr>
            </w:pPr>
            <w:del w:id="266" w:author="Thomas Quaid" w:date="2026-02-03T10:49:00Z" w16du:dateUtc="2026-02-03T18:49:00Z">
              <w:r w:rsidRPr="009510C0" w:rsidDel="009757DD">
                <w:rPr>
                  <w:rFonts w:ascii="Calibri" w:eastAsia="Times New Roman" w:hAnsi="Calibri" w:cs="Calibri"/>
                  <w:color w:val="000000"/>
                  <w:kern w:val="0"/>
                  <w:sz w:val="22"/>
                  <w:szCs w:val="22"/>
                  <w14:ligatures w14:val="none"/>
                </w:rPr>
                <w:delText>14.50</w:delText>
              </w:r>
            </w:del>
          </w:p>
        </w:tc>
        <w:tc>
          <w:tcPr>
            <w:tcW w:w="1380" w:type="dxa"/>
            <w:noWrap/>
            <w:vAlign w:val="bottom"/>
            <w:hideMark/>
            <w:tcPrChange w:id="267" w:author="Thomas Quaid" w:date="2026-02-03T10:49:00Z" w16du:dateUtc="2026-02-03T18:49:00Z">
              <w:tcPr>
                <w:tcW w:w="1380" w:type="dxa"/>
                <w:noWrap/>
                <w:vAlign w:val="bottom"/>
                <w:hideMark/>
              </w:tcPr>
            </w:tcPrChange>
          </w:tcPr>
          <w:p w14:paraId="419ED83D" w14:textId="6E7071F7" w:rsidR="00024E6D" w:rsidRPr="009510C0" w:rsidDel="009757DD" w:rsidRDefault="00024E6D" w:rsidP="00FB501E">
            <w:pPr>
              <w:spacing w:line="240" w:lineRule="auto"/>
              <w:rPr>
                <w:del w:id="268" w:author="Thomas Quaid" w:date="2026-02-03T10:49:00Z" w16du:dateUtc="2026-02-03T18:49:00Z"/>
                <w:rFonts w:ascii="Calibri" w:eastAsia="Times New Roman" w:hAnsi="Calibri" w:cs="Calibri"/>
                <w:color w:val="000000"/>
                <w:kern w:val="0"/>
                <w:sz w:val="22"/>
                <w:szCs w:val="22"/>
                <w14:ligatures w14:val="none"/>
              </w:rPr>
            </w:pPr>
            <w:del w:id="26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{"citationID":"GNu0UoMP","properties":{"formattedCitation":"[17]","plainCitation":"[17]","noteIndex":0},"citationItems":[{"id":171,"uris":["http://zotero.org/users/15279553/items/9KN2VHKB"],"itemData":{"id":171,"type":"article-journal","abstract":"Zinc complexes were synthesized as catalysts that mimic the ability of carbonic anhydrase (CA) for the CO2 hydration reaction (H2O + CO2 → H+ + HCO3−). For these complexes, a tris(2-pyridylmethyl)amine (TPA) ligand mimicking only the active site, and a 6-((bis(pyridin-2-ylmethyl)amino)methyl)pyridin-2-ol (TPA-OH) ligand mimicking the hydrogen-bonding network of the secondary coordination sphere of CA were used. Potentiometric pH titration was used to determine the deprotonation ability of the Zn complexes, and their pKa values were found to be 8.0 and 6.8, respectively. Stopped-flow spectrophotometry was used to confirm the CO2 hydration rate. The rate constants were measured to be 648.4 and 730.6 M−1s−1, respectively. The low pKa value was attributed to the hydrogen-bonding network of the secondary coordination sphere of the catalyst that mimics the behavior of CA, and this was found to increase the CO2 hydration rate of the catalyst.","container-title":"Biomimetics","DOI":"10.3390/biomimetics4040066","ISSN":"2313-7673","issue":"4","language":"en","license":"http://creativecommons.org/licenses/by/3.0/","note":"number: 4\npublisher: Multidisciplinary Digital Publishing Institute","page":"66","source":"www.mdpi.com","title":"Kinetic Study of CO2 Hydration by Small-Molecule Catalysts with A Second Coordination Sphere that Mimic the Effect of the Thr-199 Residue of Carbonic Anhydrase","volume":"4","author":[{"family":"Park","given":"DongKook"},{"family":"Lee","given":"Man Sig"}],"issued":{"date-parts":[["2019",12]]}}}],"schema":"https://github.com/citation-style-language/schema/raw/master/csl-citation.json"}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[17]</w:delText>
              </w:r>
              <w:r w:rsidDel="009757DD">
                <w:rPr>
                  <w:rFonts w:ascii="Calibri" w:eastAsia="Times New Roman" w:hAnsi="Calibri" w:cs="Calibri"/>
                  <w:color w:val="000000"/>
                  <w:kern w:val="0"/>
                  <w:sz w:val="22"/>
                  <w:szCs w:val="22"/>
                  <w14:ligatures w14:val="none"/>
                </w:rPr>
                <w:fldChar w:fldCharType="end"/>
              </w:r>
            </w:del>
          </w:p>
        </w:tc>
      </w:tr>
      <w:tr w:rsidR="00024E6D" w:rsidRPr="009510C0" w:rsidDel="009757DD" w14:paraId="5BD7A2C8" w14:textId="2132CAD7" w:rsidTr="009757DD">
        <w:trPr>
          <w:trHeight w:val="300"/>
          <w:del w:id="270" w:author="Thomas Quaid" w:date="2026-02-03T10:49:00Z"/>
          <w:trPrChange w:id="271" w:author="Thomas Quaid" w:date="2026-02-03T10:49:00Z" w16du:dateUtc="2026-02-03T18:49:00Z">
            <w:trPr>
              <w:trHeight w:val="300"/>
            </w:trPr>
          </w:trPrChange>
        </w:trPr>
        <w:tc>
          <w:tcPr>
            <w:tcW w:w="1440" w:type="dxa"/>
            <w:noWrap/>
            <w:vAlign w:val="bottom"/>
            <w:hideMark/>
            <w:tcPrChange w:id="272" w:author="Thomas Quaid" w:date="2026-02-03T10:49:00Z" w16du:dateUtc="2026-02-03T18:49:00Z">
              <w:tcPr>
                <w:tcW w:w="1440" w:type="dxa"/>
                <w:noWrap/>
                <w:vAlign w:val="bottom"/>
                <w:hideMark/>
              </w:tcPr>
            </w:tcPrChange>
          </w:tcPr>
          <w:p w14:paraId="26195044" w14:textId="577DD7C5" w:rsidR="00024E6D" w:rsidRPr="009510C0" w:rsidDel="009757DD" w:rsidRDefault="00024E6D" w:rsidP="00024E6D">
            <w:pPr>
              <w:spacing w:line="240" w:lineRule="auto"/>
              <w:rPr>
                <w:del w:id="273" w:author="Thomas Quaid" w:date="2026-02-03T10:49:00Z" w16du:dateUtc="2026-02-03T18:49:00Z"/>
                <w:rFonts w:ascii="Calibri" w:eastAsia="Times New Roman" w:hAnsi="Calibri" w:cs="Calibri"/>
                <w:color w:val="000000"/>
                <w:kern w:val="0"/>
                <w:sz w:val="22"/>
                <w:szCs w:val="22"/>
                <w14:ligatures w14:val="none"/>
              </w:rPr>
            </w:pPr>
            <w:del w:id="274" w:author="Thomas Quaid" w:date="2026-02-03T10:49:00Z" w16du:dateUtc="2026-02-03T18:49:00Z">
              <w:r w:rsidRPr="009510C0" w:rsidDel="009757DD">
                <w:rPr>
                  <w:rFonts w:ascii="Calibri" w:eastAsia="Times New Roman" w:hAnsi="Calibri" w:cs="Calibri"/>
                  <w:color w:val="000000"/>
                  <w:kern w:val="0"/>
                  <w:sz w:val="22"/>
                  <w:szCs w:val="22"/>
                  <w14:ligatures w14:val="none"/>
                </w:rPr>
                <w:delText>TPMA2</w:delText>
              </w:r>
            </w:del>
          </w:p>
        </w:tc>
        <w:tc>
          <w:tcPr>
            <w:tcW w:w="1525" w:type="dxa"/>
            <w:noWrap/>
            <w:vAlign w:val="bottom"/>
            <w:hideMark/>
            <w:tcPrChange w:id="275" w:author="Thomas Quaid" w:date="2026-02-03T10:49:00Z" w16du:dateUtc="2026-02-03T18:49:00Z">
              <w:tcPr>
                <w:tcW w:w="1525" w:type="dxa"/>
                <w:noWrap/>
                <w:vAlign w:val="bottom"/>
                <w:hideMark/>
              </w:tcPr>
            </w:tcPrChange>
          </w:tcPr>
          <w:p w14:paraId="3428F66E" w14:textId="49319647" w:rsidR="00024E6D" w:rsidRPr="009510C0" w:rsidDel="009757DD" w:rsidRDefault="00024E6D" w:rsidP="00FB501E">
            <w:pPr>
              <w:spacing w:line="240" w:lineRule="auto"/>
              <w:rPr>
                <w:del w:id="276" w:author="Thomas Quaid" w:date="2026-02-03T10:49:00Z" w16du:dateUtc="2026-02-03T18:49:00Z"/>
                <w:rFonts w:ascii="Calibri" w:eastAsia="Times New Roman" w:hAnsi="Calibri" w:cs="Calibri"/>
                <w:color w:val="000000"/>
                <w:kern w:val="0"/>
                <w:sz w:val="22"/>
                <w:szCs w:val="22"/>
                <w14:ligatures w14:val="none"/>
              </w:rPr>
            </w:pPr>
            <w:del w:id="277" w:author="Thomas Quaid" w:date="2026-02-03T10:49:00Z" w16du:dateUtc="2026-02-03T18:49:00Z">
              <w:r w:rsidRPr="009510C0" w:rsidDel="009757DD">
                <w:rPr>
                  <w:rFonts w:ascii="Calibri" w:eastAsia="Times New Roman" w:hAnsi="Calibri" w:cs="Calibri"/>
                  <w:color w:val="000000"/>
                  <w:kern w:val="0"/>
                  <w:sz w:val="22"/>
                  <w:szCs w:val="22"/>
                  <w14:ligatures w14:val="none"/>
                </w:rPr>
                <w:delText>735.2</w:delText>
              </w:r>
            </w:del>
          </w:p>
        </w:tc>
        <w:tc>
          <w:tcPr>
            <w:tcW w:w="1440" w:type="dxa"/>
            <w:noWrap/>
            <w:vAlign w:val="bottom"/>
            <w:hideMark/>
            <w:tcPrChange w:id="278" w:author="Thomas Quaid" w:date="2026-02-03T10:49:00Z" w16du:dateUtc="2026-02-03T18:49:00Z">
              <w:tcPr>
                <w:tcW w:w="1440" w:type="dxa"/>
                <w:noWrap/>
                <w:vAlign w:val="bottom"/>
                <w:hideMark/>
              </w:tcPr>
            </w:tcPrChange>
          </w:tcPr>
          <w:p w14:paraId="22829681" w14:textId="6B9516C8" w:rsidR="00024E6D" w:rsidRPr="009510C0" w:rsidDel="009757DD" w:rsidRDefault="00024E6D" w:rsidP="00FB501E">
            <w:pPr>
              <w:spacing w:line="240" w:lineRule="auto"/>
              <w:rPr>
                <w:del w:id="279" w:author="Thomas Quaid" w:date="2026-02-03T10:49:00Z" w16du:dateUtc="2026-02-03T18:49:00Z"/>
                <w:rFonts w:ascii="Calibri" w:eastAsia="Times New Roman" w:hAnsi="Calibri" w:cs="Calibri"/>
                <w:color w:val="000000"/>
                <w:kern w:val="0"/>
                <w:sz w:val="22"/>
                <w:szCs w:val="22"/>
                <w14:ligatures w14:val="none"/>
              </w:rPr>
            </w:pPr>
            <w:del w:id="280" w:author="Thomas Quaid" w:date="2026-02-03T10:49:00Z" w16du:dateUtc="2026-02-03T18:49:00Z">
              <w:r w:rsidRPr="009510C0" w:rsidDel="009757DD">
                <w:rPr>
                  <w:rFonts w:ascii="Calibri" w:eastAsia="Times New Roman" w:hAnsi="Calibri" w:cs="Calibri"/>
                  <w:color w:val="000000"/>
                  <w:kern w:val="0"/>
                  <w:sz w:val="22"/>
                  <w:szCs w:val="22"/>
                  <w14:ligatures w14:val="none"/>
                </w:rPr>
                <w:delText>735.0</w:delText>
              </w:r>
            </w:del>
          </w:p>
        </w:tc>
        <w:tc>
          <w:tcPr>
            <w:tcW w:w="1645" w:type="dxa"/>
            <w:noWrap/>
            <w:vAlign w:val="bottom"/>
            <w:hideMark/>
            <w:tcPrChange w:id="281" w:author="Thomas Quaid" w:date="2026-02-03T10:49:00Z" w16du:dateUtc="2026-02-03T18:49:00Z">
              <w:tcPr>
                <w:tcW w:w="1603" w:type="dxa"/>
                <w:noWrap/>
                <w:vAlign w:val="bottom"/>
                <w:hideMark/>
              </w:tcPr>
            </w:tcPrChange>
          </w:tcPr>
          <w:p w14:paraId="06D4A3B7" w14:textId="4BF7BDEA" w:rsidR="00024E6D" w:rsidRPr="009510C0" w:rsidDel="009757DD" w:rsidRDefault="00024E6D" w:rsidP="00FB501E">
            <w:pPr>
              <w:spacing w:line="240" w:lineRule="auto"/>
              <w:rPr>
                <w:del w:id="282" w:author="Thomas Quaid" w:date="2026-02-03T10:49:00Z" w16du:dateUtc="2026-02-03T18:49:00Z"/>
                <w:rFonts w:ascii="Calibri" w:eastAsia="Times New Roman" w:hAnsi="Calibri" w:cs="Calibri"/>
                <w:color w:val="000000"/>
                <w:kern w:val="0"/>
                <w:sz w:val="22"/>
                <w:szCs w:val="22"/>
                <w14:ligatures w14:val="none"/>
              </w:rPr>
            </w:pPr>
            <w:del w:id="283" w:author="Thomas Quaid" w:date="2026-02-03T10:49:00Z" w16du:dateUtc="2026-02-03T18:49:00Z">
              <w:r w:rsidRPr="009510C0" w:rsidDel="009757DD">
                <w:rPr>
                  <w:rFonts w:ascii="Calibri" w:eastAsia="Times New Roman" w:hAnsi="Calibri" w:cs="Calibri"/>
                  <w:color w:val="000000"/>
                  <w:kern w:val="0"/>
                  <w:sz w:val="22"/>
                  <w:szCs w:val="22"/>
                  <w14:ligatures w14:val="none"/>
                </w:rPr>
                <w:delText>236.3</w:delText>
              </w:r>
            </w:del>
          </w:p>
        </w:tc>
        <w:tc>
          <w:tcPr>
            <w:tcW w:w="1380" w:type="dxa"/>
            <w:noWrap/>
            <w:vAlign w:val="bottom"/>
            <w:hideMark/>
            <w:tcPrChange w:id="284" w:author="Thomas Quaid" w:date="2026-02-03T10:49:00Z" w16du:dateUtc="2026-02-03T18:49:00Z">
              <w:tcPr>
                <w:tcW w:w="1380" w:type="dxa"/>
                <w:noWrap/>
                <w:vAlign w:val="bottom"/>
                <w:hideMark/>
              </w:tcPr>
            </w:tcPrChange>
          </w:tcPr>
          <w:p w14:paraId="26995695" w14:textId="255574EA" w:rsidR="00024E6D" w:rsidRPr="009510C0" w:rsidDel="009757DD" w:rsidRDefault="00024E6D" w:rsidP="00FB501E">
            <w:pPr>
              <w:spacing w:line="240" w:lineRule="auto"/>
              <w:rPr>
                <w:del w:id="285" w:author="Thomas Quaid" w:date="2026-02-03T10:49:00Z" w16du:dateUtc="2026-02-03T18:49:00Z"/>
                <w:rFonts w:ascii="Calibri" w:eastAsia="Times New Roman" w:hAnsi="Calibri" w:cs="Calibri"/>
                <w:color w:val="000000"/>
                <w:kern w:val="0"/>
                <w:sz w:val="22"/>
                <w:szCs w:val="22"/>
                <w14:ligatures w14:val="none"/>
              </w:rPr>
            </w:pPr>
            <w:del w:id="286" w:author="Thomas Quaid" w:date="2026-02-03T10:49:00Z" w16du:dateUtc="2026-02-03T18:49:00Z">
              <w:r w:rsidRPr="009510C0" w:rsidDel="009757DD">
                <w:rPr>
                  <w:rFonts w:ascii="Calibri" w:eastAsia="Times New Roman" w:hAnsi="Calibri" w:cs="Calibri"/>
                  <w:color w:val="000000"/>
                  <w:kern w:val="0"/>
                  <w:sz w:val="22"/>
                  <w:szCs w:val="22"/>
                  <w14:ligatures w14:val="none"/>
                </w:rPr>
                <w:delText>12.49</w:delText>
              </w:r>
            </w:del>
          </w:p>
        </w:tc>
        <w:tc>
          <w:tcPr>
            <w:tcW w:w="1380" w:type="dxa"/>
            <w:noWrap/>
            <w:vAlign w:val="bottom"/>
            <w:hideMark/>
            <w:tcPrChange w:id="287" w:author="Thomas Quaid" w:date="2026-02-03T10:49:00Z" w16du:dateUtc="2026-02-03T18:49:00Z">
              <w:tcPr>
                <w:tcW w:w="1380" w:type="dxa"/>
                <w:noWrap/>
                <w:vAlign w:val="bottom"/>
                <w:hideMark/>
              </w:tcPr>
            </w:tcPrChange>
          </w:tcPr>
          <w:p w14:paraId="639B6752" w14:textId="3C22E187" w:rsidR="00024E6D" w:rsidRPr="009510C0" w:rsidDel="009757DD" w:rsidRDefault="00024E6D" w:rsidP="00FB501E">
            <w:pPr>
              <w:spacing w:line="240" w:lineRule="auto"/>
              <w:rPr>
                <w:del w:id="288" w:author="Thomas Quaid" w:date="2026-02-03T10:49:00Z" w16du:dateUtc="2026-02-03T18:49:00Z"/>
                <w:rFonts w:ascii="Calibri" w:eastAsia="Times New Roman" w:hAnsi="Calibri" w:cs="Calibri"/>
                <w:color w:val="000000"/>
                <w:kern w:val="0"/>
                <w:sz w:val="22"/>
                <w:szCs w:val="22"/>
                <w14:ligatures w14:val="none"/>
              </w:rPr>
            </w:pPr>
            <w:del w:id="289" w:author="Thomas Quaid" w:date="2026-02-03T10:49:00Z" w16du:dateUtc="2026-02-03T18:49:00Z">
              <w:r w:rsidDel="009757DD">
                <w:rPr>
                  <w:rFonts w:ascii="Calibri" w:eastAsia="Times New Roman" w:hAnsi="Calibri" w:cs="Calibri"/>
                  <w:color w:val="000000"/>
                  <w:kern w:val="0"/>
                  <w:sz w:val="22"/>
                  <w:szCs w:val="22"/>
                  <w14:ligatures w14:val="none"/>
                </w:rPr>
                <w:fldChar w:fldCharType="begin"/>
              </w:r>
              <w:r w:rsidDel="009757DD">
                <w:rPr>
                  <w:rFonts w:ascii="Calibri" w:eastAsia="Times New Roman" w:hAnsi="Calibri" w:cs="Calibri"/>
                  <w:color w:val="000000"/>
                  <w:kern w:val="0"/>
                  <w:sz w:val="22"/>
                  <w:szCs w:val="22"/>
                  <w14:ligatures w14:val="none"/>
                </w:rPr>
                <w:delInstrText xml:space="preserve"> ADDIN ZOTERO_ITEM CSL_CITATION {"citationID":"Yl2s4aZv","properties":{"formattedCitation":"[17]","plainCitation":"[17]","noteIndex":0},"citationItems":[{"id":171,"uris":["http://zotero.org/users/15279553/items/9KN2VHKB"],"itemData":{"id":171,"type":"article-journal","abstract":"Zinc complexes were synthesized as catalysts that mimic the ability of carbonic anhydrase (CA) for the CO2 hydration reaction (H2O + CO2 → H+ + HCO3−). For these complexes, a tris(2-pyridylmethyl)amine (TPA) ligand mimicking only the active site, and a 6-((bis(pyridin-2-ylmethyl)amino)methyl)pyridin-2-ol (TPA-OH) ligand mimicking the hydrogen-bonding network of the secondary coordination sphere of CA were used. Potentiometric pH titration was used to determine the deprotonation ability of the Zn complexes, and their pKa values were found to be 8.0 and 6.8, respectively. Stopped-flow spectrophotometry was used to confirm the CO2 hydration rate. The rate constants were measured to be 648.4 and 730.6 M−1s−1, respectively. The low pKa value was attributed to the hydrogen-bonding network of the secondary coordination sphere of the catalyst that mimics the behavior of CA, and this was found to increase the CO2 hydration rate of the catalyst.","container-title":"Biomimetics","DOI":"10.3390/biomimetics4040066","ISSN":"2313-7673","issue":"4","language":"en","license":"http://creativecommons.org/licenses/by/3.0/","note":"number: 4\npublisher: Multidisciplinary Digital Publishing Institute","page":"66","source":"www.mdpi.com","title":"Kinetic Study of CO2 Hydration by Small-Molecule Catalysts with A Second Coordination Sphere that Mimic the Effect of the Thr-199 Residue of Carbonic Anhydrase","volume":"4","author":[{"family":"Park","given":"DongKook"},{"family":"Lee","given":"Man Sig"}],"issued":{"date-parts":[["2019",12]]}}}],"schema":"https://github.com/citation-style-language/schema/raw/master/csl-citation.json"} </w:delInstrText>
              </w:r>
              <w:r w:rsidDel="009757DD">
                <w:rPr>
                  <w:rFonts w:ascii="Calibri" w:eastAsia="Times New Roman" w:hAnsi="Calibri" w:cs="Calibri"/>
                  <w:color w:val="000000"/>
                  <w:kern w:val="0"/>
                  <w:sz w:val="22"/>
                  <w:szCs w:val="22"/>
                  <w14:ligatures w14:val="none"/>
                </w:rPr>
                <w:fldChar w:fldCharType="separate"/>
              </w:r>
              <w:r w:rsidDel="009757DD">
                <w:rPr>
                  <w:rFonts w:ascii="Calibri" w:eastAsia="Times New Roman" w:hAnsi="Calibri" w:cs="Calibri"/>
                  <w:noProof/>
                  <w:color w:val="000000"/>
                  <w:kern w:val="0"/>
                  <w:sz w:val="22"/>
                  <w:szCs w:val="22"/>
                  <w14:ligatures w14:val="none"/>
                </w:rPr>
                <w:delText>[17]</w:delText>
              </w:r>
              <w:r w:rsidDel="009757DD">
                <w:rPr>
                  <w:rFonts w:ascii="Calibri" w:eastAsia="Times New Roman" w:hAnsi="Calibri" w:cs="Calibri"/>
                  <w:color w:val="000000"/>
                  <w:kern w:val="0"/>
                  <w:sz w:val="22"/>
                  <w:szCs w:val="22"/>
                  <w14:ligatures w14:val="none"/>
                </w:rPr>
                <w:fldChar w:fldCharType="end"/>
              </w:r>
            </w:del>
          </w:p>
        </w:tc>
      </w:tr>
    </w:tbl>
    <w:p w14:paraId="371B7A84" w14:textId="5D967BB6" w:rsidR="009510C0" w:rsidDel="009D3607" w:rsidRDefault="009510C0" w:rsidP="00DD0CB0">
      <w:pPr>
        <w:rPr>
          <w:del w:id="290" w:author="Thomas Quaid" w:date="2026-02-03T10:50:00Z" w16du:dateUtc="2026-02-03T18:50:00Z"/>
        </w:rPr>
      </w:pPr>
    </w:p>
    <w:p w14:paraId="6B13EE60" w14:textId="77777777" w:rsidR="00AF151A" w:rsidDel="009D3607" w:rsidRDefault="00BD5A11">
      <w:pPr>
        <w:rPr>
          <w:del w:id="291" w:author="Thomas Quaid" w:date="2026-02-03T10:50:00Z" w16du:dateUtc="2026-02-03T18:50:00Z"/>
        </w:rPr>
      </w:pPr>
      <w:del w:id="292" w:author="Thomas Quaid" w:date="2026-02-03T10:50:00Z" w16du:dateUtc="2026-02-03T18:50:00Z">
        <w:r w:rsidDel="009D3607">
          <w:br w:type="page"/>
        </w:r>
      </w:del>
    </w:p>
    <w:p w14:paraId="1115E35D" w14:textId="30EEC276" w:rsidR="00C73B96" w:rsidRDefault="00C73B96">
      <w:r>
        <w:t xml:space="preserve">Table </w:t>
      </w:r>
      <w:del w:id="293" w:author="Thomas Quaid" w:date="2026-02-03T10:50:00Z" w16du:dateUtc="2026-02-03T18:50:00Z">
        <w:r w:rsidDel="009D3607">
          <w:delText>S6</w:delText>
        </w:r>
      </w:del>
      <w:ins w:id="294" w:author="Thomas Quaid" w:date="2026-02-03T10:50:00Z" w16du:dateUtc="2026-02-03T18:50:00Z">
        <w:r w:rsidR="009D3607">
          <w:t>S5</w:t>
        </w:r>
      </w:ins>
      <w:r>
        <w:t xml:space="preserve">. Statistical </w:t>
      </w:r>
      <w:r w:rsidR="00E31CE1">
        <w:t xml:space="preserve">metrics for determining performance of DFT vs DFT+WFT methods on the 11 data point set from </w:t>
      </w:r>
      <w:r w:rsidR="00443E18">
        <w:t>T</w:t>
      </w:r>
      <w:r w:rsidR="00E31CE1">
        <w:t>able S5</w:t>
      </w:r>
      <w:r w:rsidR="003417F0">
        <w:t xml:space="preserve"> as it pertains to usability for screening </w:t>
      </w:r>
      <w:r w:rsidR="00884556">
        <w:t>future candidates. The WFT method achieved significant ga</w:t>
      </w:r>
      <w:r w:rsidR="004B369F">
        <w:t>in</w:t>
      </w:r>
      <w:r w:rsidR="00884556">
        <w:t xml:space="preserve">s not only </w:t>
      </w:r>
      <w:r w:rsidR="00443E18">
        <w:t xml:space="preserve">in </w:t>
      </w:r>
      <w:r w:rsidR="00884556">
        <w:t xml:space="preserve">variable accounting but </w:t>
      </w:r>
      <w:r w:rsidR="004A3AED">
        <w:t>even more so in systematic error</w:t>
      </w:r>
      <w:r w:rsidR="0091076B">
        <w:t>. These results suggest a much more robust model for future screenings and database generation for machine learning applications.</w:t>
      </w:r>
      <w:r w:rsidR="00884556">
        <w:t xml:space="preserve"> </w:t>
      </w:r>
    </w:p>
    <w:tbl>
      <w:tblPr>
        <w:tblW w:w="5170" w:type="dxa"/>
        <w:jc w:val="center"/>
        <w:tblLook w:val="04A0" w:firstRow="1" w:lastRow="0" w:firstColumn="1" w:lastColumn="0" w:noHBand="0" w:noVBand="1"/>
      </w:tblPr>
      <w:tblGrid>
        <w:gridCol w:w="1605"/>
        <w:gridCol w:w="716"/>
        <w:gridCol w:w="1183"/>
        <w:gridCol w:w="1666"/>
      </w:tblGrid>
      <w:tr w:rsidR="00767946" w:rsidRPr="00767946" w14:paraId="62AC833D" w14:textId="77777777" w:rsidTr="00FB501E">
        <w:trPr>
          <w:trHeight w:val="300"/>
          <w:jc w:val="center"/>
        </w:trPr>
        <w:tc>
          <w:tcPr>
            <w:tcW w:w="1605" w:type="dxa"/>
            <w:tcBorders>
              <w:bottom w:val="single" w:sz="4" w:space="0" w:color="auto"/>
            </w:tcBorders>
            <w:noWrap/>
            <w:vAlign w:val="bottom"/>
            <w:hideMark/>
          </w:tcPr>
          <w:p w14:paraId="4A4C6DFD" w14:textId="77777777" w:rsidR="00767946" w:rsidRPr="00EF796B" w:rsidRDefault="00767946" w:rsidP="002226ED">
            <w:pPr>
              <w:spacing w:line="240" w:lineRule="auto"/>
              <w:rPr>
                <w:rFonts w:ascii="Calibri" w:eastAsia="Times New Roman" w:hAnsi="Calibri" w:cs="Calibri"/>
                <w:b/>
                <w:bCs/>
                <w:color w:val="000000"/>
                <w:kern w:val="0"/>
                <w:sz w:val="22"/>
                <w:szCs w:val="22"/>
                <w14:ligatures w14:val="none"/>
              </w:rPr>
            </w:pPr>
            <w:r w:rsidRPr="00EF796B">
              <w:rPr>
                <w:rFonts w:ascii="Calibri" w:eastAsia="Times New Roman" w:hAnsi="Calibri" w:cs="Calibri"/>
                <w:b/>
                <w:bCs/>
                <w:color w:val="000000"/>
                <w:kern w:val="0"/>
                <w:sz w:val="22"/>
                <w:szCs w:val="22"/>
                <w14:ligatures w14:val="none"/>
              </w:rPr>
              <w:t>Metric</w:t>
            </w:r>
          </w:p>
        </w:tc>
        <w:tc>
          <w:tcPr>
            <w:tcW w:w="716" w:type="dxa"/>
            <w:tcBorders>
              <w:bottom w:val="single" w:sz="4" w:space="0" w:color="auto"/>
            </w:tcBorders>
            <w:noWrap/>
            <w:vAlign w:val="bottom"/>
            <w:hideMark/>
          </w:tcPr>
          <w:p w14:paraId="712459C0" w14:textId="77777777" w:rsidR="00767946" w:rsidRPr="00EF796B" w:rsidRDefault="00767946" w:rsidP="002226ED">
            <w:pPr>
              <w:spacing w:line="240" w:lineRule="auto"/>
              <w:rPr>
                <w:rFonts w:ascii="Calibri" w:eastAsia="Times New Roman" w:hAnsi="Calibri" w:cs="Calibri"/>
                <w:b/>
                <w:bCs/>
                <w:color w:val="000000"/>
                <w:kern w:val="0"/>
                <w:sz w:val="22"/>
                <w:szCs w:val="22"/>
                <w14:ligatures w14:val="none"/>
              </w:rPr>
            </w:pPr>
            <w:r w:rsidRPr="00EF796B">
              <w:rPr>
                <w:rFonts w:ascii="Calibri" w:eastAsia="Times New Roman" w:hAnsi="Calibri" w:cs="Calibri"/>
                <w:b/>
                <w:bCs/>
                <w:color w:val="000000"/>
                <w:kern w:val="0"/>
                <w:sz w:val="22"/>
                <w:szCs w:val="22"/>
                <w14:ligatures w14:val="none"/>
              </w:rPr>
              <w:t>DFT</w:t>
            </w:r>
          </w:p>
        </w:tc>
        <w:tc>
          <w:tcPr>
            <w:tcW w:w="1183" w:type="dxa"/>
            <w:tcBorders>
              <w:bottom w:val="single" w:sz="4" w:space="0" w:color="auto"/>
            </w:tcBorders>
            <w:noWrap/>
            <w:vAlign w:val="bottom"/>
            <w:hideMark/>
          </w:tcPr>
          <w:p w14:paraId="1A940899" w14:textId="77777777" w:rsidR="00767946" w:rsidRPr="00EF796B" w:rsidRDefault="00767946" w:rsidP="002226ED">
            <w:pPr>
              <w:spacing w:line="240" w:lineRule="auto"/>
              <w:rPr>
                <w:rFonts w:ascii="Calibri" w:eastAsia="Times New Roman" w:hAnsi="Calibri" w:cs="Calibri"/>
                <w:b/>
                <w:bCs/>
                <w:color w:val="000000"/>
                <w:kern w:val="0"/>
                <w:sz w:val="22"/>
                <w:szCs w:val="22"/>
                <w14:ligatures w14:val="none"/>
              </w:rPr>
            </w:pPr>
            <w:r w:rsidRPr="00EF796B">
              <w:rPr>
                <w:rFonts w:ascii="Calibri" w:eastAsia="Times New Roman" w:hAnsi="Calibri" w:cs="Calibri"/>
                <w:b/>
                <w:bCs/>
                <w:color w:val="000000"/>
                <w:kern w:val="0"/>
                <w:sz w:val="22"/>
                <w:szCs w:val="22"/>
                <w14:ligatures w14:val="none"/>
              </w:rPr>
              <w:t>DFT+WFT</w:t>
            </w:r>
          </w:p>
        </w:tc>
        <w:tc>
          <w:tcPr>
            <w:tcW w:w="1666" w:type="dxa"/>
            <w:tcBorders>
              <w:bottom w:val="single" w:sz="4" w:space="0" w:color="auto"/>
            </w:tcBorders>
            <w:noWrap/>
            <w:vAlign w:val="bottom"/>
            <w:hideMark/>
          </w:tcPr>
          <w:p w14:paraId="3C1A93FF" w14:textId="77777777" w:rsidR="00767946" w:rsidRPr="00EF796B" w:rsidRDefault="00767946" w:rsidP="002226ED">
            <w:pPr>
              <w:spacing w:line="240" w:lineRule="auto"/>
              <w:rPr>
                <w:rFonts w:ascii="Calibri" w:eastAsia="Times New Roman" w:hAnsi="Calibri" w:cs="Calibri"/>
                <w:b/>
                <w:bCs/>
                <w:color w:val="000000"/>
                <w:kern w:val="0"/>
                <w:sz w:val="22"/>
                <w:szCs w:val="22"/>
                <w14:ligatures w14:val="none"/>
              </w:rPr>
            </w:pPr>
            <w:r w:rsidRPr="00EF796B">
              <w:rPr>
                <w:rFonts w:ascii="Calibri" w:eastAsia="Times New Roman" w:hAnsi="Calibri" w:cs="Calibri"/>
                <w:b/>
                <w:bCs/>
                <w:color w:val="000000"/>
                <w:kern w:val="0"/>
                <w:sz w:val="22"/>
                <w:szCs w:val="22"/>
                <w14:ligatures w14:val="none"/>
              </w:rPr>
              <w:t>Improvement</w:t>
            </w:r>
          </w:p>
        </w:tc>
      </w:tr>
      <w:tr w:rsidR="00767946" w:rsidRPr="00767946" w14:paraId="64AAC56D" w14:textId="77777777" w:rsidTr="00FB501E">
        <w:trPr>
          <w:trHeight w:val="300"/>
          <w:jc w:val="center"/>
        </w:trPr>
        <w:tc>
          <w:tcPr>
            <w:tcW w:w="1605" w:type="dxa"/>
            <w:tcBorders>
              <w:top w:val="single" w:sz="4" w:space="0" w:color="auto"/>
            </w:tcBorders>
            <w:noWrap/>
            <w:vAlign w:val="bottom"/>
            <w:hideMark/>
          </w:tcPr>
          <w:p w14:paraId="0F33A0B1" w14:textId="77777777" w:rsidR="00767946" w:rsidRPr="00767946" w:rsidRDefault="00767946" w:rsidP="002226ED">
            <w:pPr>
              <w:spacing w:line="240" w:lineRule="auto"/>
              <w:rPr>
                <w:rFonts w:ascii="Calibri" w:eastAsia="Times New Roman" w:hAnsi="Calibri" w:cs="Calibri"/>
                <w:color w:val="000000"/>
                <w:kern w:val="0"/>
                <w:sz w:val="22"/>
                <w:szCs w:val="22"/>
                <w14:ligatures w14:val="none"/>
              </w:rPr>
            </w:pPr>
            <w:r w:rsidRPr="00EF796B">
              <w:rPr>
                <w:rFonts w:ascii="Calibri" w:eastAsia="Times New Roman" w:hAnsi="Calibri" w:cs="Calibri"/>
                <w:i/>
                <w:iCs/>
                <w:color w:val="000000"/>
                <w:kern w:val="0"/>
                <w:sz w:val="22"/>
                <w:szCs w:val="22"/>
                <w14:ligatures w14:val="none"/>
              </w:rPr>
              <w:t>R</w:t>
            </w:r>
            <w:r w:rsidRPr="002226ED">
              <w:rPr>
                <w:rFonts w:ascii="Calibri" w:eastAsia="Times New Roman" w:hAnsi="Calibri" w:cs="Calibri"/>
                <w:color w:val="000000"/>
                <w:kern w:val="0"/>
                <w:sz w:val="22"/>
                <w:szCs w:val="22"/>
                <w:vertAlign w:val="superscript"/>
                <w14:ligatures w14:val="none"/>
              </w:rPr>
              <w:t>2</w:t>
            </w:r>
          </w:p>
        </w:tc>
        <w:tc>
          <w:tcPr>
            <w:tcW w:w="716" w:type="dxa"/>
            <w:tcBorders>
              <w:top w:val="single" w:sz="4" w:space="0" w:color="auto"/>
            </w:tcBorders>
            <w:noWrap/>
            <w:vAlign w:val="bottom"/>
            <w:hideMark/>
          </w:tcPr>
          <w:p w14:paraId="4AA85E7F" w14:textId="77777777" w:rsidR="00767946" w:rsidRPr="00767946" w:rsidRDefault="00767946" w:rsidP="00FB501E">
            <w:pPr>
              <w:spacing w:line="240" w:lineRule="auto"/>
              <w:rPr>
                <w:rFonts w:ascii="Calibri" w:eastAsia="Times New Roman" w:hAnsi="Calibri" w:cs="Calibri"/>
                <w:color w:val="000000"/>
                <w:kern w:val="0"/>
                <w:sz w:val="22"/>
                <w:szCs w:val="22"/>
                <w14:ligatures w14:val="none"/>
              </w:rPr>
            </w:pPr>
            <w:r w:rsidRPr="00767946">
              <w:rPr>
                <w:rFonts w:ascii="Calibri" w:eastAsia="Times New Roman" w:hAnsi="Calibri" w:cs="Calibri"/>
                <w:color w:val="000000"/>
                <w:kern w:val="0"/>
                <w:sz w:val="22"/>
                <w:szCs w:val="22"/>
                <w14:ligatures w14:val="none"/>
              </w:rPr>
              <w:t>0.80</w:t>
            </w:r>
          </w:p>
        </w:tc>
        <w:tc>
          <w:tcPr>
            <w:tcW w:w="1183" w:type="dxa"/>
            <w:tcBorders>
              <w:top w:val="single" w:sz="4" w:space="0" w:color="auto"/>
            </w:tcBorders>
            <w:noWrap/>
            <w:vAlign w:val="bottom"/>
            <w:hideMark/>
          </w:tcPr>
          <w:p w14:paraId="383E10D1" w14:textId="77777777" w:rsidR="00767946" w:rsidRPr="00767946" w:rsidRDefault="00767946" w:rsidP="00FB501E">
            <w:pPr>
              <w:spacing w:line="240" w:lineRule="auto"/>
              <w:rPr>
                <w:rFonts w:ascii="Calibri" w:eastAsia="Times New Roman" w:hAnsi="Calibri" w:cs="Calibri"/>
                <w:color w:val="000000"/>
                <w:kern w:val="0"/>
                <w:sz w:val="22"/>
                <w:szCs w:val="22"/>
                <w14:ligatures w14:val="none"/>
              </w:rPr>
            </w:pPr>
            <w:r w:rsidRPr="00767946">
              <w:rPr>
                <w:rFonts w:ascii="Calibri" w:eastAsia="Times New Roman" w:hAnsi="Calibri" w:cs="Calibri"/>
                <w:color w:val="000000"/>
                <w:kern w:val="0"/>
                <w:sz w:val="22"/>
                <w:szCs w:val="22"/>
                <w14:ligatures w14:val="none"/>
              </w:rPr>
              <w:t>0.90</w:t>
            </w:r>
          </w:p>
        </w:tc>
        <w:tc>
          <w:tcPr>
            <w:tcW w:w="1666" w:type="dxa"/>
            <w:tcBorders>
              <w:top w:val="single" w:sz="4" w:space="0" w:color="auto"/>
            </w:tcBorders>
            <w:noWrap/>
            <w:vAlign w:val="bottom"/>
            <w:hideMark/>
          </w:tcPr>
          <w:p w14:paraId="4018043B" w14:textId="77777777" w:rsidR="00767946" w:rsidRPr="00767946" w:rsidRDefault="00767946" w:rsidP="00FB501E">
            <w:pPr>
              <w:spacing w:line="240" w:lineRule="auto"/>
              <w:rPr>
                <w:rFonts w:ascii="Calibri" w:eastAsia="Times New Roman" w:hAnsi="Calibri" w:cs="Calibri"/>
                <w:color w:val="000000"/>
                <w:kern w:val="0"/>
                <w:sz w:val="22"/>
                <w:szCs w:val="22"/>
                <w14:ligatures w14:val="none"/>
              </w:rPr>
            </w:pPr>
            <w:r w:rsidRPr="00767946">
              <w:rPr>
                <w:rFonts w:ascii="Calibri" w:eastAsia="Times New Roman" w:hAnsi="Calibri" w:cs="Calibri"/>
                <w:color w:val="000000"/>
                <w:kern w:val="0"/>
                <w:sz w:val="22"/>
                <w:szCs w:val="22"/>
                <w14:ligatures w14:val="none"/>
              </w:rPr>
              <w:t>+0.10 (+12.5%)</w:t>
            </w:r>
          </w:p>
        </w:tc>
      </w:tr>
      <w:tr w:rsidR="00767946" w:rsidRPr="00767946" w14:paraId="1DD65B36" w14:textId="77777777" w:rsidTr="00FB501E">
        <w:trPr>
          <w:trHeight w:val="300"/>
          <w:jc w:val="center"/>
        </w:trPr>
        <w:tc>
          <w:tcPr>
            <w:tcW w:w="1605" w:type="dxa"/>
            <w:noWrap/>
            <w:vAlign w:val="bottom"/>
            <w:hideMark/>
          </w:tcPr>
          <w:p w14:paraId="35D9AB69" w14:textId="4F1A5BC3" w:rsidR="00767946" w:rsidRPr="00767946" w:rsidRDefault="00767946" w:rsidP="002226ED">
            <w:pPr>
              <w:spacing w:line="240" w:lineRule="auto"/>
              <w:rPr>
                <w:rFonts w:ascii="Calibri" w:eastAsia="Times New Roman" w:hAnsi="Calibri" w:cs="Calibri"/>
                <w:color w:val="000000"/>
                <w:kern w:val="0"/>
                <w:sz w:val="22"/>
                <w:szCs w:val="22"/>
                <w14:ligatures w14:val="none"/>
              </w:rPr>
            </w:pPr>
            <w:r w:rsidRPr="00EF796B">
              <w:rPr>
                <w:rFonts w:ascii="Calibri" w:eastAsia="Times New Roman" w:hAnsi="Calibri" w:cs="Calibri"/>
                <w:i/>
                <w:iCs/>
                <w:color w:val="000000"/>
                <w:kern w:val="0"/>
                <w:sz w:val="22"/>
                <w:szCs w:val="22"/>
                <w14:ligatures w14:val="none"/>
              </w:rPr>
              <w:t xml:space="preserve">RMSE </w:t>
            </w:r>
            <w:r w:rsidRPr="00C7402E">
              <w:rPr>
                <w:rFonts w:cs="Times New Roman"/>
                <w:sz w:val="22"/>
                <w:szCs w:val="22"/>
              </w:rPr>
              <w:t>(</w:t>
            </w:r>
            <w:r>
              <w:t>M</w:t>
            </w:r>
            <w:r>
              <w:rPr>
                <w:position w:val="7"/>
                <w:vertAlign w:val="superscript"/>
              </w:rPr>
              <w:t>-1</w:t>
            </w:r>
            <w:r>
              <w:t>s</w:t>
            </w:r>
            <w:r>
              <w:rPr>
                <w:position w:val="7"/>
                <w:vertAlign w:val="superscript"/>
              </w:rPr>
              <w:t>-1</w:t>
            </w:r>
            <w:r w:rsidRPr="00767946">
              <w:rPr>
                <w:rFonts w:ascii="Calibri" w:eastAsia="Times New Roman" w:hAnsi="Calibri" w:cs="Calibri"/>
                <w:color w:val="000000"/>
                <w:kern w:val="0"/>
                <w:sz w:val="22"/>
                <w:szCs w:val="22"/>
                <w14:ligatures w14:val="none"/>
              </w:rPr>
              <w:t>)</w:t>
            </w:r>
          </w:p>
        </w:tc>
        <w:tc>
          <w:tcPr>
            <w:tcW w:w="716" w:type="dxa"/>
            <w:noWrap/>
            <w:vAlign w:val="bottom"/>
            <w:hideMark/>
          </w:tcPr>
          <w:p w14:paraId="7A91AD56" w14:textId="77777777" w:rsidR="00767946" w:rsidRPr="00767946" w:rsidRDefault="00767946" w:rsidP="00FB501E">
            <w:pPr>
              <w:spacing w:line="240" w:lineRule="auto"/>
              <w:rPr>
                <w:rFonts w:ascii="Calibri" w:eastAsia="Times New Roman" w:hAnsi="Calibri" w:cs="Calibri"/>
                <w:color w:val="000000"/>
                <w:kern w:val="0"/>
                <w:sz w:val="22"/>
                <w:szCs w:val="22"/>
                <w14:ligatures w14:val="none"/>
              </w:rPr>
            </w:pPr>
            <w:r w:rsidRPr="00767946">
              <w:rPr>
                <w:rFonts w:ascii="Calibri" w:eastAsia="Times New Roman" w:hAnsi="Calibri" w:cs="Calibri"/>
                <w:color w:val="000000"/>
                <w:kern w:val="0"/>
                <w:sz w:val="22"/>
                <w:szCs w:val="22"/>
                <w14:ligatures w14:val="none"/>
              </w:rPr>
              <w:t>133</w:t>
            </w:r>
          </w:p>
        </w:tc>
        <w:tc>
          <w:tcPr>
            <w:tcW w:w="1183" w:type="dxa"/>
            <w:noWrap/>
            <w:vAlign w:val="bottom"/>
            <w:hideMark/>
          </w:tcPr>
          <w:p w14:paraId="41B3C669" w14:textId="77777777" w:rsidR="00767946" w:rsidRPr="00767946" w:rsidRDefault="00767946" w:rsidP="00FB501E">
            <w:pPr>
              <w:spacing w:line="240" w:lineRule="auto"/>
              <w:rPr>
                <w:rFonts w:ascii="Calibri" w:eastAsia="Times New Roman" w:hAnsi="Calibri" w:cs="Calibri"/>
                <w:color w:val="000000"/>
                <w:kern w:val="0"/>
                <w:sz w:val="22"/>
                <w:szCs w:val="22"/>
                <w14:ligatures w14:val="none"/>
              </w:rPr>
            </w:pPr>
            <w:r w:rsidRPr="00767946">
              <w:rPr>
                <w:rFonts w:ascii="Calibri" w:eastAsia="Times New Roman" w:hAnsi="Calibri" w:cs="Calibri"/>
                <w:color w:val="000000"/>
                <w:kern w:val="0"/>
                <w:sz w:val="22"/>
                <w:szCs w:val="22"/>
                <w14:ligatures w14:val="none"/>
              </w:rPr>
              <w:t>94</w:t>
            </w:r>
          </w:p>
        </w:tc>
        <w:tc>
          <w:tcPr>
            <w:tcW w:w="1666" w:type="dxa"/>
            <w:noWrap/>
            <w:vAlign w:val="bottom"/>
            <w:hideMark/>
          </w:tcPr>
          <w:p w14:paraId="28CF81E3" w14:textId="77777777" w:rsidR="00767946" w:rsidRPr="00767946" w:rsidRDefault="00767946" w:rsidP="00FB501E">
            <w:pPr>
              <w:spacing w:line="240" w:lineRule="auto"/>
              <w:rPr>
                <w:rFonts w:ascii="Calibri" w:eastAsia="Times New Roman" w:hAnsi="Calibri" w:cs="Calibri"/>
                <w:color w:val="000000"/>
                <w:kern w:val="0"/>
                <w:sz w:val="22"/>
                <w:szCs w:val="22"/>
                <w14:ligatures w14:val="none"/>
              </w:rPr>
            </w:pPr>
            <w:r w:rsidRPr="00767946">
              <w:rPr>
                <w:rFonts w:ascii="Calibri" w:eastAsia="Times New Roman" w:hAnsi="Calibri" w:cs="Calibri"/>
                <w:color w:val="000000"/>
                <w:kern w:val="0"/>
                <w:sz w:val="22"/>
                <w:szCs w:val="22"/>
                <w14:ligatures w14:val="none"/>
              </w:rPr>
              <w:t>-39 (-29%)</w:t>
            </w:r>
          </w:p>
        </w:tc>
      </w:tr>
      <w:tr w:rsidR="00767946" w:rsidRPr="00767946" w14:paraId="2EFD8767" w14:textId="77777777" w:rsidTr="00FB501E">
        <w:trPr>
          <w:trHeight w:val="300"/>
          <w:jc w:val="center"/>
        </w:trPr>
        <w:tc>
          <w:tcPr>
            <w:tcW w:w="1605" w:type="dxa"/>
            <w:noWrap/>
            <w:vAlign w:val="bottom"/>
            <w:hideMark/>
          </w:tcPr>
          <w:p w14:paraId="6A84A4CB" w14:textId="4A7373B2" w:rsidR="00767946" w:rsidRPr="00767946" w:rsidRDefault="00767946" w:rsidP="002226ED">
            <w:pPr>
              <w:spacing w:line="240" w:lineRule="auto"/>
              <w:rPr>
                <w:rFonts w:ascii="Calibri" w:eastAsia="Times New Roman" w:hAnsi="Calibri" w:cs="Calibri"/>
                <w:color w:val="000000"/>
                <w:kern w:val="0"/>
                <w:sz w:val="22"/>
                <w:szCs w:val="22"/>
                <w14:ligatures w14:val="none"/>
              </w:rPr>
            </w:pPr>
            <w:r w:rsidRPr="00EF796B">
              <w:rPr>
                <w:rFonts w:ascii="Calibri" w:eastAsia="Times New Roman" w:hAnsi="Calibri" w:cs="Calibri"/>
                <w:i/>
                <w:iCs/>
                <w:color w:val="000000"/>
                <w:kern w:val="0"/>
                <w:sz w:val="22"/>
                <w:szCs w:val="22"/>
                <w14:ligatures w14:val="none"/>
              </w:rPr>
              <w:t xml:space="preserve">MAE </w:t>
            </w:r>
            <w:r w:rsidR="00527990" w:rsidRPr="00C7402E">
              <w:rPr>
                <w:rFonts w:cs="Times New Roman"/>
                <w:sz w:val="22"/>
                <w:szCs w:val="22"/>
              </w:rPr>
              <w:t>(</w:t>
            </w:r>
            <w:r w:rsidR="00527990">
              <w:t>M</w:t>
            </w:r>
            <w:r w:rsidR="00527990">
              <w:rPr>
                <w:position w:val="7"/>
                <w:vertAlign w:val="superscript"/>
              </w:rPr>
              <w:t>-1</w:t>
            </w:r>
            <w:r w:rsidR="00527990">
              <w:t>s</w:t>
            </w:r>
            <w:r w:rsidR="00527990">
              <w:rPr>
                <w:position w:val="7"/>
                <w:vertAlign w:val="superscript"/>
              </w:rPr>
              <w:t>-1</w:t>
            </w:r>
            <w:r w:rsidRPr="00767946">
              <w:rPr>
                <w:rFonts w:ascii="Calibri" w:eastAsia="Times New Roman" w:hAnsi="Calibri" w:cs="Calibri"/>
                <w:color w:val="000000"/>
                <w:kern w:val="0"/>
                <w:sz w:val="22"/>
                <w:szCs w:val="22"/>
                <w14:ligatures w14:val="none"/>
              </w:rPr>
              <w:t>)</w:t>
            </w:r>
          </w:p>
        </w:tc>
        <w:tc>
          <w:tcPr>
            <w:tcW w:w="716" w:type="dxa"/>
            <w:noWrap/>
            <w:vAlign w:val="bottom"/>
            <w:hideMark/>
          </w:tcPr>
          <w:p w14:paraId="7DB2E9D7" w14:textId="77777777" w:rsidR="00767946" w:rsidRPr="00767946" w:rsidRDefault="00767946" w:rsidP="00FB501E">
            <w:pPr>
              <w:spacing w:line="240" w:lineRule="auto"/>
              <w:rPr>
                <w:rFonts w:ascii="Calibri" w:eastAsia="Times New Roman" w:hAnsi="Calibri" w:cs="Calibri"/>
                <w:color w:val="000000"/>
                <w:kern w:val="0"/>
                <w:sz w:val="22"/>
                <w:szCs w:val="22"/>
                <w14:ligatures w14:val="none"/>
              </w:rPr>
            </w:pPr>
            <w:r w:rsidRPr="00767946">
              <w:rPr>
                <w:rFonts w:ascii="Calibri" w:eastAsia="Times New Roman" w:hAnsi="Calibri" w:cs="Calibri"/>
                <w:color w:val="000000"/>
                <w:kern w:val="0"/>
                <w:sz w:val="22"/>
                <w:szCs w:val="22"/>
                <w14:ligatures w14:val="none"/>
              </w:rPr>
              <w:t>101</w:t>
            </w:r>
          </w:p>
        </w:tc>
        <w:tc>
          <w:tcPr>
            <w:tcW w:w="1183" w:type="dxa"/>
            <w:noWrap/>
            <w:vAlign w:val="bottom"/>
            <w:hideMark/>
          </w:tcPr>
          <w:p w14:paraId="53C1E519" w14:textId="77777777" w:rsidR="00767946" w:rsidRPr="00767946" w:rsidRDefault="00767946" w:rsidP="00FB501E">
            <w:pPr>
              <w:spacing w:line="240" w:lineRule="auto"/>
              <w:rPr>
                <w:rFonts w:ascii="Calibri" w:eastAsia="Times New Roman" w:hAnsi="Calibri" w:cs="Calibri"/>
                <w:color w:val="000000"/>
                <w:kern w:val="0"/>
                <w:sz w:val="22"/>
                <w:szCs w:val="22"/>
                <w14:ligatures w14:val="none"/>
              </w:rPr>
            </w:pPr>
            <w:r w:rsidRPr="00767946">
              <w:rPr>
                <w:rFonts w:ascii="Calibri" w:eastAsia="Times New Roman" w:hAnsi="Calibri" w:cs="Calibri"/>
                <w:color w:val="000000"/>
                <w:kern w:val="0"/>
                <w:sz w:val="22"/>
                <w:szCs w:val="22"/>
                <w14:ligatures w14:val="none"/>
              </w:rPr>
              <w:t>67</w:t>
            </w:r>
          </w:p>
        </w:tc>
        <w:tc>
          <w:tcPr>
            <w:tcW w:w="1666" w:type="dxa"/>
            <w:noWrap/>
            <w:vAlign w:val="bottom"/>
            <w:hideMark/>
          </w:tcPr>
          <w:p w14:paraId="507EE3FF" w14:textId="77777777" w:rsidR="00767946" w:rsidRPr="00767946" w:rsidRDefault="00767946" w:rsidP="00FB501E">
            <w:pPr>
              <w:spacing w:line="240" w:lineRule="auto"/>
              <w:rPr>
                <w:rFonts w:ascii="Calibri" w:eastAsia="Times New Roman" w:hAnsi="Calibri" w:cs="Calibri"/>
                <w:color w:val="000000"/>
                <w:kern w:val="0"/>
                <w:sz w:val="22"/>
                <w:szCs w:val="22"/>
                <w14:ligatures w14:val="none"/>
              </w:rPr>
            </w:pPr>
            <w:r w:rsidRPr="00767946">
              <w:rPr>
                <w:rFonts w:ascii="Calibri" w:eastAsia="Times New Roman" w:hAnsi="Calibri" w:cs="Calibri"/>
                <w:color w:val="000000"/>
                <w:kern w:val="0"/>
                <w:sz w:val="22"/>
                <w:szCs w:val="22"/>
                <w14:ligatures w14:val="none"/>
              </w:rPr>
              <w:t>-34 (-34%)</w:t>
            </w:r>
          </w:p>
        </w:tc>
      </w:tr>
    </w:tbl>
    <w:p w14:paraId="63BB991A" w14:textId="632C9F00" w:rsidR="0042317E" w:rsidRDefault="0042317E" w:rsidP="00EE012D">
      <w:pPr>
        <w:pStyle w:val="Heading1"/>
      </w:pPr>
      <w:bookmarkStart w:id="295" w:name="_Toc209464925"/>
      <w:bookmarkStart w:id="296" w:name="Xbb9c33dc7c16e213e75cbeba2d8f0181a2d75f5"/>
    </w:p>
    <w:p w14:paraId="495F7FEC" w14:textId="3D238CEF" w:rsidR="005F398B" w:rsidRPr="005F398B" w:rsidRDefault="005F398B" w:rsidP="005F398B">
      <w:r>
        <w:t xml:space="preserve">Table </w:t>
      </w:r>
      <w:del w:id="297" w:author="Thomas Quaid" w:date="2026-02-03T10:50:00Z" w16du:dateUtc="2026-02-03T18:50:00Z">
        <w:r w:rsidDel="009D3607">
          <w:delText>S7</w:delText>
        </w:r>
      </w:del>
      <w:ins w:id="298" w:author="Thomas Quaid" w:date="2026-02-03T10:50:00Z" w16du:dateUtc="2026-02-03T18:50:00Z">
        <w:r w:rsidR="009D3607">
          <w:t>S6</w:t>
        </w:r>
      </w:ins>
      <w:r>
        <w:t xml:space="preserve">. </w:t>
      </w:r>
      <w:r w:rsidR="00B97B30">
        <w:t>S</w:t>
      </w:r>
      <w:r w:rsidR="000F4253">
        <w:t>tructures</w:t>
      </w:r>
      <w:r w:rsidR="00B97B30">
        <w:t xml:space="preserve"> of</w:t>
      </w:r>
      <w:r w:rsidR="000F4253">
        <w:t xml:space="preserve"> </w:t>
      </w:r>
      <w:r w:rsidR="00B97B30">
        <w:t xml:space="preserve">11-ligand set </w:t>
      </w:r>
      <w:r w:rsidR="000F4253">
        <w:t xml:space="preserve">from </w:t>
      </w:r>
      <w:r w:rsidR="00EF796B">
        <w:t>F</w:t>
      </w:r>
      <w:r w:rsidR="000F4253">
        <w:t>igure 2 of manuscript</w:t>
      </w:r>
      <w:r w:rsidR="006243B0">
        <w:t xml:space="preserve"> and </w:t>
      </w:r>
      <w:r w:rsidR="00EF796B">
        <w:t>T</w:t>
      </w:r>
      <w:r w:rsidR="006243B0">
        <w:t xml:space="preserve">able S5 in </w:t>
      </w:r>
      <w:r w:rsidR="00B97B30">
        <w:t>S</w:t>
      </w:r>
      <w:r w:rsidR="006243B0">
        <w:t xml:space="preserve">upplemental </w:t>
      </w:r>
      <w:r w:rsidR="00B97B30">
        <w:t>I</w:t>
      </w:r>
      <w:r w:rsidR="006243B0">
        <w:t>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1890"/>
        <w:gridCol w:w="900"/>
        <w:gridCol w:w="1620"/>
        <w:gridCol w:w="900"/>
        <w:gridCol w:w="1530"/>
      </w:tblGrid>
      <w:tr w:rsidR="00AF0200" w14:paraId="39BD4946" w14:textId="04E4664A" w:rsidTr="006243B0">
        <w:tc>
          <w:tcPr>
            <w:tcW w:w="1165" w:type="dxa"/>
            <w:tcBorders>
              <w:bottom w:val="single" w:sz="4" w:space="0" w:color="auto"/>
            </w:tcBorders>
            <w:vAlign w:val="bottom"/>
          </w:tcPr>
          <w:p w14:paraId="5FC332D5" w14:textId="4AFBC025" w:rsidR="00AF0200" w:rsidRPr="00EF796B" w:rsidRDefault="00AF0200" w:rsidP="006243B0">
            <w:pPr>
              <w:jc w:val="center"/>
              <w:rPr>
                <w:b/>
                <w:bCs/>
              </w:rPr>
            </w:pPr>
            <w:r w:rsidRPr="00EF796B">
              <w:rPr>
                <w:rFonts w:ascii="Calibri" w:hAnsi="Calibri" w:cs="Calibri"/>
                <w:b/>
                <w:bCs/>
                <w:color w:val="000000"/>
                <w:sz w:val="22"/>
                <w:szCs w:val="22"/>
              </w:rPr>
              <w:t>Name</w:t>
            </w:r>
          </w:p>
        </w:tc>
        <w:tc>
          <w:tcPr>
            <w:tcW w:w="1890" w:type="dxa"/>
            <w:tcBorders>
              <w:bottom w:val="single" w:sz="4" w:space="0" w:color="auto"/>
            </w:tcBorders>
          </w:tcPr>
          <w:p w14:paraId="5E81EF11" w14:textId="563F95D0" w:rsidR="00AF0200" w:rsidRPr="00EF796B" w:rsidRDefault="00AF0200" w:rsidP="006243B0">
            <w:pPr>
              <w:jc w:val="center"/>
              <w:rPr>
                <w:b/>
                <w:bCs/>
              </w:rPr>
            </w:pPr>
            <w:r w:rsidRPr="00EF796B">
              <w:rPr>
                <w:b/>
                <w:bCs/>
              </w:rPr>
              <w:t>Structure</w:t>
            </w:r>
          </w:p>
        </w:tc>
        <w:tc>
          <w:tcPr>
            <w:tcW w:w="900" w:type="dxa"/>
            <w:tcBorders>
              <w:bottom w:val="single" w:sz="4" w:space="0" w:color="auto"/>
            </w:tcBorders>
          </w:tcPr>
          <w:p w14:paraId="59A310FE" w14:textId="3FD767C5" w:rsidR="00AF0200" w:rsidRPr="00EF796B" w:rsidRDefault="00AF0200" w:rsidP="006243B0">
            <w:pPr>
              <w:jc w:val="center"/>
              <w:rPr>
                <w:b/>
                <w:bCs/>
              </w:rPr>
            </w:pPr>
            <w:r w:rsidRPr="00EF796B">
              <w:rPr>
                <w:rFonts w:ascii="Calibri" w:hAnsi="Calibri" w:cs="Calibri"/>
                <w:b/>
                <w:bCs/>
                <w:color w:val="000000"/>
                <w:sz w:val="22"/>
                <w:szCs w:val="22"/>
              </w:rPr>
              <w:t>Name</w:t>
            </w:r>
          </w:p>
        </w:tc>
        <w:tc>
          <w:tcPr>
            <w:tcW w:w="1620" w:type="dxa"/>
            <w:tcBorders>
              <w:bottom w:val="single" w:sz="4" w:space="0" w:color="auto"/>
            </w:tcBorders>
          </w:tcPr>
          <w:p w14:paraId="6B165FEA" w14:textId="352D0F9F" w:rsidR="00AF0200" w:rsidRPr="00EF796B" w:rsidRDefault="00AF0200" w:rsidP="006243B0">
            <w:pPr>
              <w:jc w:val="center"/>
              <w:rPr>
                <w:rFonts w:ascii="Calibri" w:hAnsi="Calibri" w:cs="Calibri"/>
                <w:b/>
                <w:bCs/>
                <w:color w:val="000000"/>
                <w:sz w:val="22"/>
                <w:szCs w:val="22"/>
              </w:rPr>
            </w:pPr>
            <w:r w:rsidRPr="00EF796B">
              <w:rPr>
                <w:b/>
                <w:bCs/>
              </w:rPr>
              <w:t>Structure</w:t>
            </w:r>
          </w:p>
        </w:tc>
        <w:tc>
          <w:tcPr>
            <w:tcW w:w="900" w:type="dxa"/>
            <w:tcBorders>
              <w:bottom w:val="single" w:sz="4" w:space="0" w:color="auto"/>
            </w:tcBorders>
          </w:tcPr>
          <w:p w14:paraId="1DF8E7D9" w14:textId="0C99DC22" w:rsidR="00AF0200" w:rsidRPr="00EF796B" w:rsidRDefault="00AF0200" w:rsidP="006243B0">
            <w:pPr>
              <w:jc w:val="center"/>
              <w:rPr>
                <w:rFonts w:ascii="Calibri" w:hAnsi="Calibri" w:cs="Calibri"/>
                <w:b/>
                <w:bCs/>
                <w:color w:val="000000"/>
                <w:sz w:val="22"/>
                <w:szCs w:val="22"/>
              </w:rPr>
            </w:pPr>
            <w:r w:rsidRPr="00EF796B">
              <w:rPr>
                <w:rFonts w:ascii="Calibri" w:hAnsi="Calibri" w:cs="Calibri"/>
                <w:b/>
                <w:bCs/>
                <w:color w:val="000000"/>
                <w:sz w:val="22"/>
                <w:szCs w:val="22"/>
              </w:rPr>
              <w:t>Name</w:t>
            </w:r>
          </w:p>
        </w:tc>
        <w:tc>
          <w:tcPr>
            <w:tcW w:w="1530" w:type="dxa"/>
            <w:tcBorders>
              <w:bottom w:val="single" w:sz="4" w:space="0" w:color="auto"/>
            </w:tcBorders>
          </w:tcPr>
          <w:p w14:paraId="4934D224" w14:textId="1CBD0494" w:rsidR="00AF0200" w:rsidRPr="00EF796B" w:rsidRDefault="00AF0200" w:rsidP="006243B0">
            <w:pPr>
              <w:jc w:val="center"/>
              <w:rPr>
                <w:rFonts w:ascii="Calibri" w:hAnsi="Calibri" w:cs="Calibri"/>
                <w:b/>
                <w:bCs/>
                <w:color w:val="000000"/>
                <w:sz w:val="22"/>
                <w:szCs w:val="22"/>
              </w:rPr>
            </w:pPr>
            <w:r w:rsidRPr="00EF796B">
              <w:rPr>
                <w:b/>
                <w:bCs/>
              </w:rPr>
              <w:t>Structure</w:t>
            </w:r>
          </w:p>
        </w:tc>
      </w:tr>
      <w:tr w:rsidR="00AF0200" w14:paraId="456674AE" w14:textId="1F535492" w:rsidTr="006243B0">
        <w:tc>
          <w:tcPr>
            <w:tcW w:w="1165" w:type="dxa"/>
            <w:tcBorders>
              <w:top w:val="single" w:sz="4" w:space="0" w:color="auto"/>
            </w:tcBorders>
            <w:vAlign w:val="center"/>
          </w:tcPr>
          <w:p w14:paraId="2DB0E410" w14:textId="370722E2" w:rsidR="00AF0200" w:rsidRDefault="00AF0200" w:rsidP="006243B0">
            <w:pPr>
              <w:jc w:val="center"/>
            </w:pPr>
            <w:r>
              <w:rPr>
                <w:rFonts w:ascii="Calibri" w:hAnsi="Calibri" w:cs="Calibri"/>
                <w:color w:val="000000"/>
                <w:sz w:val="22"/>
                <w:szCs w:val="22"/>
              </w:rPr>
              <w:t>Zn6a</w:t>
            </w:r>
          </w:p>
        </w:tc>
        <w:tc>
          <w:tcPr>
            <w:tcW w:w="1890" w:type="dxa"/>
            <w:tcBorders>
              <w:top w:val="single" w:sz="4" w:space="0" w:color="auto"/>
            </w:tcBorders>
          </w:tcPr>
          <w:p w14:paraId="762A0749" w14:textId="52BEFD1E" w:rsidR="00AF0200" w:rsidRDefault="00AF0200" w:rsidP="006243B0">
            <w:pPr>
              <w:jc w:val="center"/>
            </w:pPr>
            <w:r>
              <w:rPr>
                <w:noProof/>
              </w:rPr>
              <w:drawing>
                <wp:inline distT="0" distB="0" distL="0" distR="0" wp14:anchorId="04015B84" wp14:editId="432094D8">
                  <wp:extent cx="800100" cy="768256"/>
                  <wp:effectExtent l="0" t="0" r="0" b="0"/>
                  <wp:docPr id="28" name="Picture 27">
                    <a:extLst xmlns:a="http://schemas.openxmlformats.org/drawingml/2006/main">
                      <a:ext uri="{FF2B5EF4-FFF2-40B4-BE49-F238E27FC236}">
                        <a16:creationId xmlns:a16="http://schemas.microsoft.com/office/drawing/2014/main" id="{717B5966-ED01-DC40-9130-9AA7A3906C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717B5966-ED01-DC40-9130-9AA7A3906CE4}"/>
                              </a:ext>
                            </a:extLst>
                          </pic:cNvPr>
                          <pic:cNvPicPr>
                            <a:picLocks noChangeAspect="1"/>
                          </pic:cNvPicPr>
                        </pic:nvPicPr>
                        <pic:blipFill>
                          <a:blip r:embed="rId19"/>
                          <a:stretch>
                            <a:fillRect/>
                          </a:stretch>
                        </pic:blipFill>
                        <pic:spPr>
                          <a:xfrm>
                            <a:off x="0" y="0"/>
                            <a:ext cx="800100" cy="768256"/>
                          </a:xfrm>
                          <a:prstGeom prst="rect">
                            <a:avLst/>
                          </a:prstGeom>
                        </pic:spPr>
                      </pic:pic>
                    </a:graphicData>
                  </a:graphic>
                </wp:inline>
              </w:drawing>
            </w:r>
          </w:p>
        </w:tc>
        <w:tc>
          <w:tcPr>
            <w:tcW w:w="900" w:type="dxa"/>
            <w:tcBorders>
              <w:top w:val="single" w:sz="4" w:space="0" w:color="auto"/>
            </w:tcBorders>
            <w:vAlign w:val="center"/>
          </w:tcPr>
          <w:p w14:paraId="28D31CD7" w14:textId="3C86F7AE" w:rsidR="00AF0200" w:rsidRDefault="00AF0200" w:rsidP="006243B0">
            <w:pPr>
              <w:jc w:val="center"/>
              <w:rPr>
                <w:noProof/>
              </w:rPr>
            </w:pPr>
            <w:r>
              <w:rPr>
                <w:rFonts w:ascii="Calibri" w:hAnsi="Calibri" w:cs="Calibri"/>
                <w:color w:val="000000"/>
                <w:sz w:val="22"/>
                <w:szCs w:val="22"/>
              </w:rPr>
              <w:t>c</w:t>
            </w:r>
          </w:p>
        </w:tc>
        <w:tc>
          <w:tcPr>
            <w:tcW w:w="1620" w:type="dxa"/>
            <w:tcBorders>
              <w:top w:val="single" w:sz="4" w:space="0" w:color="auto"/>
            </w:tcBorders>
          </w:tcPr>
          <w:p w14:paraId="73DAA0DB" w14:textId="2A7DAAB6" w:rsidR="00AF0200" w:rsidRDefault="00AF0200" w:rsidP="006243B0">
            <w:pPr>
              <w:jc w:val="center"/>
              <w:rPr>
                <w:rFonts w:ascii="Calibri" w:hAnsi="Calibri" w:cs="Calibri"/>
                <w:color w:val="000000"/>
                <w:sz w:val="22"/>
                <w:szCs w:val="22"/>
              </w:rPr>
            </w:pPr>
            <w:r>
              <w:rPr>
                <w:noProof/>
              </w:rPr>
              <w:drawing>
                <wp:inline distT="0" distB="0" distL="0" distR="0" wp14:anchorId="320AC26A" wp14:editId="61D11C1F">
                  <wp:extent cx="779585" cy="723900"/>
                  <wp:effectExtent l="0" t="0" r="0" b="0"/>
                  <wp:docPr id="24" name="Picture 23">
                    <a:extLst xmlns:a="http://schemas.openxmlformats.org/drawingml/2006/main">
                      <a:ext uri="{FF2B5EF4-FFF2-40B4-BE49-F238E27FC236}">
                        <a16:creationId xmlns:a16="http://schemas.microsoft.com/office/drawing/2014/main" id="{1B585344-1F7C-B541-8F11-283E346D83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1B585344-1F7C-B541-8F11-283E346D834A}"/>
                              </a:ext>
                            </a:extLst>
                          </pic:cNvPr>
                          <pic:cNvPicPr>
                            <a:picLocks noChangeAspect="1"/>
                          </pic:cNvPicPr>
                        </pic:nvPicPr>
                        <pic:blipFill>
                          <a:blip r:embed="rId20"/>
                          <a:stretch>
                            <a:fillRect/>
                          </a:stretch>
                        </pic:blipFill>
                        <pic:spPr>
                          <a:xfrm>
                            <a:off x="0" y="0"/>
                            <a:ext cx="779585" cy="723900"/>
                          </a:xfrm>
                          <a:prstGeom prst="rect">
                            <a:avLst/>
                          </a:prstGeom>
                        </pic:spPr>
                      </pic:pic>
                    </a:graphicData>
                  </a:graphic>
                </wp:inline>
              </w:drawing>
            </w:r>
          </w:p>
        </w:tc>
        <w:tc>
          <w:tcPr>
            <w:tcW w:w="900" w:type="dxa"/>
            <w:tcBorders>
              <w:top w:val="single" w:sz="4" w:space="0" w:color="auto"/>
            </w:tcBorders>
            <w:vAlign w:val="center"/>
          </w:tcPr>
          <w:p w14:paraId="6B41C5A7" w14:textId="22FBCC1A" w:rsidR="00AF0200" w:rsidRDefault="00AF0200" w:rsidP="006243B0">
            <w:pPr>
              <w:jc w:val="center"/>
              <w:rPr>
                <w:noProof/>
              </w:rPr>
            </w:pPr>
            <w:r>
              <w:rPr>
                <w:rFonts w:ascii="Calibri" w:hAnsi="Calibri" w:cs="Calibri"/>
                <w:color w:val="000000"/>
                <w:sz w:val="22"/>
                <w:szCs w:val="22"/>
              </w:rPr>
              <w:t>Zn7</w:t>
            </w:r>
          </w:p>
        </w:tc>
        <w:tc>
          <w:tcPr>
            <w:tcW w:w="1530" w:type="dxa"/>
            <w:tcBorders>
              <w:top w:val="single" w:sz="4" w:space="0" w:color="auto"/>
            </w:tcBorders>
          </w:tcPr>
          <w:p w14:paraId="5AE0222E" w14:textId="2D9C1A72" w:rsidR="00AF0200" w:rsidRDefault="00410B1D" w:rsidP="006243B0">
            <w:pPr>
              <w:jc w:val="center"/>
              <w:rPr>
                <w:noProof/>
              </w:rPr>
            </w:pPr>
            <w:r>
              <w:rPr>
                <w:noProof/>
              </w:rPr>
              <w:drawing>
                <wp:inline distT="0" distB="0" distL="0" distR="0" wp14:anchorId="58AF6167" wp14:editId="5B388C06">
                  <wp:extent cx="762000" cy="795580"/>
                  <wp:effectExtent l="0" t="0" r="0" b="5080"/>
                  <wp:docPr id="31" name="Picture 30">
                    <a:extLst xmlns:a="http://schemas.openxmlformats.org/drawingml/2006/main">
                      <a:ext uri="{FF2B5EF4-FFF2-40B4-BE49-F238E27FC236}">
                        <a16:creationId xmlns:a16="http://schemas.microsoft.com/office/drawing/2014/main" id="{D1F5D6D9-5198-8549-9D0B-2AAEC7D882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D1F5D6D9-5198-8549-9D0B-2AAEC7D882D8}"/>
                              </a:ext>
                            </a:extLst>
                          </pic:cNvPr>
                          <pic:cNvPicPr>
                            <a:picLocks noChangeAspect="1"/>
                          </pic:cNvPicPr>
                        </pic:nvPicPr>
                        <pic:blipFill>
                          <a:blip r:embed="rId21"/>
                          <a:stretch>
                            <a:fillRect/>
                          </a:stretch>
                        </pic:blipFill>
                        <pic:spPr>
                          <a:xfrm>
                            <a:off x="0" y="0"/>
                            <a:ext cx="762000" cy="795580"/>
                          </a:xfrm>
                          <a:prstGeom prst="rect">
                            <a:avLst/>
                          </a:prstGeom>
                        </pic:spPr>
                      </pic:pic>
                    </a:graphicData>
                  </a:graphic>
                </wp:inline>
              </w:drawing>
            </w:r>
          </w:p>
        </w:tc>
      </w:tr>
      <w:tr w:rsidR="00AF0200" w14:paraId="1F92250C" w14:textId="3DF54056" w:rsidTr="006243B0">
        <w:tc>
          <w:tcPr>
            <w:tcW w:w="1165" w:type="dxa"/>
            <w:vAlign w:val="center"/>
          </w:tcPr>
          <w:p w14:paraId="0697061D" w14:textId="27D210F8" w:rsidR="00AF0200" w:rsidRDefault="00AF0200" w:rsidP="006243B0">
            <w:pPr>
              <w:jc w:val="center"/>
            </w:pPr>
            <w:r>
              <w:rPr>
                <w:rFonts w:ascii="Calibri" w:hAnsi="Calibri" w:cs="Calibri"/>
                <w:color w:val="000000"/>
                <w:sz w:val="22"/>
                <w:szCs w:val="22"/>
              </w:rPr>
              <w:t>Zn6b</w:t>
            </w:r>
          </w:p>
        </w:tc>
        <w:tc>
          <w:tcPr>
            <w:tcW w:w="1890" w:type="dxa"/>
          </w:tcPr>
          <w:p w14:paraId="6AD24446" w14:textId="07E33BBD" w:rsidR="00AF0200" w:rsidRDefault="00AF0200" w:rsidP="006243B0">
            <w:pPr>
              <w:jc w:val="center"/>
            </w:pPr>
            <w:r>
              <w:rPr>
                <w:noProof/>
              </w:rPr>
              <w:drawing>
                <wp:inline distT="0" distB="0" distL="0" distR="0" wp14:anchorId="33777BCE" wp14:editId="09D565E1">
                  <wp:extent cx="787400" cy="813036"/>
                  <wp:effectExtent l="0" t="0" r="0" b="0"/>
                  <wp:docPr id="29" name="Picture 28">
                    <a:extLst xmlns:a="http://schemas.openxmlformats.org/drawingml/2006/main">
                      <a:ext uri="{FF2B5EF4-FFF2-40B4-BE49-F238E27FC236}">
                        <a16:creationId xmlns:a16="http://schemas.microsoft.com/office/drawing/2014/main" id="{630A2263-660A-1646-9475-7A807D567B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630A2263-660A-1646-9475-7A807D567B52}"/>
                              </a:ext>
                            </a:extLst>
                          </pic:cNvPr>
                          <pic:cNvPicPr>
                            <a:picLocks noChangeAspect="1"/>
                          </pic:cNvPicPr>
                        </pic:nvPicPr>
                        <pic:blipFill>
                          <a:blip r:embed="rId22"/>
                          <a:stretch>
                            <a:fillRect/>
                          </a:stretch>
                        </pic:blipFill>
                        <pic:spPr>
                          <a:xfrm>
                            <a:off x="0" y="0"/>
                            <a:ext cx="787400" cy="813036"/>
                          </a:xfrm>
                          <a:prstGeom prst="rect">
                            <a:avLst/>
                          </a:prstGeom>
                        </pic:spPr>
                      </pic:pic>
                    </a:graphicData>
                  </a:graphic>
                </wp:inline>
              </w:drawing>
            </w:r>
          </w:p>
        </w:tc>
        <w:tc>
          <w:tcPr>
            <w:tcW w:w="900" w:type="dxa"/>
            <w:vAlign w:val="center"/>
          </w:tcPr>
          <w:p w14:paraId="07185267" w14:textId="2EC9F403" w:rsidR="00AF0200" w:rsidRDefault="00AF0200" w:rsidP="006243B0">
            <w:pPr>
              <w:jc w:val="center"/>
              <w:rPr>
                <w:noProof/>
              </w:rPr>
            </w:pPr>
            <w:r>
              <w:rPr>
                <w:rFonts w:ascii="Calibri" w:hAnsi="Calibri" w:cs="Calibri"/>
                <w:color w:val="000000"/>
                <w:sz w:val="22"/>
                <w:szCs w:val="22"/>
              </w:rPr>
              <w:t>e</w:t>
            </w:r>
          </w:p>
        </w:tc>
        <w:tc>
          <w:tcPr>
            <w:tcW w:w="1620" w:type="dxa"/>
          </w:tcPr>
          <w:p w14:paraId="367AACC2" w14:textId="47091A23" w:rsidR="00AF0200" w:rsidRDefault="00AF0200" w:rsidP="006243B0">
            <w:pPr>
              <w:jc w:val="center"/>
              <w:rPr>
                <w:rFonts w:ascii="Calibri" w:hAnsi="Calibri" w:cs="Calibri"/>
                <w:color w:val="000000"/>
                <w:sz w:val="22"/>
                <w:szCs w:val="22"/>
              </w:rPr>
            </w:pPr>
            <w:r>
              <w:rPr>
                <w:noProof/>
              </w:rPr>
              <w:drawing>
                <wp:inline distT="0" distB="0" distL="0" distR="0" wp14:anchorId="433C98CA" wp14:editId="06BE62B1">
                  <wp:extent cx="698500" cy="723206"/>
                  <wp:effectExtent l="0" t="0" r="0" b="1270"/>
                  <wp:docPr id="25" name="Picture 24">
                    <a:extLst xmlns:a="http://schemas.openxmlformats.org/drawingml/2006/main">
                      <a:ext uri="{FF2B5EF4-FFF2-40B4-BE49-F238E27FC236}">
                        <a16:creationId xmlns:a16="http://schemas.microsoft.com/office/drawing/2014/main" id="{C92C4F31-ADF8-0F4C-9FDE-D95163B7F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C92C4F31-ADF8-0F4C-9FDE-D95163B7FFC6}"/>
                              </a:ext>
                            </a:extLst>
                          </pic:cNvPr>
                          <pic:cNvPicPr>
                            <a:picLocks noChangeAspect="1"/>
                          </pic:cNvPicPr>
                        </pic:nvPicPr>
                        <pic:blipFill>
                          <a:blip r:embed="rId23"/>
                          <a:stretch>
                            <a:fillRect/>
                          </a:stretch>
                        </pic:blipFill>
                        <pic:spPr>
                          <a:xfrm>
                            <a:off x="0" y="0"/>
                            <a:ext cx="698500" cy="723206"/>
                          </a:xfrm>
                          <a:prstGeom prst="rect">
                            <a:avLst/>
                          </a:prstGeom>
                        </pic:spPr>
                      </pic:pic>
                    </a:graphicData>
                  </a:graphic>
                </wp:inline>
              </w:drawing>
            </w:r>
          </w:p>
        </w:tc>
        <w:tc>
          <w:tcPr>
            <w:tcW w:w="900" w:type="dxa"/>
            <w:vAlign w:val="center"/>
          </w:tcPr>
          <w:p w14:paraId="3BF7E4FE" w14:textId="30D1BC6A" w:rsidR="00AF0200" w:rsidRDefault="00AF0200" w:rsidP="006243B0">
            <w:pPr>
              <w:jc w:val="center"/>
              <w:rPr>
                <w:noProof/>
              </w:rPr>
            </w:pPr>
            <w:r>
              <w:rPr>
                <w:rFonts w:ascii="Calibri" w:hAnsi="Calibri" w:cs="Calibri"/>
                <w:color w:val="000000"/>
                <w:sz w:val="22"/>
                <w:szCs w:val="22"/>
              </w:rPr>
              <w:t>TPMA</w:t>
            </w:r>
          </w:p>
        </w:tc>
        <w:tc>
          <w:tcPr>
            <w:tcW w:w="1530" w:type="dxa"/>
          </w:tcPr>
          <w:p w14:paraId="04B1F511" w14:textId="40CBA9FD" w:rsidR="00AF0200" w:rsidRDefault="00410B1D" w:rsidP="006243B0">
            <w:pPr>
              <w:jc w:val="center"/>
              <w:rPr>
                <w:noProof/>
              </w:rPr>
            </w:pPr>
            <w:r>
              <w:rPr>
                <w:noProof/>
              </w:rPr>
              <w:drawing>
                <wp:inline distT="0" distB="0" distL="0" distR="0" wp14:anchorId="60451C89" wp14:editId="56649480">
                  <wp:extent cx="736600" cy="707485"/>
                  <wp:effectExtent l="0" t="0" r="0" b="3810"/>
                  <wp:docPr id="26" name="Picture 25">
                    <a:extLst xmlns:a="http://schemas.openxmlformats.org/drawingml/2006/main">
                      <a:ext uri="{FF2B5EF4-FFF2-40B4-BE49-F238E27FC236}">
                        <a16:creationId xmlns:a16="http://schemas.microsoft.com/office/drawing/2014/main" id="{CB9DF306-95BF-F94F-B1D3-8C35B817AA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CB9DF306-95BF-F94F-B1D3-8C35B817AA8E}"/>
                              </a:ext>
                            </a:extLst>
                          </pic:cNvPr>
                          <pic:cNvPicPr>
                            <a:picLocks noChangeAspect="1"/>
                          </pic:cNvPicPr>
                        </pic:nvPicPr>
                        <pic:blipFill>
                          <a:blip r:embed="rId24"/>
                          <a:stretch>
                            <a:fillRect/>
                          </a:stretch>
                        </pic:blipFill>
                        <pic:spPr>
                          <a:xfrm>
                            <a:off x="0" y="0"/>
                            <a:ext cx="736600" cy="707485"/>
                          </a:xfrm>
                          <a:prstGeom prst="rect">
                            <a:avLst/>
                          </a:prstGeom>
                        </pic:spPr>
                      </pic:pic>
                    </a:graphicData>
                  </a:graphic>
                </wp:inline>
              </w:drawing>
            </w:r>
          </w:p>
        </w:tc>
      </w:tr>
      <w:tr w:rsidR="00AF0200" w14:paraId="6F868B96" w14:textId="2EC90F51" w:rsidTr="006243B0">
        <w:tc>
          <w:tcPr>
            <w:tcW w:w="1165" w:type="dxa"/>
            <w:vAlign w:val="center"/>
          </w:tcPr>
          <w:p w14:paraId="44A3FB53" w14:textId="40E1BDE7" w:rsidR="00AF0200" w:rsidRDefault="00AF0200" w:rsidP="006243B0">
            <w:pPr>
              <w:jc w:val="center"/>
            </w:pPr>
            <w:r>
              <w:rPr>
                <w:rFonts w:ascii="Calibri" w:hAnsi="Calibri" w:cs="Calibri"/>
                <w:color w:val="000000"/>
                <w:sz w:val="22"/>
                <w:szCs w:val="22"/>
              </w:rPr>
              <w:t>Zn6c</w:t>
            </w:r>
          </w:p>
        </w:tc>
        <w:tc>
          <w:tcPr>
            <w:tcW w:w="1890" w:type="dxa"/>
          </w:tcPr>
          <w:p w14:paraId="61ED814F" w14:textId="7A1226E7" w:rsidR="00AF0200" w:rsidRDefault="00AF0200" w:rsidP="006243B0">
            <w:pPr>
              <w:jc w:val="center"/>
            </w:pPr>
            <w:r>
              <w:rPr>
                <w:noProof/>
              </w:rPr>
              <w:drawing>
                <wp:inline distT="0" distB="0" distL="0" distR="0" wp14:anchorId="256B5A97" wp14:editId="227F1146">
                  <wp:extent cx="762000" cy="793487"/>
                  <wp:effectExtent l="0" t="0" r="0" b="0"/>
                  <wp:docPr id="30" name="Picture 29">
                    <a:extLst xmlns:a="http://schemas.openxmlformats.org/drawingml/2006/main">
                      <a:ext uri="{FF2B5EF4-FFF2-40B4-BE49-F238E27FC236}">
                        <a16:creationId xmlns:a16="http://schemas.microsoft.com/office/drawing/2014/main" id="{86220336-93FE-A641-A11B-185D351639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86220336-93FE-A641-A11B-185D3516396A}"/>
                              </a:ext>
                            </a:extLst>
                          </pic:cNvPr>
                          <pic:cNvPicPr>
                            <a:picLocks noChangeAspect="1"/>
                          </pic:cNvPicPr>
                        </pic:nvPicPr>
                        <pic:blipFill rotWithShape="1">
                          <a:blip r:embed="rId25"/>
                          <a:srcRect l="15618" r="16890" b="10000"/>
                          <a:stretch>
                            <a:fillRect/>
                          </a:stretch>
                        </pic:blipFill>
                        <pic:spPr>
                          <a:xfrm>
                            <a:off x="0" y="0"/>
                            <a:ext cx="762000" cy="793487"/>
                          </a:xfrm>
                          <a:prstGeom prst="rect">
                            <a:avLst/>
                          </a:prstGeom>
                        </pic:spPr>
                      </pic:pic>
                    </a:graphicData>
                  </a:graphic>
                </wp:inline>
              </w:drawing>
            </w:r>
          </w:p>
        </w:tc>
        <w:tc>
          <w:tcPr>
            <w:tcW w:w="900" w:type="dxa"/>
            <w:vAlign w:val="center"/>
          </w:tcPr>
          <w:p w14:paraId="17F61B86" w14:textId="14A2D309" w:rsidR="00AF0200" w:rsidRDefault="00AF0200" w:rsidP="006243B0">
            <w:pPr>
              <w:jc w:val="center"/>
              <w:rPr>
                <w:noProof/>
              </w:rPr>
            </w:pPr>
            <w:r>
              <w:rPr>
                <w:rFonts w:ascii="Calibri" w:hAnsi="Calibri" w:cs="Calibri"/>
                <w:color w:val="000000"/>
                <w:sz w:val="22"/>
                <w:szCs w:val="22"/>
              </w:rPr>
              <w:t>M1</w:t>
            </w:r>
          </w:p>
        </w:tc>
        <w:tc>
          <w:tcPr>
            <w:tcW w:w="1620" w:type="dxa"/>
          </w:tcPr>
          <w:p w14:paraId="61087279" w14:textId="66BB5881" w:rsidR="00AF0200" w:rsidRDefault="00AF0200" w:rsidP="006243B0">
            <w:pPr>
              <w:jc w:val="center"/>
              <w:rPr>
                <w:rFonts w:ascii="Calibri" w:hAnsi="Calibri" w:cs="Calibri"/>
                <w:color w:val="000000"/>
                <w:sz w:val="22"/>
                <w:szCs w:val="22"/>
              </w:rPr>
            </w:pPr>
            <w:r>
              <w:rPr>
                <w:noProof/>
              </w:rPr>
              <w:drawing>
                <wp:inline distT="0" distB="0" distL="0" distR="0" wp14:anchorId="3C3F2AE6" wp14:editId="5E5D91D2">
                  <wp:extent cx="660400" cy="779272"/>
                  <wp:effectExtent l="0" t="0" r="0" b="0"/>
                  <wp:docPr id="33" name="Picture 32" descr="A diagram of the same chemical structure&#10;&#10;AI-generated content may be incorrect.">
                    <a:extLst xmlns:a="http://schemas.openxmlformats.org/drawingml/2006/main">
                      <a:ext uri="{FF2B5EF4-FFF2-40B4-BE49-F238E27FC236}">
                        <a16:creationId xmlns:a16="http://schemas.microsoft.com/office/drawing/2014/main" id="{1E4A6489-A311-684C-8C62-99111E5B45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diagram of the same chemical structure&#10;&#10;AI-generated content may be incorrect.">
                            <a:extLst>
                              <a:ext uri="{FF2B5EF4-FFF2-40B4-BE49-F238E27FC236}">
                                <a16:creationId xmlns:a16="http://schemas.microsoft.com/office/drawing/2014/main" id="{1E4A6489-A311-684C-8C62-99111E5B4546}"/>
                              </a:ext>
                            </a:extLst>
                          </pic:cNvPr>
                          <pic:cNvPicPr>
                            <a:picLocks noChangeAspect="1"/>
                          </pic:cNvPicPr>
                        </pic:nvPicPr>
                        <pic:blipFill rotWithShape="1">
                          <a:blip r:embed="rId26" cstate="print">
                            <a:extLst>
                              <a:ext uri="{28A0092B-C50C-407E-A947-70E740481C1C}">
                                <a14:useLocalDpi xmlns:a14="http://schemas.microsoft.com/office/drawing/2010/main" val="0"/>
                              </a:ext>
                            </a:extLst>
                          </a:blip>
                          <a:srcRect r="80103" b="15290"/>
                          <a:stretch>
                            <a:fillRect/>
                          </a:stretch>
                        </pic:blipFill>
                        <pic:spPr>
                          <a:xfrm>
                            <a:off x="0" y="0"/>
                            <a:ext cx="660400" cy="779272"/>
                          </a:xfrm>
                          <a:prstGeom prst="rect">
                            <a:avLst/>
                          </a:prstGeom>
                        </pic:spPr>
                      </pic:pic>
                    </a:graphicData>
                  </a:graphic>
                </wp:inline>
              </w:drawing>
            </w:r>
          </w:p>
        </w:tc>
        <w:tc>
          <w:tcPr>
            <w:tcW w:w="900" w:type="dxa"/>
            <w:vAlign w:val="center"/>
          </w:tcPr>
          <w:p w14:paraId="2EE3CA01" w14:textId="79360678" w:rsidR="00AF0200" w:rsidRDefault="00AF0200" w:rsidP="006243B0">
            <w:pPr>
              <w:jc w:val="center"/>
              <w:rPr>
                <w:noProof/>
              </w:rPr>
            </w:pPr>
            <w:r>
              <w:rPr>
                <w:rFonts w:ascii="Calibri" w:hAnsi="Calibri" w:cs="Calibri"/>
                <w:color w:val="000000"/>
                <w:sz w:val="22"/>
                <w:szCs w:val="22"/>
              </w:rPr>
              <w:t>TPMA2</w:t>
            </w:r>
          </w:p>
        </w:tc>
        <w:tc>
          <w:tcPr>
            <w:tcW w:w="1530" w:type="dxa"/>
          </w:tcPr>
          <w:p w14:paraId="725D5B5B" w14:textId="6D85CB3D" w:rsidR="00AF0200" w:rsidRDefault="00410B1D" w:rsidP="006243B0">
            <w:pPr>
              <w:jc w:val="center"/>
              <w:rPr>
                <w:noProof/>
              </w:rPr>
            </w:pPr>
            <w:r>
              <w:rPr>
                <w:noProof/>
              </w:rPr>
              <w:drawing>
                <wp:inline distT="0" distB="0" distL="0" distR="0" wp14:anchorId="40D2C58B" wp14:editId="70F12C00">
                  <wp:extent cx="698500" cy="824459"/>
                  <wp:effectExtent l="0" t="0" r="0" b="1270"/>
                  <wp:docPr id="27" name="Picture 26">
                    <a:extLst xmlns:a="http://schemas.openxmlformats.org/drawingml/2006/main">
                      <a:ext uri="{FF2B5EF4-FFF2-40B4-BE49-F238E27FC236}">
                        <a16:creationId xmlns:a16="http://schemas.microsoft.com/office/drawing/2014/main" id="{6BCDBC45-E667-7C48-BF87-6F679872D4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6BCDBC45-E667-7C48-BF87-6F679872D4DE}"/>
                              </a:ext>
                            </a:extLst>
                          </pic:cNvPr>
                          <pic:cNvPicPr>
                            <a:picLocks noChangeAspect="1"/>
                          </pic:cNvPicPr>
                        </pic:nvPicPr>
                        <pic:blipFill>
                          <a:blip r:embed="rId27"/>
                          <a:stretch>
                            <a:fillRect/>
                          </a:stretch>
                        </pic:blipFill>
                        <pic:spPr>
                          <a:xfrm>
                            <a:off x="0" y="0"/>
                            <a:ext cx="698500" cy="824459"/>
                          </a:xfrm>
                          <a:prstGeom prst="rect">
                            <a:avLst/>
                          </a:prstGeom>
                        </pic:spPr>
                      </pic:pic>
                    </a:graphicData>
                  </a:graphic>
                </wp:inline>
              </w:drawing>
            </w:r>
          </w:p>
        </w:tc>
      </w:tr>
      <w:tr w:rsidR="00AF0200" w14:paraId="6D5FAA05" w14:textId="3199043B" w:rsidTr="006243B0">
        <w:tc>
          <w:tcPr>
            <w:tcW w:w="1165" w:type="dxa"/>
            <w:vAlign w:val="center"/>
          </w:tcPr>
          <w:p w14:paraId="17A5FC2B" w14:textId="2F3F2F85" w:rsidR="00AF0200" w:rsidRDefault="00AF0200" w:rsidP="006243B0">
            <w:pPr>
              <w:jc w:val="center"/>
            </w:pPr>
            <w:r>
              <w:rPr>
                <w:rFonts w:ascii="Calibri" w:hAnsi="Calibri" w:cs="Calibri"/>
                <w:color w:val="000000"/>
                <w:sz w:val="22"/>
                <w:szCs w:val="22"/>
              </w:rPr>
              <w:t>Zn8a</w:t>
            </w:r>
          </w:p>
        </w:tc>
        <w:tc>
          <w:tcPr>
            <w:tcW w:w="1890" w:type="dxa"/>
          </w:tcPr>
          <w:p w14:paraId="55C7CF11" w14:textId="099BE7F2" w:rsidR="00AF0200" w:rsidRDefault="00AF0200" w:rsidP="006243B0">
            <w:pPr>
              <w:jc w:val="center"/>
            </w:pPr>
            <w:r>
              <w:rPr>
                <w:noProof/>
              </w:rPr>
              <w:drawing>
                <wp:inline distT="0" distB="0" distL="0" distR="0" wp14:anchorId="3D1DF665" wp14:editId="41826578">
                  <wp:extent cx="736600" cy="950565"/>
                  <wp:effectExtent l="0" t="0" r="0" b="2540"/>
                  <wp:docPr id="32" name="Picture 31">
                    <a:extLst xmlns:a="http://schemas.openxmlformats.org/drawingml/2006/main">
                      <a:ext uri="{FF2B5EF4-FFF2-40B4-BE49-F238E27FC236}">
                        <a16:creationId xmlns:a16="http://schemas.microsoft.com/office/drawing/2014/main" id="{CE8C0616-D716-3B40-A658-BFA23A659E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CE8C0616-D716-3B40-A658-BFA23A659ED4}"/>
                              </a:ext>
                            </a:extLst>
                          </pic:cNvPr>
                          <pic:cNvPicPr>
                            <a:picLocks noChangeAspect="1"/>
                          </pic:cNvPicPr>
                        </pic:nvPicPr>
                        <pic:blipFill>
                          <a:blip r:embed="rId28"/>
                          <a:stretch>
                            <a:fillRect/>
                          </a:stretch>
                        </pic:blipFill>
                        <pic:spPr>
                          <a:xfrm>
                            <a:off x="0" y="0"/>
                            <a:ext cx="736600" cy="950565"/>
                          </a:xfrm>
                          <a:prstGeom prst="rect">
                            <a:avLst/>
                          </a:prstGeom>
                        </pic:spPr>
                      </pic:pic>
                    </a:graphicData>
                  </a:graphic>
                </wp:inline>
              </w:drawing>
            </w:r>
          </w:p>
        </w:tc>
        <w:tc>
          <w:tcPr>
            <w:tcW w:w="900" w:type="dxa"/>
            <w:vAlign w:val="center"/>
          </w:tcPr>
          <w:p w14:paraId="3AC02EA5" w14:textId="4586BFBC" w:rsidR="00AF0200" w:rsidRDefault="00AF0200" w:rsidP="006243B0">
            <w:pPr>
              <w:jc w:val="center"/>
              <w:rPr>
                <w:noProof/>
              </w:rPr>
            </w:pPr>
            <w:r>
              <w:rPr>
                <w:rFonts w:ascii="Calibri" w:hAnsi="Calibri" w:cs="Calibri"/>
                <w:color w:val="000000"/>
                <w:sz w:val="22"/>
                <w:szCs w:val="22"/>
              </w:rPr>
              <w:t>M3</w:t>
            </w:r>
          </w:p>
        </w:tc>
        <w:tc>
          <w:tcPr>
            <w:tcW w:w="1620" w:type="dxa"/>
          </w:tcPr>
          <w:p w14:paraId="7F81A7F9" w14:textId="7865FBD6" w:rsidR="00AF0200" w:rsidRDefault="00AF0200" w:rsidP="006243B0">
            <w:pPr>
              <w:jc w:val="center"/>
              <w:rPr>
                <w:rFonts w:ascii="Calibri" w:hAnsi="Calibri" w:cs="Calibri"/>
                <w:color w:val="000000"/>
                <w:sz w:val="22"/>
                <w:szCs w:val="22"/>
              </w:rPr>
            </w:pPr>
            <w:r>
              <w:rPr>
                <w:noProof/>
              </w:rPr>
              <w:drawing>
                <wp:inline distT="0" distB="0" distL="0" distR="0" wp14:anchorId="7B7B3806" wp14:editId="412144FA">
                  <wp:extent cx="589870" cy="647700"/>
                  <wp:effectExtent l="0" t="0" r="0" b="0"/>
                  <wp:docPr id="34" name="Picture 33" descr="A diagram of the same chemical structure&#10;&#10;AI-generated content may be incorrect.">
                    <a:extLst xmlns:a="http://schemas.openxmlformats.org/drawingml/2006/main">
                      <a:ext uri="{FF2B5EF4-FFF2-40B4-BE49-F238E27FC236}">
                        <a16:creationId xmlns:a16="http://schemas.microsoft.com/office/drawing/2014/main" id="{7497C964-C831-6946-BDF4-8EE75312F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diagram of the same chemical structure&#10;&#10;AI-generated content may be incorrect.">
                            <a:extLst>
                              <a:ext uri="{FF2B5EF4-FFF2-40B4-BE49-F238E27FC236}">
                                <a16:creationId xmlns:a16="http://schemas.microsoft.com/office/drawing/2014/main" id="{7497C964-C831-6946-BDF4-8EE75312F1BD}"/>
                              </a:ext>
                            </a:extLst>
                          </pic:cNvPr>
                          <pic:cNvPicPr>
                            <a:picLocks noChangeAspect="1"/>
                          </pic:cNvPicPr>
                        </pic:nvPicPr>
                        <pic:blipFill rotWithShape="1">
                          <a:blip r:embed="rId29" cstate="print">
                            <a:extLst>
                              <a:ext uri="{28A0092B-C50C-407E-A947-70E740481C1C}">
                                <a14:useLocalDpi xmlns:a14="http://schemas.microsoft.com/office/drawing/2010/main" val="0"/>
                              </a:ext>
                            </a:extLst>
                          </a:blip>
                          <a:srcRect l="43773" r="35933" b="19598"/>
                          <a:stretch>
                            <a:fillRect/>
                          </a:stretch>
                        </pic:blipFill>
                        <pic:spPr>
                          <a:xfrm>
                            <a:off x="0" y="0"/>
                            <a:ext cx="589870" cy="647700"/>
                          </a:xfrm>
                          <a:prstGeom prst="rect">
                            <a:avLst/>
                          </a:prstGeom>
                        </pic:spPr>
                      </pic:pic>
                    </a:graphicData>
                  </a:graphic>
                </wp:inline>
              </w:drawing>
            </w:r>
          </w:p>
        </w:tc>
        <w:tc>
          <w:tcPr>
            <w:tcW w:w="900" w:type="dxa"/>
          </w:tcPr>
          <w:p w14:paraId="2AC2A596" w14:textId="77777777" w:rsidR="00AF0200" w:rsidRDefault="00AF0200" w:rsidP="006243B0">
            <w:pPr>
              <w:jc w:val="center"/>
              <w:rPr>
                <w:noProof/>
              </w:rPr>
            </w:pPr>
          </w:p>
        </w:tc>
        <w:tc>
          <w:tcPr>
            <w:tcW w:w="1530" w:type="dxa"/>
          </w:tcPr>
          <w:p w14:paraId="56441B27" w14:textId="77777777" w:rsidR="00AF0200" w:rsidRDefault="00AF0200" w:rsidP="006243B0">
            <w:pPr>
              <w:jc w:val="center"/>
              <w:rPr>
                <w:noProof/>
              </w:rPr>
            </w:pPr>
          </w:p>
        </w:tc>
      </w:tr>
    </w:tbl>
    <w:p w14:paraId="2D06041D" w14:textId="24B6C382" w:rsidR="0057297B" w:rsidRDefault="0019558C" w:rsidP="0019558C">
      <w:pPr>
        <w:jc w:val="center"/>
      </w:pPr>
      <w:r>
        <w:rPr>
          <w:noProof/>
        </w:rPr>
        <w:lastRenderedPageBreak/>
        <w:drawing>
          <wp:inline distT="0" distB="0" distL="0" distR="0" wp14:anchorId="12771F7B" wp14:editId="595051EE">
            <wp:extent cx="2946400" cy="2890218"/>
            <wp:effectExtent l="0" t="0" r="0" b="5715"/>
            <wp:docPr id="23" name="Picture 22" descr="A structure of a chemical formula&#10;&#10;AI-generated content may be incorrect.">
              <a:extLst xmlns:a="http://schemas.openxmlformats.org/drawingml/2006/main">
                <a:ext uri="{FF2B5EF4-FFF2-40B4-BE49-F238E27FC236}">
                  <a16:creationId xmlns:a16="http://schemas.microsoft.com/office/drawing/2014/main" id="{0762C9EA-5ADF-F47C-7FBC-E3AD026D69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A structure of a chemical formula&#10;&#10;AI-generated content may be incorrect.">
                      <a:extLst>
                        <a:ext uri="{FF2B5EF4-FFF2-40B4-BE49-F238E27FC236}">
                          <a16:creationId xmlns:a16="http://schemas.microsoft.com/office/drawing/2014/main" id="{0762C9EA-5ADF-F47C-7FBC-E3AD026D697C}"/>
                        </a:ext>
                      </a:extLst>
                    </pic:cNvPr>
                    <pic:cNvPicPr>
                      <a:picLocks noChangeAspect="1"/>
                    </pic:cNvPicPr>
                  </pic:nvPicPr>
                  <pic:blipFill>
                    <a:blip r:embed="rId30"/>
                    <a:stretch>
                      <a:fillRect/>
                    </a:stretch>
                  </pic:blipFill>
                  <pic:spPr>
                    <a:xfrm>
                      <a:off x="0" y="0"/>
                      <a:ext cx="2946400" cy="2890218"/>
                    </a:xfrm>
                    <a:prstGeom prst="rect">
                      <a:avLst/>
                    </a:prstGeom>
                  </pic:spPr>
                </pic:pic>
              </a:graphicData>
            </a:graphic>
          </wp:inline>
        </w:drawing>
      </w:r>
    </w:p>
    <w:p w14:paraId="18676D3D" w14:textId="3D5ECD1D" w:rsidR="0057297B" w:rsidRDefault="0019558C" w:rsidP="0057297B">
      <w:r>
        <w:t>Figure S4. L1S</w:t>
      </w:r>
      <w:r w:rsidR="0059670F">
        <w:t xml:space="preserve"> </w:t>
      </w:r>
      <w:r w:rsidR="00916EFF">
        <w:t xml:space="preserve">ligand </w:t>
      </w:r>
      <w:r w:rsidR="0059670F">
        <w:t>structure</w:t>
      </w:r>
      <w:r w:rsidR="00B97B30">
        <w:t>.</w:t>
      </w:r>
    </w:p>
    <w:p w14:paraId="0AEAA984" w14:textId="77777777" w:rsidR="0057297B" w:rsidRDefault="0057297B" w:rsidP="0057297B"/>
    <w:p w14:paraId="2FDC5162" w14:textId="77777777" w:rsidR="0057297B" w:rsidRDefault="0057297B" w:rsidP="0057297B"/>
    <w:p w14:paraId="35D577DF" w14:textId="77777777" w:rsidR="0057297B" w:rsidRDefault="0057297B" w:rsidP="0057297B"/>
    <w:p w14:paraId="7EBF3E23" w14:textId="77777777" w:rsidR="0057297B" w:rsidRDefault="0057297B" w:rsidP="0057297B"/>
    <w:p w14:paraId="1B62AF06" w14:textId="77777777" w:rsidR="0057297B" w:rsidRDefault="0057297B" w:rsidP="0057297B"/>
    <w:p w14:paraId="60052001" w14:textId="77777777" w:rsidR="0057297B" w:rsidRDefault="0057297B" w:rsidP="0057297B"/>
    <w:p w14:paraId="6BB58291" w14:textId="77777777" w:rsidR="0057297B" w:rsidRDefault="0057297B" w:rsidP="0057297B"/>
    <w:p w14:paraId="24D691E9" w14:textId="77777777" w:rsidR="0057297B" w:rsidRDefault="0057297B" w:rsidP="0057297B"/>
    <w:p w14:paraId="1B77AC16" w14:textId="77777777" w:rsidR="00D72DBB" w:rsidRDefault="00D72DBB" w:rsidP="0057297B"/>
    <w:p w14:paraId="67D90348" w14:textId="77777777" w:rsidR="00D72DBB" w:rsidRDefault="00D72DBB" w:rsidP="0057297B"/>
    <w:p w14:paraId="12F1C371" w14:textId="77777777" w:rsidR="0057297B" w:rsidRDefault="0057297B" w:rsidP="0057297B"/>
    <w:p w14:paraId="629CA34B" w14:textId="77777777" w:rsidR="0057297B" w:rsidRPr="0057297B" w:rsidRDefault="0057297B" w:rsidP="00260FD6"/>
    <w:p w14:paraId="2427D6E7" w14:textId="0304A1B0" w:rsidR="00D305A5" w:rsidRDefault="00D305A5" w:rsidP="00EE012D">
      <w:pPr>
        <w:pStyle w:val="Heading1"/>
      </w:pPr>
      <w:bookmarkStart w:id="299" w:name="_Toc209465047"/>
      <w:bookmarkStart w:id="300" w:name="_Toc221009120"/>
      <w:r>
        <w:lastRenderedPageBreak/>
        <w:t>M</w:t>
      </w:r>
      <w:r w:rsidR="00AE03EB">
        <w:t xml:space="preserve">ATHEMATICAL </w:t>
      </w:r>
      <w:r w:rsidR="007449D5">
        <w:t>TREATMENT OF THE Zn-METHYLIMIDAZOLE SPECIATION KINETIC MODEL</w:t>
      </w:r>
      <w:bookmarkEnd w:id="295"/>
      <w:bookmarkEnd w:id="299"/>
      <w:bookmarkEnd w:id="300"/>
    </w:p>
    <w:p w14:paraId="276C2A5F" w14:textId="660FB66C" w:rsidR="00D305A5" w:rsidRPr="00E30329" w:rsidRDefault="00E30329" w:rsidP="00E30329">
      <w:bookmarkStart w:id="301" w:name="constants-and-notation"/>
      <w:r w:rsidRPr="00E30329">
        <w:t>CONSTANTS AND NOTATION</w:t>
      </w:r>
    </w:p>
    <w:p w14:paraId="7BA238CD" w14:textId="529B1CE2" w:rsidR="00D305A5" w:rsidRPr="009A1ACA" w:rsidRDefault="00D305A5" w:rsidP="00D305A5">
      <w:pPr>
        <w:pStyle w:val="FirstParagraph"/>
        <w:rPr>
          <w:rFonts w:ascii="Times New Roman" w:hAnsi="Times New Roman" w:cs="Times New Roman"/>
        </w:rPr>
      </w:pPr>
      <w:r w:rsidRPr="009A1ACA">
        <w:rPr>
          <w:rFonts w:ascii="Times New Roman" w:hAnsi="Times New Roman" w:cs="Times New Roman"/>
        </w:rPr>
        <w:t xml:space="preserve">The mechanistic model operates at fixed </w:t>
      </w:r>
      <m:oMath>
        <m:r>
          <w:rPr>
            <w:rFonts w:ascii="Cambria Math" w:hAnsi="Cambria Math" w:cs="Times New Roman"/>
          </w:rPr>
          <m:t>pH</m:t>
        </m:r>
      </m:oMath>
      <w:r w:rsidRPr="009A1ACA">
        <w:rPr>
          <w:rFonts w:ascii="Times New Roman" w:hAnsi="Times New Roman" w:cs="Times New Roman"/>
        </w:rPr>
        <w:t xml:space="preserve"> and temperature using the equilibrium data compiled by </w:t>
      </w:r>
      <w:r w:rsidRPr="00C356B5">
        <w:rPr>
          <w:rFonts w:ascii="Times New Roman" w:hAnsi="Times New Roman" w:cs="Times New Roman"/>
        </w:rPr>
        <w:t>Appleton and Sarkar</w:t>
      </w:r>
      <w:r w:rsidR="009A1ACA" w:rsidRPr="003649BD">
        <w:rPr>
          <w:rFonts w:ascii="Times New Roman" w:hAnsi="Times New Roman" w:cs="Times New Roman"/>
        </w:rPr>
        <w:t xml:space="preserve"> </w:t>
      </w:r>
      <w:r w:rsidR="00C356B5">
        <w:rPr>
          <w:rFonts w:ascii="Times New Roman" w:hAnsi="Times New Roman" w:cs="Times New Roman"/>
        </w:rPr>
        <w:fldChar w:fldCharType="begin"/>
      </w:r>
      <w:r w:rsidR="00C356B5">
        <w:rPr>
          <w:rFonts w:ascii="Times New Roman" w:hAnsi="Times New Roman" w:cs="Times New Roman"/>
        </w:rPr>
        <w:instrText xml:space="preserve"> ADDIN ZOTERO_ITEM CSL_CITATION {"citationID":"F18W7w4r","properties":{"formattedCitation":"[18]","plainCitation":"[18]","noteIndex":0},"citationItems":[{"id":357,"uris":["http://zotero.org/users/15279553/items/6PTZLZSU"],"itemData":{"id":357,"type":"article-journal","abstract":"The catalytic activity of carbonic anhydrase (EC 4.2.1.1) is linked to the ionization of a group in close proximity to the essential zinc ion. Studies have been undertaken to delineate the ionizations germane to the active-site chelate system. Several imidazole ligand systems were studied in order to approach a representative chelate. The simplest involved the complexation of Zn(II) by imidazole and by N-methylimidazole. As well, two bidentate systems, Zn(II)-4,4'-bis-imidazoylmethane and Co(II)-cyclic-L-histidyl-L-histidine were investigated. It was found that in a species containing metal-bound water and imidazole coordinated by means of the pyridinium nitrogen, the most acidic group was the pyrrole N-H in the imidazole ring. By the use of N-methylimidazole, the pK(a) of a metal-bound water molecule in a tri-imidazole ligand field was found to be 9.1. Noting the preference for labilization of the pyrrole hydrogen, the catalytic features of carbonic anhydrase are reexamined assuming that the pK(enz) is associated with the N-H ionization, and not with the ionization of metal-bound water.","container-title":"Proceedings of the National Academy of Sciences of the United States of America","DOI":"10.1073/pnas.71.5.1686","ISSN":"0027-8424","issue":"5","journalAbbreviation":"Proc Natl Acad Sci U S A","language":"eng","note":"PMID: 4209558\nPMCID: PMC388303","page":"1686-1690","source":"PubMed","title":"The activity-related ionization in carbonic anhydrase","volume":"71","author":[{"family":"Appleton","given":"D. W."},{"family":"Sarkar","given":"B."}],"issued":{"date-parts":[["1974",5]]}}}],"schema":"https://github.com/citation-style-language/schema/raw/master/csl-citation.json"} </w:instrText>
      </w:r>
      <w:r w:rsidR="00C356B5">
        <w:rPr>
          <w:rFonts w:ascii="Times New Roman" w:hAnsi="Times New Roman" w:cs="Times New Roman"/>
        </w:rPr>
        <w:fldChar w:fldCharType="separate"/>
      </w:r>
      <w:r w:rsidR="00C356B5">
        <w:rPr>
          <w:rFonts w:ascii="Times New Roman" w:hAnsi="Times New Roman" w:cs="Times New Roman"/>
          <w:noProof/>
        </w:rPr>
        <w:t>[18]</w:t>
      </w:r>
      <w:r w:rsidR="00C356B5">
        <w:rPr>
          <w:rFonts w:ascii="Times New Roman" w:hAnsi="Times New Roman" w:cs="Times New Roman"/>
        </w:rPr>
        <w:fldChar w:fldCharType="end"/>
      </w:r>
      <w:r w:rsidRPr="003649BD">
        <w:rPr>
          <w:rFonts w:ascii="Times New Roman" w:hAnsi="Times New Roman" w:cs="Times New Roman"/>
        </w:rPr>
        <w:t>.</w:t>
      </w:r>
      <w:r w:rsidRPr="009A1ACA">
        <w:rPr>
          <w:rFonts w:ascii="Times New Roman" w:hAnsi="Times New Roman" w:cs="Times New Roman"/>
        </w:rPr>
        <w:t xml:space="preserve"> Stepwise stability constants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ub>
        </m:sSub>
      </m:oMath>
      <w:r w:rsidRPr="009A1ACA">
        <w:rPr>
          <w:rFonts w:ascii="Times New Roman" w:hAnsi="Times New Roman" w:cs="Times New Roman"/>
        </w:rPr>
        <w:t xml:space="preserve"> (base</w:t>
      </w:r>
      <w:r w:rsidR="00F56404">
        <w:rPr>
          <w:rFonts w:ascii="Times New Roman" w:hAnsi="Times New Roman" w:cs="Times New Roman"/>
        </w:rPr>
        <w:t xml:space="preserve"> </w:t>
      </w:r>
      <w:r w:rsidRPr="009A1ACA">
        <w:rPr>
          <w:rFonts w:ascii="Times New Roman" w:hAnsi="Times New Roman" w:cs="Times New Roman"/>
        </w:rPr>
        <w:t>10 logs reported in the configuration) are converted to cumulative binding constants</w:t>
      </w:r>
    </w:p>
    <w:p w14:paraId="196A1CD1" w14:textId="3EC39845" w:rsidR="00D305A5" w:rsidRPr="009A1ACA" w:rsidRDefault="00BB4004" w:rsidP="00FC150E">
      <w:pPr>
        <w:tabs>
          <w:tab w:val="left" w:pos="2070"/>
        </w:tabs>
        <w:rPr>
          <w:rFonts w:cs="Times New Roman"/>
        </w:rPr>
      </w:pPr>
      <w:r w:rsidRPr="009A1ACA">
        <w:rPr>
          <w:rFonts w:cs="Times New Roman"/>
        </w:rPr>
        <w:t xml:space="preserve">S4 </w:t>
      </w:r>
      <w:r w:rsidR="00FC150E" w:rsidRPr="009A1ACA">
        <w:rPr>
          <w:rFonts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n</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nary>
        <m:r>
          <w:rPr>
            <w:rFonts w:ascii="Cambria Math" w:hAnsi="Cambria Math" w:cs="Times New Roman"/>
          </w:rPr>
          <m:t>  </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oMath>
    </w:p>
    <w:p w14:paraId="16E039A5" w14:textId="55BEBBAF" w:rsidR="00D305A5" w:rsidRPr="009A1ACA" w:rsidRDefault="00D305A5" w:rsidP="00D305A5">
      <w:pPr>
        <w:pStyle w:val="FirstParagraph"/>
        <w:rPr>
          <w:rFonts w:ascii="Times New Roman" w:hAnsi="Times New Roman" w:cs="Times New Roman"/>
        </w:rPr>
      </w:pPr>
      <w:r w:rsidRPr="009A1ACA">
        <w:rPr>
          <w:rFonts w:ascii="Times New Roman" w:hAnsi="Times New Roman" w:cs="Times New Roman"/>
        </w:rPr>
        <w:t xml:space="preserve">The hydrogen-ion activity is </w:t>
      </w:r>
      <m:oMath>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pH</m:t>
            </m:r>
          </m:sup>
        </m:sSup>
      </m:oMath>
      <w:r w:rsidRPr="009A1ACA">
        <w:rPr>
          <w:rFonts w:ascii="Times New Roman" w:hAnsi="Times New Roman" w:cs="Times New Roman"/>
        </w:rPr>
        <w:t xml:space="preserve">. Free ligand is denoted </w:t>
      </w:r>
      <m:oMath>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oMath>
      <w:r w:rsidRPr="009A1ACA">
        <w:rPr>
          <w:rFonts w:ascii="Times New Roman" w:hAnsi="Times New Roman" w:cs="Times New Roman"/>
        </w:rPr>
        <w:t xml:space="preserve"> and total metal </w:t>
      </w:r>
      <m:oMath>
        <m:r>
          <m:rPr>
            <m:sty m:val="p"/>
          </m:rPr>
          <w:rPr>
            <w:rFonts w:ascii="Cambria Math" w:hAnsi="Cambria Math" w:cs="Times New Roman"/>
          </w:rPr>
          <m:t>[</m:t>
        </m:r>
        <m: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tot</m:t>
            </m:r>
          </m:sub>
        </m:sSub>
      </m:oMath>
      <w:r w:rsidRPr="009A1ACA">
        <w:rPr>
          <w:rFonts w:ascii="Times New Roman" w:hAnsi="Times New Roman" w:cs="Times New Roman"/>
        </w:rPr>
        <w:t xml:space="preserve">. Protonated ligand obeys Henderson–Hasselbalch with </w:t>
      </w:r>
      <m:oMath>
        <m:r>
          <w:rPr>
            <w:rFonts w:ascii="Cambria Math" w:hAnsi="Cambria Math" w:cs="Times New Roman"/>
          </w:rPr>
          <m:t>p</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a</m:t>
            </m:r>
          </m:sub>
          <m:sup>
            <m:r>
              <w:rPr>
                <w:rFonts w:ascii="Cambria Math" w:hAnsi="Cambria Math" w:cs="Times New Roman"/>
              </w:rPr>
              <m:t>L</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sup>
        </m:sSubSup>
      </m:oMath>
      <w:r w:rsidRPr="009A1ACA">
        <w:rPr>
          <w:rFonts w:ascii="Times New Roman" w:hAnsi="Times New Roman" w:cs="Times New Roman"/>
        </w:rPr>
        <w:t xml:space="preserve"> and the metal-bound water has acidity </w:t>
      </w:r>
      <m:oMath>
        <m:r>
          <w:rPr>
            <w:rFonts w:ascii="Cambria Math" w:hAnsi="Cambria Math" w:cs="Times New Roman"/>
          </w:rPr>
          <m:t>p</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a</m:t>
            </m:r>
          </m:sub>
          <m:sup>
            <m:r>
              <m:rPr>
                <m:sty m:val="p"/>
              </m:rPr>
              <w:rPr>
                <w:rFonts w:ascii="Cambria Math" w:hAnsi="Cambria Math" w:cs="Times New Roman"/>
              </w:rPr>
              <m:t>M-O</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up>
        </m:sSubSup>
      </m:oMath>
      <w:r w:rsidRPr="009A1ACA">
        <w:rPr>
          <w:rFonts w:ascii="Times New Roman" w:hAnsi="Times New Roman" w:cs="Times New Roman"/>
        </w:rPr>
        <w:t xml:space="preserve">. The hydrolysed tetrakis cumulative constants are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sub>
        </m:sSub>
      </m:oMath>
      <w:r w:rsidRPr="009A1ACA">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sub>
        </m:sSub>
      </m:oMath>
      <w:r w:rsidRPr="009A1ACA">
        <w:rPr>
          <w:rFonts w:ascii="Times New Roman" w:hAnsi="Times New Roman" w:cs="Times New Roman"/>
        </w:rPr>
        <w:t>. The hydroxylation factor for coordinated water is</w:t>
      </w:r>
      <w:r w:rsidR="00B17109" w:rsidRPr="009A1ACA">
        <w:rPr>
          <w:rFonts w:ascii="Times New Roman" w:hAnsi="Times New Roman" w:cs="Times New Roman"/>
        </w:rPr>
        <w:t xml:space="preserve"> 2.</w:t>
      </w:r>
    </w:p>
    <w:p w14:paraId="33103FDD" w14:textId="04FD7AC7" w:rsidR="00D305A5" w:rsidRPr="009A1ACA" w:rsidRDefault="00B17109" w:rsidP="00B17109">
      <w:pPr>
        <w:rPr>
          <w:rFonts w:cs="Times New Roman"/>
        </w:rPr>
      </w:pPr>
      <w:r w:rsidRPr="009A1ACA">
        <w:rPr>
          <w:rFonts w:cs="Times New Roman"/>
        </w:rPr>
        <w:t xml:space="preserve">S5                                                      </w:t>
      </w:r>
      <m:oMath>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OH</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pH</m:t>
                </m:r>
                <m:r>
                  <m:rPr>
                    <m:sty m:val="p"/>
                  </m:rPr>
                  <w:rPr>
                    <w:rFonts w:ascii="Cambria Math" w:hAnsi="Cambria Math" w:cs="Times New Roman"/>
                  </w:rPr>
                  <m:t>-</m:t>
                </m:r>
                <m:r>
                  <w:rPr>
                    <w:rFonts w:ascii="Cambria Math" w:hAnsi="Cambria Math" w:cs="Times New Roman"/>
                  </w:rPr>
                  <m:t>p</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a</m:t>
                    </m:r>
                  </m:sub>
                  <m:sup>
                    <m:r>
                      <m:rPr>
                        <m:sty m:val="p"/>
                      </m:rPr>
                      <w:rPr>
                        <w:rFonts w:ascii="Cambria Math" w:hAnsi="Cambria Math" w:cs="Times New Roman"/>
                      </w:rPr>
                      <m:t>M-O</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up>
                </m:sSubSup>
              </m:sup>
            </m:sSup>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pH</m:t>
                </m:r>
                <m:r>
                  <m:rPr>
                    <m:sty m:val="p"/>
                  </m:rPr>
                  <w:rPr>
                    <w:rFonts w:ascii="Cambria Math" w:hAnsi="Cambria Math" w:cs="Times New Roman"/>
                  </w:rPr>
                  <m:t>-</m:t>
                </m:r>
                <m:r>
                  <w:rPr>
                    <w:rFonts w:ascii="Cambria Math" w:hAnsi="Cambria Math" w:cs="Times New Roman"/>
                  </w:rPr>
                  <m:t>p</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a</m:t>
                    </m:r>
                  </m:sub>
                  <m:sup>
                    <m:r>
                      <m:rPr>
                        <m:sty m:val="p"/>
                      </m:rPr>
                      <w:rPr>
                        <w:rFonts w:ascii="Cambria Math" w:hAnsi="Cambria Math" w:cs="Times New Roman"/>
                      </w:rPr>
                      <m:t>M-O</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up>
                </m:sSubSup>
              </m:sup>
            </m:sSup>
          </m:den>
        </m:f>
        <m:r>
          <m:rPr>
            <m:sty m:val="p"/>
          </m:rPr>
          <w:rPr>
            <w:rFonts w:ascii="Cambria Math" w:hAnsi="Cambria Math" w:cs="Times New Roman"/>
          </w:rPr>
          <m:t>.</m:t>
        </m:r>
      </m:oMath>
    </w:p>
    <w:p w14:paraId="0D5DFE7E" w14:textId="77777777" w:rsidR="00B17109" w:rsidRPr="009A1ACA" w:rsidRDefault="00B17109" w:rsidP="00D305A5">
      <w:pPr>
        <w:pStyle w:val="BodyText"/>
      </w:pPr>
    </w:p>
    <w:p w14:paraId="116EE1B9" w14:textId="11331C31" w:rsidR="00D305A5" w:rsidRPr="009A1ACA" w:rsidRDefault="00D305A5" w:rsidP="00EE012D">
      <w:pPr>
        <w:pStyle w:val="Heading1"/>
        <w:rPr>
          <w:rFonts w:cs="Times New Roman"/>
        </w:rPr>
      </w:pPr>
      <w:bookmarkStart w:id="302" w:name="_Toc209464926"/>
      <w:bookmarkStart w:id="303" w:name="_Toc209465048"/>
      <w:bookmarkStart w:id="304" w:name="_Toc221009121"/>
      <w:bookmarkStart w:id="305" w:name="X51071a8c679261d9a1c2299b18bbb09e139189f"/>
      <w:bookmarkEnd w:id="301"/>
      <w:r w:rsidRPr="009A1ACA">
        <w:rPr>
          <w:rFonts w:cs="Times New Roman"/>
        </w:rPr>
        <w:t>Stage 1: Thermodynamic Speciation and Inner-Sphere Rate</w:t>
      </w:r>
      <w:bookmarkEnd w:id="302"/>
      <w:bookmarkEnd w:id="303"/>
      <w:bookmarkEnd w:id="304"/>
    </w:p>
    <w:p w14:paraId="65D620EA" w14:textId="13B60B86" w:rsidR="00D305A5" w:rsidRPr="009A1ACA" w:rsidRDefault="00D305A5" w:rsidP="00D305A5">
      <w:pPr>
        <w:pStyle w:val="FirstParagraph"/>
        <w:rPr>
          <w:rFonts w:ascii="Times New Roman" w:hAnsi="Times New Roman" w:cs="Times New Roman"/>
        </w:rPr>
      </w:pPr>
      <w:r w:rsidRPr="009A1ACA">
        <w:rPr>
          <w:rFonts w:ascii="Times New Roman" w:hAnsi="Times New Roman" w:cs="Times New Roman"/>
        </w:rPr>
        <w:t xml:space="preserve">For a given composition (total concentrations </w:t>
      </w:r>
      <m:oMath>
        <m:r>
          <m:rPr>
            <m:sty m:val="p"/>
          </m:rPr>
          <w:rPr>
            <w:rFonts w:ascii="Cambria Math" w:hAnsi="Cambria Math" w:cs="Times New Roman"/>
          </w:rPr>
          <m:t>[</m:t>
        </m:r>
        <m: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tot</m:t>
            </m:r>
          </m:sub>
        </m:sSub>
      </m:oMath>
      <w:r w:rsidRPr="009A1ACA">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L</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tot</m:t>
            </m:r>
          </m:sub>
        </m:sSub>
      </m:oMath>
      <w:r w:rsidRPr="009A1ACA">
        <w:rPr>
          <w:rFonts w:ascii="Times New Roman" w:hAnsi="Times New Roman" w:cs="Times New Roman"/>
        </w:rPr>
        <w:t xml:space="preserve">) the free ligand </w:t>
      </w:r>
      <m:oMath>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oMath>
      <w:r w:rsidRPr="009A1ACA">
        <w:rPr>
          <w:rFonts w:ascii="Times New Roman" w:hAnsi="Times New Roman" w:cs="Times New Roman"/>
        </w:rPr>
        <w:t xml:space="preserve"> is obtained by solving the mass-balance equation</w:t>
      </w:r>
      <w:r w:rsidR="00077D1A" w:rsidRPr="009A1ACA">
        <w:rPr>
          <w:rFonts w:ascii="Times New Roman" w:hAnsi="Times New Roman" w:cs="Times New Roman"/>
        </w:rPr>
        <w:t>:</w:t>
      </w:r>
    </w:p>
    <w:p w14:paraId="62B99F60" w14:textId="2EAC54A2" w:rsidR="00D305A5" w:rsidRPr="009A1ACA" w:rsidRDefault="00B17109" w:rsidP="00B17109">
      <w:pPr>
        <w:rPr>
          <w:rFonts w:cs="Times New Roman"/>
        </w:rPr>
      </w:pPr>
      <w:r w:rsidRPr="009A1ACA">
        <w:rPr>
          <w:rFonts w:cs="Times New Roman"/>
        </w:rPr>
        <w:t xml:space="preserve">S6                        </w:t>
      </w:r>
      <m:oMath>
        <m:r>
          <m:rPr>
            <m:sty m:val="p"/>
          </m:rPr>
          <w:rPr>
            <w:rFonts w:ascii="Cambria Math" w:hAnsi="Cambria Math" w:cs="Times New Roman"/>
          </w:rPr>
          <m:t>[</m:t>
        </m:r>
        <m:r>
          <w:rPr>
            <w:rFonts w:ascii="Cambria Math" w:hAnsi="Cambria Math" w:cs="Times New Roman"/>
          </w:rPr>
          <m:t>L</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tot</m:t>
            </m:r>
          </m:sub>
        </m:sSub>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L</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i</m:t>
                </m:r>
              </m:sub>
            </m:sSub>
          </m:e>
        </m:nary>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ZnL</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ZnL</m:t>
            </m:r>
          </m:e>
          <m:sub>
            <m:r>
              <w:rPr>
                <w:rFonts w:ascii="Cambria Math" w:hAnsi="Cambria Math" w:cs="Times New Roman"/>
              </w:rPr>
              <m:t>4</m:t>
            </m:r>
          </m:sub>
        </m:sSub>
        <m:r>
          <m:rPr>
            <m:sty m:val="p"/>
          </m:rPr>
          <w:rPr>
            <w:rFonts w:ascii="Cambria Math" w:hAnsi="Cambria Math" w:cs="Times New Roman"/>
          </w:rPr>
          <m:t>OH]+</m:t>
        </m:r>
        <m:r>
          <w:rPr>
            <w:rFonts w:ascii="Cambria Math" w:hAnsi="Cambria Math" w:cs="Times New Roman"/>
          </w:rPr>
          <m:t>4</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ZnL</m:t>
            </m:r>
          </m:e>
          <m:sub>
            <m:r>
              <w:rPr>
                <w:rFonts w:ascii="Cambria Math" w:hAnsi="Cambria Math" w:cs="Times New Roman"/>
              </w:rPr>
              <m:t>4</m:t>
            </m:r>
          </m:sub>
        </m:sSub>
        <m:r>
          <m:rPr>
            <m:sty m:val="p"/>
          </m:rPr>
          <w:rPr>
            <w:rFonts w:ascii="Cambria Math" w:hAnsi="Cambria Math" w:cs="Times New Roman"/>
          </w:rPr>
          <m:t>(OH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m:t>
            </m:r>
          </m:sub>
        </m:sSub>
        <m:r>
          <m:rPr>
            <m:sty m:val="p"/>
          </m:rPr>
          <w:rPr>
            <w:rFonts w:ascii="Cambria Math" w:hAnsi="Cambria Math" w:cs="Times New Roman"/>
          </w:rPr>
          <m:t>],</m:t>
        </m:r>
      </m:oMath>
    </w:p>
    <w:p w14:paraId="06241513" w14:textId="77777777" w:rsidR="00D305A5" w:rsidRPr="009A1ACA" w:rsidRDefault="00D305A5" w:rsidP="00D305A5">
      <w:pPr>
        <w:pStyle w:val="FirstParagraph"/>
        <w:rPr>
          <w:rFonts w:ascii="Times New Roman" w:hAnsi="Times New Roman" w:cs="Times New Roman"/>
        </w:rPr>
      </w:pPr>
      <w:r w:rsidRPr="009A1ACA">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oMath>
      <w:r w:rsidRPr="009A1ACA">
        <w:rPr>
          <w:rFonts w:ascii="Times New Roman" w:hAnsi="Times New Roman" w:cs="Times New Roman"/>
        </w:rPr>
        <w:t xml:space="preserve"> for </w:t>
      </w:r>
      <m:oMath>
        <m:sSub>
          <m:sSubPr>
            <m:ctrlPr>
              <w:rPr>
                <w:rFonts w:ascii="Cambria Math" w:hAnsi="Cambria Math" w:cs="Times New Roman"/>
              </w:rPr>
            </m:ctrlPr>
          </m:sSubPr>
          <m:e>
            <m:r>
              <m:rPr>
                <m:sty m:val="p"/>
              </m:rPr>
              <w:rPr>
                <w:rFonts w:ascii="Cambria Math" w:hAnsi="Cambria Math" w:cs="Times New Roman"/>
              </w:rPr>
              <m:t>ZnL</m:t>
            </m:r>
          </m:e>
          <m:sub>
            <m:r>
              <w:rPr>
                <w:rFonts w:ascii="Cambria Math" w:hAnsi="Cambria Math" w:cs="Times New Roman"/>
              </w:rPr>
              <m:t>i</m:t>
            </m:r>
          </m:sub>
        </m:sSub>
      </m:oMath>
      <w:r w:rsidRPr="009A1ACA">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L</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p</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a</m:t>
                </m:r>
              </m:sub>
              <m:sup>
                <m:r>
                  <w:rPr>
                    <w:rFonts w:ascii="Cambria Math" w:hAnsi="Cambria Math" w:cs="Times New Roman"/>
                  </w:rPr>
                  <m:t>L</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sup>
            </m:sSubSup>
            <m:r>
              <m:rPr>
                <m:sty m:val="p"/>
              </m:rPr>
              <w:rPr>
                <w:rFonts w:ascii="Cambria Math" w:hAnsi="Cambria Math" w:cs="Times New Roman"/>
              </w:rPr>
              <m:t>-</m:t>
            </m:r>
            <m:r>
              <w:rPr>
                <w:rFonts w:ascii="Cambria Math" w:hAnsi="Cambria Math" w:cs="Times New Roman"/>
              </w:rPr>
              <m:t>pH</m:t>
            </m:r>
          </m:sup>
        </m:s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oMath>
      <w:r w:rsidRPr="009A1ACA">
        <w:rPr>
          <w:rFonts w:ascii="Times New Roman" w:hAnsi="Times New Roman" w:cs="Times New Roman"/>
        </w:rPr>
        <w:t xml:space="preserve">. A bisection solver brackets the root on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L</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tot</m:t>
            </m:r>
          </m:sub>
        </m:sSub>
        <m:r>
          <m:rPr>
            <m:sty m:val="p"/>
          </m:rPr>
          <w:rPr>
            <w:rFonts w:ascii="Cambria Math" w:hAnsi="Cambria Math" w:cs="Times New Roman"/>
          </w:rPr>
          <m:t>]</m:t>
        </m:r>
      </m:oMath>
      <w:r w:rsidRPr="009A1ACA">
        <w:rPr>
          <w:rFonts w:ascii="Times New Roman" w:hAnsi="Times New Roman" w:cs="Times New Roman"/>
        </w:rPr>
        <w:t xml:space="preserve"> and iterates until the residual is below </w:t>
      </w:r>
      <m:oMath>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15</m:t>
            </m:r>
          </m:sup>
        </m:sSup>
      </m:oMath>
      <w:r w:rsidRPr="009A1ACA">
        <w:rPr>
          <w:rFonts w:ascii="Times New Roman" w:hAnsi="Times New Roman" w:cs="Times New Roman"/>
        </w:rPr>
        <w:t> M.</w:t>
      </w:r>
    </w:p>
    <w:p w14:paraId="31491C4C" w14:textId="629B29D8" w:rsidR="00D305A5" w:rsidRPr="009A1ACA" w:rsidRDefault="00D305A5" w:rsidP="00077D1A">
      <w:pPr>
        <w:rPr>
          <w:rFonts w:cs="Times New Roman"/>
        </w:rPr>
      </w:pPr>
      <w:r w:rsidRPr="009A1ACA">
        <w:rPr>
          <w:rFonts w:cs="Times New Roman"/>
        </w:rPr>
        <w:t>The binding polynomial is</w:t>
      </w:r>
      <w:r w:rsidR="00077D1A" w:rsidRPr="009A1ACA">
        <w:rPr>
          <w:rFonts w:cs="Times New Roman"/>
        </w:rPr>
        <w:t>:</w:t>
      </w:r>
    </w:p>
    <w:p w14:paraId="5CCF5165" w14:textId="34CE1F7F" w:rsidR="00D305A5" w:rsidRPr="009A1ACA" w:rsidRDefault="00077D1A" w:rsidP="00077D1A">
      <w:pPr>
        <w:rPr>
          <w:rFonts w:cs="Times New Roman"/>
        </w:rPr>
      </w:pPr>
      <w:r w:rsidRPr="009A1ACA">
        <w:rPr>
          <w:rFonts w:eastAsiaTheme="minorEastAsia" w:cs="Times New Roman"/>
        </w:rPr>
        <w:lastRenderedPageBreak/>
        <w:t xml:space="preserve">S7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6</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n</m:t>
                </m:r>
              </m:sub>
            </m:sSub>
          </m:e>
        </m:nary>
        <m:r>
          <m:rPr>
            <m:sty m:val="p"/>
          </m:rPr>
          <w:rPr>
            <w:rFonts w:ascii="Cambria Math" w:hAnsi="Cambria Math" w:cs="Times New Roman"/>
          </w:rPr>
          <m:t>[</m:t>
        </m:r>
        <m:r>
          <w:rPr>
            <w:rFonts w:ascii="Cambria Math" w:hAnsi="Cambria Math" w:cs="Times New Roman"/>
          </w:rPr>
          <m:t>L</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n</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sub>
        </m:sSub>
        <m:r>
          <m:rPr>
            <m:sty m:val="p"/>
          </m:rPr>
          <w:rPr>
            <w:rFonts w:ascii="Cambria Math" w:hAnsi="Cambria Math" w:cs="Times New Roman"/>
          </w:rPr>
          <m:t>[</m:t>
        </m:r>
        <m:r>
          <w:rPr>
            <w:rFonts w:ascii="Cambria Math" w:hAnsi="Cambria Math" w:cs="Times New Roman"/>
          </w:rPr>
          <m:t>L</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sub>
        </m:sSub>
        <m:r>
          <m:rPr>
            <m:sty m:val="p"/>
          </m:rPr>
          <w:rPr>
            <w:rFonts w:ascii="Cambria Math" w:hAnsi="Cambria Math" w:cs="Times New Roman"/>
          </w:rPr>
          <m:t>[</m:t>
        </m:r>
        <m:r>
          <w:rPr>
            <w:rFonts w:ascii="Cambria Math" w:hAnsi="Cambria Math" w:cs="Times New Roman"/>
          </w:rPr>
          <m:t>L</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oMath>
    </w:p>
    <w:p w14:paraId="062C4F58" w14:textId="77777777" w:rsidR="00B43403" w:rsidRDefault="00B43403" w:rsidP="00D305A5">
      <w:pPr>
        <w:pStyle w:val="FirstParagraph"/>
        <w:rPr>
          <w:ins w:id="306" w:author="Thomas Quaid" w:date="2026-01-12T10:26:00Z" w16du:dateUtc="2026-01-12T18:26:00Z"/>
          <w:rFonts w:ascii="Times New Roman" w:hAnsi="Times New Roman" w:cs="Times New Roman"/>
        </w:rPr>
      </w:pPr>
    </w:p>
    <w:p w14:paraId="18727BF7" w14:textId="5B4521BE" w:rsidR="00D305A5" w:rsidRPr="009A1ACA" w:rsidRDefault="00AE0133"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63360" behindDoc="0" locked="0" layoutInCell="1" allowOverlap="1" wp14:anchorId="05921880" wp14:editId="47E0A90B">
                <wp:simplePos x="0" y="0"/>
                <wp:positionH relativeFrom="column">
                  <wp:posOffset>-96813</wp:posOffset>
                </wp:positionH>
                <wp:positionV relativeFrom="paragraph">
                  <wp:posOffset>612775</wp:posOffset>
                </wp:positionV>
                <wp:extent cx="509954" cy="844061"/>
                <wp:effectExtent l="0" t="0" r="0" b="0"/>
                <wp:wrapNone/>
                <wp:docPr id="511724927" name="Text Box 2"/>
                <wp:cNvGraphicFramePr/>
                <a:graphic xmlns:a="http://schemas.openxmlformats.org/drawingml/2006/main">
                  <a:graphicData uri="http://schemas.microsoft.com/office/word/2010/wordprocessingShape">
                    <wps:wsp>
                      <wps:cNvSpPr txBox="1"/>
                      <wps:spPr>
                        <a:xfrm>
                          <a:off x="0" y="0"/>
                          <a:ext cx="509954" cy="844061"/>
                        </a:xfrm>
                        <a:prstGeom prst="rect">
                          <a:avLst/>
                        </a:prstGeom>
                        <a:noFill/>
                        <a:ln w="6350">
                          <a:noFill/>
                        </a:ln>
                      </wps:spPr>
                      <wps:txbx>
                        <w:txbxContent>
                          <w:p w14:paraId="56365AEF" w14:textId="64435382" w:rsidR="00AE0133" w:rsidRDefault="00AE0133" w:rsidP="00AE0133">
                            <w:pPr>
                              <w:spacing w:line="240" w:lineRule="auto"/>
                            </w:pPr>
                            <w:r>
                              <w:t>S8</w:t>
                            </w:r>
                          </w:p>
                          <w:p w14:paraId="1DDFBAB8" w14:textId="5C8397A8" w:rsidR="00AE0133" w:rsidRDefault="00AE0133" w:rsidP="00AE0133">
                            <w:pPr>
                              <w:spacing w:line="240" w:lineRule="auto"/>
                            </w:pPr>
                            <w:r>
                              <w:t>S9</w:t>
                            </w:r>
                          </w:p>
                          <w:p w14:paraId="0F10E0CD" w14:textId="48AC2976" w:rsidR="00AE0133" w:rsidRDefault="00AE0133" w:rsidP="00AE0133">
                            <w:pPr>
                              <w:spacing w:line="240" w:lineRule="auto"/>
                            </w:pPr>
                            <w:r>
                              <w:t>S10</w:t>
                            </w:r>
                          </w:p>
                          <w:p w14:paraId="3EE8FE87" w14:textId="6BAE186A" w:rsidR="00AE0133" w:rsidRDefault="00AE0133" w:rsidP="00AE0133">
                            <w:pPr>
                              <w:spacing w:line="240" w:lineRule="auto"/>
                            </w:pPr>
                            <w:r>
                              <w:t>S11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921880" id="Text Box 2" o:spid="_x0000_s1027" type="#_x0000_t202" style="position:absolute;margin-left:-7.6pt;margin-top:48.25pt;width:40.15pt;height:66.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" filled="f" stroked="f" strokeweight=".5pt">
                <v:textbox>
                  <w:txbxContent>
                    <w:p w14:paraId="56365AEF" w14:textId="64435382" w:rsidR="00AE0133" w:rsidRDefault="00AE0133" w:rsidP="00AE0133">
                      <w:pPr>
                        <w:spacing w:line="240" w:lineRule="auto"/>
                      </w:pPr>
                      <w:r>
                        <w:t>S8</w:t>
                      </w:r>
                    </w:p>
                    <w:p w14:paraId="1DDFBAB8" w14:textId="5C8397A8" w:rsidR="00AE0133" w:rsidRDefault="00AE0133" w:rsidP="00AE0133">
                      <w:pPr>
                        <w:spacing w:line="240" w:lineRule="auto"/>
                      </w:pPr>
                      <w:r>
                        <w:t>S9</w:t>
                      </w:r>
                    </w:p>
                    <w:p w14:paraId="0F10E0CD" w14:textId="48AC2976" w:rsidR="00AE0133" w:rsidRDefault="00AE0133" w:rsidP="00AE0133">
                      <w:pPr>
                        <w:spacing w:line="240" w:lineRule="auto"/>
                      </w:pPr>
                      <w:r>
                        <w:t>S10</w:t>
                      </w:r>
                    </w:p>
                    <w:p w14:paraId="3EE8FE87" w14:textId="6BAE186A" w:rsidR="00AE0133" w:rsidRDefault="00AE0133" w:rsidP="00AE0133">
                      <w:pPr>
                        <w:spacing w:line="240" w:lineRule="auto"/>
                      </w:pPr>
                      <w:r>
                        <w:t>S11</w:t>
                      </w:r>
                    </w:p>
                  </w:txbxContent>
                </v:textbox>
              </v:shape>
            </w:pict>
          </mc:Fallback>
        </mc:AlternateContent>
      </w:r>
      <w:r w:rsidR="00D305A5" w:rsidRPr="009A1ACA">
        <w:rPr>
          <w:rFonts w:ascii="Times New Roman" w:hAnsi="Times New Roman" w:cs="Times New Roman"/>
        </w:rPr>
        <w:t>Fractional populations of the nine Zn-containing microstates are</w:t>
      </w:r>
      <w:r w:rsidR="008A5D58" w:rsidRPr="009A1ACA">
        <w:rPr>
          <w:rFonts w:ascii="Times New Roman" w:hAnsi="Times New Roman" w:cs="Times New Roman"/>
        </w:rPr>
        <w:t>:</w:t>
      </w:r>
    </w:p>
    <w:p w14:paraId="7B0A7843" w14:textId="3792D2F2" w:rsidR="00D305A5" w:rsidRPr="009A1ACA" w:rsidRDefault="00000000" w:rsidP="00571C72">
      <w:pPr>
        <w:rPr>
          <w:rFonts w:cs="Times New Roman"/>
        </w:rPr>
      </w:pPr>
      <m:oMathPara>
        <m:oMathParaPr>
          <m:jc m:val="center"/>
        </m:oMathParaP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&amp;</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L</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n</m:t>
                  </m:r>
                </m:sup>
              </m:sSup>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m:t>
                  </m:r>
                  <m:r>
                    <w:rPr>
                      <w:rFonts w:ascii="Cambria Math" w:hAnsi="Cambria Math" w:cs="Times New Roman"/>
                    </w:rPr>
                    <m:t>1</m:t>
                  </m:r>
                </m:sup>
              </m:sSup>
              <m:r>
                <w:rPr>
                  <w:rFonts w:ascii="Cambria Math" w:hAnsi="Cambria Math" w:cs="Times New Roman"/>
                </w:rPr>
                <m:t> </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7</m:t>
                  </m:r>
                </m:sub>
              </m:sSub>
              <m:r>
                <w:rPr>
                  <w:rFonts w:ascii="Cambria Math" w:hAnsi="Cambria Math" w:cs="Times New Roman"/>
                </w:rPr>
                <m:t>&amp;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sub>
              </m:sSub>
              <m:r>
                <m:rPr>
                  <m:sty m:val="p"/>
                </m:rPr>
                <w:rPr>
                  <w:rFonts w:ascii="Cambria Math" w:hAnsi="Cambria Math" w:cs="Times New Roman"/>
                </w:rPr>
                <m:t>[</m:t>
              </m:r>
              <m:r>
                <w:rPr>
                  <w:rFonts w:ascii="Cambria Math" w:hAnsi="Cambria Math" w:cs="Times New Roman"/>
                </w:rPr>
                <m:t>L</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8</m:t>
                  </m:r>
                </m:sub>
              </m:sSub>
              <m:r>
                <w:rPr>
                  <w:rFonts w:ascii="Cambria Math" w:hAnsi="Cambria Math" w:cs="Times New Roman"/>
                </w:rPr>
                <m:t>&amp;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sub>
              </m:sSub>
              <m:r>
                <m:rPr>
                  <m:sty m:val="p"/>
                </m:rPr>
                <w:rPr>
                  <w:rFonts w:ascii="Cambria Math" w:hAnsi="Cambria Math" w:cs="Times New Roman"/>
                </w:rPr>
                <m:t>[</m:t>
              </m:r>
              <m:r>
                <w:rPr>
                  <w:rFonts w:ascii="Cambria Math" w:hAnsi="Cambria Math" w:cs="Times New Roman"/>
                </w:rPr>
                <m:t>L</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Q</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e>
          </m:eqArr>
        </m:oMath>
      </m:oMathPara>
    </w:p>
    <w:p w14:paraId="5BB491C2" w14:textId="06FBFA2D" w:rsidR="00D305A5" w:rsidRPr="009A1ACA" w:rsidRDefault="00AE0133"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65408" behindDoc="0" locked="0" layoutInCell="1" allowOverlap="1" wp14:anchorId="186E64C5" wp14:editId="5AA1AF3C">
                <wp:simplePos x="0" y="0"/>
                <wp:positionH relativeFrom="column">
                  <wp:posOffset>-67310</wp:posOffset>
                </wp:positionH>
                <wp:positionV relativeFrom="paragraph">
                  <wp:posOffset>549324</wp:posOffset>
                </wp:positionV>
                <wp:extent cx="509954" cy="844061"/>
                <wp:effectExtent l="0" t="0" r="0" b="0"/>
                <wp:wrapNone/>
                <wp:docPr id="136641479" name="Text Box 2"/>
                <wp:cNvGraphicFramePr/>
                <a:graphic xmlns:a="http://schemas.openxmlformats.org/drawingml/2006/main">
                  <a:graphicData uri="http://schemas.microsoft.com/office/word/2010/wordprocessingShape">
                    <wps:wsp>
                      <wps:cNvSpPr txBox="1"/>
                      <wps:spPr>
                        <a:xfrm>
                          <a:off x="0" y="0"/>
                          <a:ext cx="509954" cy="844061"/>
                        </a:xfrm>
                        <a:prstGeom prst="rect">
                          <a:avLst/>
                        </a:prstGeom>
                        <a:noFill/>
                        <a:ln w="6350">
                          <a:noFill/>
                        </a:ln>
                      </wps:spPr>
                      <wps:txbx>
                        <w:txbxContent>
                          <w:p w14:paraId="712776A5" w14:textId="0B385408" w:rsidR="00AE0133" w:rsidRDefault="00AE0133" w:rsidP="00AE0133">
                            <w:pPr>
                              <w:spacing w:line="240" w:lineRule="auto"/>
                            </w:pPr>
                            <w:r>
                              <w:t>S12</w:t>
                            </w:r>
                          </w:p>
                          <w:p w14:paraId="11FF84D1" w14:textId="2109C3DD" w:rsidR="00AE0133" w:rsidRDefault="00AE0133" w:rsidP="00AE0133">
                            <w:pPr>
                              <w:spacing w:line="240" w:lineRule="auto"/>
                            </w:pPr>
                            <w:r>
                              <w:t>S13</w:t>
                            </w:r>
                          </w:p>
                          <w:p w14:paraId="1296F68F" w14:textId="153A0619" w:rsidR="00AE0133" w:rsidRDefault="00AE0133" w:rsidP="00AE0133">
                            <w:pPr>
                              <w:spacing w:line="240" w:lineRule="auto"/>
                            </w:pPr>
                            <w:r>
                              <w:t>S14</w:t>
                            </w:r>
                          </w:p>
                          <w:p w14:paraId="447D7B01" w14:textId="348D1BFF" w:rsidR="00AE0133" w:rsidRDefault="00AE0133" w:rsidP="00AE0133">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6E64C5" id="_x0000_s1028" type="#_x0000_t202" style="position:absolute;margin-left:-5.3pt;margin-top:43.25pt;width:40.15pt;height:66.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" filled="f" stroked="f" strokeweight=".5pt">
                <v:textbox>
                  <w:txbxContent>
                    <w:p w14:paraId="712776A5" w14:textId="0B385408" w:rsidR="00AE0133" w:rsidRDefault="00AE0133" w:rsidP="00AE0133">
                      <w:pPr>
                        <w:spacing w:line="240" w:lineRule="auto"/>
                      </w:pPr>
                      <w:r>
                        <w:t>S12</w:t>
                      </w:r>
                    </w:p>
                    <w:p w14:paraId="11FF84D1" w14:textId="2109C3DD" w:rsidR="00AE0133" w:rsidRDefault="00AE0133" w:rsidP="00AE0133">
                      <w:pPr>
                        <w:spacing w:line="240" w:lineRule="auto"/>
                      </w:pPr>
                      <w:r>
                        <w:t>S13</w:t>
                      </w:r>
                    </w:p>
                    <w:p w14:paraId="1296F68F" w14:textId="153A0619" w:rsidR="00AE0133" w:rsidRDefault="00AE0133" w:rsidP="00AE0133">
                      <w:pPr>
                        <w:spacing w:line="240" w:lineRule="auto"/>
                      </w:pPr>
                      <w:r>
                        <w:t>S14</w:t>
                      </w:r>
                    </w:p>
                    <w:p w14:paraId="447D7B01" w14:textId="348D1BFF" w:rsidR="00AE0133" w:rsidRDefault="00AE0133" w:rsidP="00AE0133">
                      <w:pPr>
                        <w:spacing w:line="240" w:lineRule="auto"/>
                      </w:pPr>
                    </w:p>
                  </w:txbxContent>
                </v:textbox>
              </v:shape>
            </w:pict>
          </mc:Fallback>
        </mc:AlternateContent>
      </w:r>
      <w:r w:rsidR="00D305A5" w:rsidRPr="009A1ACA">
        <w:rPr>
          <w:rFonts w:ascii="Times New Roman" w:hAnsi="Times New Roman" w:cs="Times New Roman"/>
        </w:rPr>
        <w:t>Hydrolysed fractions participating in catalysis are</w:t>
      </w:r>
      <w:r w:rsidRPr="009A1ACA">
        <w:rPr>
          <w:rFonts w:ascii="Times New Roman" w:hAnsi="Times New Roman" w:cs="Times New Roman"/>
        </w:rPr>
        <w:t>:</w:t>
      </w:r>
    </w:p>
    <w:p w14:paraId="39489D36" w14:textId="77777777" w:rsidR="00D305A5" w:rsidRPr="009A1ACA" w:rsidRDefault="00000000" w:rsidP="00AE0133">
      <w:pPr>
        <w:rPr>
          <w:rFonts w:cs="Times New Roman"/>
        </w:rPr>
      </w:pPr>
      <m:oMathPara>
        <m:oMathParaPr>
          <m:jc m:val="center"/>
        </m:oMathParaP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r>
                    <m:rPr>
                      <m:sty m:val="p"/>
                    </m:rPr>
                    <w:rPr>
                      <w:rFonts w:ascii="Cambria Math" w:hAnsi="Cambria Math" w:cs="Times New Roman"/>
                    </w:rPr>
                    <m:t>,OH</m:t>
                  </m:r>
                </m:sub>
              </m:sSub>
              <m:r>
                <w:rPr>
                  <w:rFonts w:ascii="Cambria Math" w:hAnsi="Cambria Math" w:cs="Times New Roman"/>
                </w:rPr>
                <m:t>&amp;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OH</m:t>
                  </m:r>
                </m:sub>
              </m:sSub>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r>
                    <m:rPr>
                      <m:sty m:val="p"/>
                    </m:rPr>
                    <w:rPr>
                      <w:rFonts w:ascii="Cambria Math" w:hAnsi="Cambria Math" w:cs="Times New Roman"/>
                    </w:rPr>
                    <m:t>,OH</m:t>
                  </m:r>
                </m:sub>
              </m:sSub>
              <m:r>
                <w:rPr>
                  <w:rFonts w:ascii="Cambria Math" w:hAnsi="Cambria Math" w:cs="Times New Roman"/>
                </w:rPr>
                <m:t>&amp;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OH</m:t>
                  </m:r>
                </m:sub>
              </m:sSub>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4</m:t>
                  </m:r>
                  <m:r>
                    <m:rPr>
                      <m:sty m:val="p"/>
                    </m:rPr>
                    <w:rPr>
                      <w:rFonts w:ascii="Cambria Math" w:hAnsi="Cambria Math" w:cs="Times New Roman"/>
                    </w:rPr>
                    <m:t>,raw</m:t>
                  </m:r>
                </m:sub>
              </m:sSub>
              <m:r>
                <w:rPr>
                  <w:rFonts w:ascii="Cambria Math" w:hAnsi="Cambria Math" w:cs="Times New Roman"/>
                </w:rPr>
                <m:t>&amp;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7</m:t>
                  </m:r>
                </m:sub>
              </m:sSub>
              <m:r>
                <m:rPr>
                  <m:sty m:val="p"/>
                </m:rPr>
                <w:rPr>
                  <w:rFonts w:ascii="Cambria Math" w:hAnsi="Cambria Math" w:cs="Times New Roman"/>
                </w:rPr>
                <m:t>.</m:t>
              </m:r>
            </m:e>
          </m:eqArr>
        </m:oMath>
      </m:oMathPara>
    </w:p>
    <w:p w14:paraId="31C40360" w14:textId="2D077D3C" w:rsidR="00D305A5" w:rsidRPr="009A1ACA" w:rsidRDefault="00AE0133"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67456" behindDoc="0" locked="0" layoutInCell="1" allowOverlap="1" wp14:anchorId="129D57FE" wp14:editId="24DAD385">
                <wp:simplePos x="0" y="0"/>
                <wp:positionH relativeFrom="column">
                  <wp:posOffset>-69898</wp:posOffset>
                </wp:positionH>
                <wp:positionV relativeFrom="paragraph">
                  <wp:posOffset>677008</wp:posOffset>
                </wp:positionV>
                <wp:extent cx="509954" cy="342900"/>
                <wp:effectExtent l="0" t="0" r="0" b="0"/>
                <wp:wrapNone/>
                <wp:docPr id="1986849537" name="Text Box 2"/>
                <wp:cNvGraphicFramePr/>
                <a:graphic xmlns:a="http://schemas.openxmlformats.org/drawingml/2006/main">
                  <a:graphicData uri="http://schemas.microsoft.com/office/word/2010/wordprocessingShape">
                    <wps:wsp>
                      <wps:cNvSpPr txBox="1"/>
                      <wps:spPr>
                        <a:xfrm>
                          <a:off x="0" y="0"/>
                          <a:ext cx="509954" cy="342900"/>
                        </a:xfrm>
                        <a:prstGeom prst="rect">
                          <a:avLst/>
                        </a:prstGeom>
                        <a:noFill/>
                        <a:ln w="6350">
                          <a:noFill/>
                        </a:ln>
                      </wps:spPr>
                      <wps:txbx>
                        <w:txbxContent>
                          <w:p w14:paraId="28EB1BDA" w14:textId="06DB84E5" w:rsidR="00AE0133" w:rsidRDefault="00AE0133" w:rsidP="00AE0133">
                            <w:pPr>
                              <w:spacing w:line="240" w:lineRule="auto"/>
                            </w:pPr>
                            <w:r>
                              <w:t>S15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9D57FE" id="_x0000_s1029" type="#_x0000_t202" style="position:absolute;margin-left:-5.5pt;margin-top:53.3pt;width:40.15pt;height:2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" filled="f" stroked="f" strokeweight=".5pt">
                <v:textbox>
                  <w:txbxContent>
                    <w:p w14:paraId="28EB1BDA" w14:textId="06DB84E5" w:rsidR="00AE0133" w:rsidRDefault="00AE0133" w:rsidP="00AE0133">
                      <w:pPr>
                        <w:spacing w:line="240" w:lineRule="auto"/>
                      </w:pPr>
                      <w:r>
                        <w:t>S15</w:t>
                      </w:r>
                    </w:p>
                  </w:txbxContent>
                </v:textbox>
              </v:shape>
            </w:pict>
          </mc:Fallback>
        </mc:AlternateContent>
      </w:r>
      <w:r w:rsidR="00D305A5" w:rsidRPr="009A1ACA">
        <w:rPr>
          <w:rFonts w:ascii="Times New Roman" w:hAnsi="Times New Roman" w:cs="Times New Roman"/>
        </w:rPr>
        <w:t>Competition between aquation and tetra-imidazole occupancy is described by</w:t>
      </w:r>
    </w:p>
    <w:p w14:paraId="47C23CC9" w14:textId="7BB2AB5A" w:rsidR="00D305A5" w:rsidRPr="009A1ACA" w:rsidRDefault="00000000" w:rsidP="00AE0133">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aq</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free</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ref</m:t>
                  </m:r>
                </m:sub>
              </m:sSub>
            </m:num>
            <m:den>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ref</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free</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0.5</m:t>
              </m:r>
            </m:den>
          </m:f>
        </m:oMath>
      </m:oMathPara>
    </w:p>
    <w:p w14:paraId="01A2CCBB" w14:textId="281EA509" w:rsidR="00D305A5" w:rsidRPr="009A1ACA" w:rsidRDefault="00AE0133"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69504" behindDoc="0" locked="0" layoutInCell="1" allowOverlap="1" wp14:anchorId="4256EE86" wp14:editId="34769518">
                <wp:simplePos x="0" y="0"/>
                <wp:positionH relativeFrom="column">
                  <wp:posOffset>-67554</wp:posOffset>
                </wp:positionH>
                <wp:positionV relativeFrom="paragraph">
                  <wp:posOffset>915230</wp:posOffset>
                </wp:positionV>
                <wp:extent cx="509954" cy="342900"/>
                <wp:effectExtent l="0" t="0" r="0" b="0"/>
                <wp:wrapNone/>
                <wp:docPr id="506816652" name="Text Box 2"/>
                <wp:cNvGraphicFramePr/>
                <a:graphic xmlns:a="http://schemas.openxmlformats.org/drawingml/2006/main">
                  <a:graphicData uri="http://schemas.microsoft.com/office/word/2010/wordprocessingShape">
                    <wps:wsp>
                      <wps:cNvSpPr txBox="1"/>
                      <wps:spPr>
                        <a:xfrm>
                          <a:off x="0" y="0"/>
                          <a:ext cx="509954" cy="342900"/>
                        </a:xfrm>
                        <a:prstGeom prst="rect">
                          <a:avLst/>
                        </a:prstGeom>
                        <a:noFill/>
                        <a:ln w="6350">
                          <a:noFill/>
                        </a:ln>
                      </wps:spPr>
                      <wps:txbx>
                        <w:txbxContent>
                          <w:p w14:paraId="0C9AB9CD" w14:textId="5665E05B" w:rsidR="00AE0133" w:rsidRDefault="00AE0133" w:rsidP="00AE0133">
                            <w:pPr>
                              <w:spacing w:line="240" w:lineRule="auto"/>
                            </w:pPr>
                            <w:r>
                              <w:t>S16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56EE86" id="_x0000_s1030" type="#_x0000_t202" style="position:absolute;margin-left:-5.3pt;margin-top:72.05pt;width:40.15pt;height:2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" filled="f" stroked="f" strokeweight=".5pt">
                <v:textbox>
                  <w:txbxContent>
                    <w:p w14:paraId="0C9AB9CD" w14:textId="5665E05B" w:rsidR="00AE0133" w:rsidRDefault="00AE0133" w:rsidP="00AE0133">
                      <w:pPr>
                        <w:spacing w:line="240" w:lineRule="auto"/>
                      </w:pPr>
                      <w:r>
                        <w:t>S16</w:t>
                      </w:r>
                    </w:p>
                  </w:txbxContent>
                </v:textbox>
              </v:shape>
            </w:pict>
          </mc:Fallback>
        </mc:AlternateContent>
      </w:r>
      <w:r w:rsidR="00D305A5" w:rsidRPr="009A1ACA">
        <w:rPr>
          <w:rFonts w:ascii="Times New Roman" w:hAnsi="Times New Roman" w:cs="Times New Roman"/>
        </w:rPr>
        <w:t xml:space="preserve">with </w:t>
      </w:r>
      <m:oMath>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ref</m:t>
            </m:r>
          </m:sub>
        </m:sSub>
      </m:oMath>
      <w:r w:rsidR="00D305A5" w:rsidRPr="009A1ACA">
        <w:rPr>
          <w:rFonts w:ascii="Times New Roman" w:hAnsi="Times New Roman" w:cs="Times New Roman"/>
        </w:rPr>
        <w:t xml:space="preserve"> specified in the configuration. If the model is operated in penalty-only mode the factor is clipped at unity. The aquated tetrakis fraction becomes</w:t>
      </w:r>
      <w:r w:rsidR="004B0B7B" w:rsidRPr="009A1ACA">
        <w:rPr>
          <w:rFonts w:ascii="Times New Roman" w:hAnsi="Times New Roman" w:cs="Times New Roman"/>
        </w:rPr>
        <w:t>:</w:t>
      </w:r>
    </w:p>
    <w:p w14:paraId="5D94D003" w14:textId="77777777" w:rsidR="00D305A5" w:rsidRPr="009A1ACA" w:rsidRDefault="00000000" w:rsidP="00AE0133">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4</m:t>
              </m:r>
              <m:r>
                <m:rPr>
                  <m:sty m:val="p"/>
                </m:rPr>
                <w:rPr>
                  <w:rFonts w:ascii="Cambria Math" w:hAnsi="Cambria Math" w:cs="Times New Roman"/>
                </w:rPr>
                <m:t>,eff</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4</m:t>
              </m:r>
              <m:r>
                <m:rPr>
                  <m:sty m:val="p"/>
                </m:rPr>
                <w:rPr>
                  <w:rFonts w:ascii="Cambria Math" w:hAnsi="Cambria Math" w:cs="Times New Roman"/>
                </w:rPr>
                <m:t>,raw</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aq</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free</m:t>
              </m:r>
            </m:sub>
          </m:sSub>
          <m:r>
            <m:rPr>
              <m:sty m:val="p"/>
            </m:rPr>
            <w:rPr>
              <w:rFonts w:ascii="Cambria Math" w:hAnsi="Cambria Math" w:cs="Times New Roman"/>
            </w:rPr>
            <m:t>).</m:t>
          </m:r>
        </m:oMath>
      </m:oMathPara>
    </w:p>
    <w:p w14:paraId="30FCF821" w14:textId="43E090BF" w:rsidR="00D305A5" w:rsidRPr="009A1ACA" w:rsidRDefault="00AE0133"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71552" behindDoc="0" locked="0" layoutInCell="1" allowOverlap="1" wp14:anchorId="3A309CE7" wp14:editId="789F7E8E">
                <wp:simplePos x="0" y="0"/>
                <wp:positionH relativeFrom="column">
                  <wp:posOffset>-67554</wp:posOffset>
                </wp:positionH>
                <wp:positionV relativeFrom="paragraph">
                  <wp:posOffset>952695</wp:posOffset>
                </wp:positionV>
                <wp:extent cx="509954" cy="342900"/>
                <wp:effectExtent l="0" t="0" r="0" b="0"/>
                <wp:wrapNone/>
                <wp:docPr id="599217095" name="Text Box 2"/>
                <wp:cNvGraphicFramePr/>
                <a:graphic xmlns:a="http://schemas.openxmlformats.org/drawingml/2006/main">
                  <a:graphicData uri="http://schemas.microsoft.com/office/word/2010/wordprocessingShape">
                    <wps:wsp>
                      <wps:cNvSpPr txBox="1"/>
                      <wps:spPr>
                        <a:xfrm>
                          <a:off x="0" y="0"/>
                          <a:ext cx="509954" cy="342900"/>
                        </a:xfrm>
                        <a:prstGeom prst="rect">
                          <a:avLst/>
                        </a:prstGeom>
                        <a:noFill/>
                        <a:ln w="6350">
                          <a:noFill/>
                        </a:ln>
                      </wps:spPr>
                      <wps:txbx>
                        <w:txbxContent>
                          <w:p w14:paraId="68ECDFD9" w14:textId="1FF24AF5" w:rsidR="00AE0133" w:rsidRDefault="00AE0133" w:rsidP="00AE0133">
                            <w:pPr>
                              <w:spacing w:line="240" w:lineRule="auto"/>
                            </w:pPr>
                            <w:r>
                              <w:t>S17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309CE7" id="_x0000_s1031" type="#_x0000_t202" style="position:absolute;margin-left:-5.3pt;margin-top:75pt;width:40.15pt;height:27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" filled="f" stroked="f" strokeweight=".5pt">
                <v:textbox>
                  <w:txbxContent>
                    <w:p w14:paraId="68ECDFD9" w14:textId="1FF24AF5" w:rsidR="00AE0133" w:rsidRDefault="00AE0133" w:rsidP="00AE0133">
                      <w:pPr>
                        <w:spacing w:line="240" w:lineRule="auto"/>
                      </w:pPr>
                      <w:r>
                        <w:t>S17</w:t>
                      </w:r>
                    </w:p>
                  </w:txbxContent>
                </v:textbox>
              </v:shape>
            </w:pict>
          </mc:Fallback>
        </mc:AlternateContent>
      </w:r>
      <w:r w:rsidR="00D305A5" w:rsidRPr="009A1ACA">
        <w:rPr>
          <w:rFonts w:ascii="Times New Roman" w:hAnsi="Times New Roman" w:cs="Times New Roman"/>
        </w:rPr>
        <w:t xml:space="preserve">Inner-sphere </w:t>
      </w:r>
      <w:r w:rsidR="00C640E4">
        <w:rPr>
          <w:rFonts w:ascii="Times New Roman" w:hAnsi="Times New Roman" w:cs="Times New Roman"/>
        </w:rPr>
        <w:t xml:space="preserve">predicted </w:t>
      </w:r>
      <w:r w:rsidR="00D305A5" w:rsidRPr="009A1ACA">
        <w:rPr>
          <w:rFonts w:ascii="Times New Roman" w:hAnsi="Times New Roman" w:cs="Times New Roman"/>
        </w:rPr>
        <w:t xml:space="preserve">rate constants are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2</m:t>
                </m:r>
              </m:sub>
            </m:sSub>
            <m:r>
              <m:rPr>
                <m:sty m:val="p"/>
              </m:rPr>
              <w:rPr>
                <w:rFonts w:ascii="Cambria Math" w:hAnsi="Cambria Math" w:cs="Times New Roman"/>
              </w:rPr>
              <m:t>OH</m:t>
            </m:r>
          </m:sub>
        </m:sSub>
      </m:oMath>
      <w:r w:rsidR="00D305A5" w:rsidRPr="009A1ACA">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3</m:t>
                </m:r>
              </m:sub>
            </m:sSub>
            <m:r>
              <m:rPr>
                <m:sty m:val="p"/>
              </m:rPr>
              <w:rPr>
                <w:rFonts w:ascii="Cambria Math" w:hAnsi="Cambria Math" w:cs="Times New Roman"/>
              </w:rPr>
              <m:t>OH</m:t>
            </m:r>
          </m:sub>
        </m:sSub>
      </m:oMath>
      <w:r w:rsidR="00D305A5" w:rsidRPr="009A1ACA">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4</m:t>
                </m:r>
              </m:sub>
            </m:sSub>
            <m:r>
              <m:rPr>
                <m:sty m:val="p"/>
              </m:rPr>
              <w:rPr>
                <w:rFonts w:ascii="Cambria Math" w:hAnsi="Cambria Math" w:cs="Times New Roman"/>
              </w:rPr>
              <m:t>OH</m:t>
            </m:r>
          </m:sub>
        </m:sSub>
      </m:oMath>
      <w:r w:rsidR="00D305A5" w:rsidRPr="009A1ACA">
        <w:rPr>
          <w:rFonts w:ascii="Times New Roman" w:hAnsi="Times New Roman" w:cs="Times New Roman"/>
        </w:rPr>
        <w:t>. The Stage 1 (speciation-only) rate constant is the sum of channel contributions</w:t>
      </w:r>
      <w:r w:rsidR="00FF757A" w:rsidRPr="009A1ACA">
        <w:rPr>
          <w:rFonts w:ascii="Times New Roman" w:hAnsi="Times New Roman" w:cs="Times New Roman"/>
        </w:rPr>
        <w:t>:</w:t>
      </w:r>
    </w:p>
    <w:p w14:paraId="73C7E4A6" w14:textId="77777777" w:rsidR="00D305A5" w:rsidRPr="009A1ACA" w:rsidRDefault="00000000" w:rsidP="00AE0133">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Stage1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2</m:t>
                  </m:r>
                </m:sub>
              </m:sSub>
              <m:r>
                <m:rPr>
                  <m:sty m:val="p"/>
                </m:rPr>
                <w:rPr>
                  <w:rFonts w:ascii="Cambria Math" w:hAnsi="Cambria Math" w:cs="Times New Roman"/>
                </w:rPr>
                <m:t>OH</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r>
                <m:rPr>
                  <m:sty m:val="p"/>
                </m:rPr>
                <w:rPr>
                  <w:rFonts w:ascii="Cambria Math" w:hAnsi="Cambria Math" w:cs="Times New Roman"/>
                </w:rPr>
                <m:t>,OH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3</m:t>
                  </m:r>
                </m:sub>
              </m:sSub>
              <m:r>
                <m:rPr>
                  <m:sty m:val="p"/>
                </m:rPr>
                <w:rPr>
                  <w:rFonts w:ascii="Cambria Math" w:hAnsi="Cambria Math" w:cs="Times New Roman"/>
                </w:rPr>
                <m:t>OH</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r>
                <m:rPr>
                  <m:sty m:val="p"/>
                </m:rPr>
                <w:rPr>
                  <w:rFonts w:ascii="Cambria Math" w:hAnsi="Cambria Math" w:cs="Times New Roman"/>
                </w:rPr>
                <m:t>,OH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4</m:t>
                  </m:r>
                </m:sub>
              </m:sSub>
              <m:r>
                <m:rPr>
                  <m:sty m:val="p"/>
                </m:rPr>
                <w:rPr>
                  <w:rFonts w:ascii="Cambria Math" w:hAnsi="Cambria Math" w:cs="Times New Roman"/>
                </w:rPr>
                <m:t>OH</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4</m:t>
              </m:r>
              <m:r>
                <m:rPr>
                  <m:sty m:val="p"/>
                </m:rPr>
                <w:rPr>
                  <w:rFonts w:ascii="Cambria Math" w:hAnsi="Cambria Math" w:cs="Times New Roman"/>
                </w:rPr>
                <m:t>,raw</m:t>
              </m:r>
            </m:sub>
          </m:sSub>
          <m:r>
            <m:rPr>
              <m:sty m:val="p"/>
            </m:rPr>
            <w:rPr>
              <w:rFonts w:ascii="Cambria Math" w:hAnsi="Cambria Math" w:cs="Times New Roman"/>
            </w:rPr>
            <m:t>.</m:t>
          </m:r>
        </m:oMath>
      </m:oMathPara>
    </w:p>
    <w:p w14:paraId="569BAC44" w14:textId="283E1D57" w:rsidR="00D305A5" w:rsidRPr="009A1ACA" w:rsidRDefault="00FF757A"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73600" behindDoc="0" locked="0" layoutInCell="1" allowOverlap="1" wp14:anchorId="540AA107" wp14:editId="31448C2C">
                <wp:simplePos x="0" y="0"/>
                <wp:positionH relativeFrom="column">
                  <wp:posOffset>-76395</wp:posOffset>
                </wp:positionH>
                <wp:positionV relativeFrom="paragraph">
                  <wp:posOffset>793652</wp:posOffset>
                </wp:positionV>
                <wp:extent cx="509954" cy="342900"/>
                <wp:effectExtent l="0" t="0" r="0" b="0"/>
                <wp:wrapNone/>
                <wp:docPr id="1129981861" name="Text Box 2"/>
                <wp:cNvGraphicFramePr/>
                <a:graphic xmlns:a="http://schemas.openxmlformats.org/drawingml/2006/main">
                  <a:graphicData uri="http://schemas.microsoft.com/office/word/2010/wordprocessingShape">
                    <wps:wsp>
                      <wps:cNvSpPr txBox="1"/>
                      <wps:spPr>
                        <a:xfrm>
                          <a:off x="0" y="0"/>
                          <a:ext cx="509954" cy="342900"/>
                        </a:xfrm>
                        <a:prstGeom prst="rect">
                          <a:avLst/>
                        </a:prstGeom>
                        <a:noFill/>
                        <a:ln w="6350">
                          <a:noFill/>
                        </a:ln>
                      </wps:spPr>
                      <wps:txbx>
                        <w:txbxContent>
                          <w:p w14:paraId="3ADCF2E9" w14:textId="25F96F7A" w:rsidR="00FF757A" w:rsidRDefault="00FF757A" w:rsidP="00FF757A">
                            <w:pPr>
                              <w:spacing w:line="240" w:lineRule="auto"/>
                            </w:pPr>
                            <w:r>
                              <w:t>S18</w:t>
                            </w:r>
                          </w:p>
                          <w:p w14:paraId="5047802A" w14:textId="77777777" w:rsidR="00FF757A" w:rsidRDefault="00FF75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0AA107" id="_x0000_s1032" type="#_x0000_t202" style="position:absolute;margin-left:-6pt;margin-top:62.5pt;width:40.15pt;height:27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" filled="f" stroked="f" strokeweight=".5pt">
                <v:textbox>
                  <w:txbxContent>
                    <w:p w14:paraId="3ADCF2E9" w14:textId="25F96F7A" w:rsidR="00FF757A" w:rsidRDefault="00FF757A" w:rsidP="00FF757A">
                      <w:pPr>
                        <w:spacing w:line="240" w:lineRule="auto"/>
                      </w:pPr>
                      <w:r>
                        <w:t>S18</w:t>
                      </w:r>
                    </w:p>
                    <w:p w14:paraId="5047802A" w14:textId="77777777" w:rsidR="00FF757A" w:rsidRDefault="00FF757A"/>
                  </w:txbxContent>
                </v:textbox>
              </v:shape>
            </w:pict>
          </mc:Fallback>
        </mc:AlternateContent>
      </w:r>
      <w:r w:rsidR="00D305A5" w:rsidRPr="009A1ACA">
        <w:rPr>
          <w:rFonts w:ascii="Times New Roman" w:hAnsi="Times New Roman" w:cs="Times New Roman"/>
        </w:rPr>
        <w:t>When aquation is enabled the intrinsic (pre-inhibition) rate mixes the aquated tetrakis fraction</w:t>
      </w:r>
      <w:r w:rsidRPr="009A1ACA">
        <w:rPr>
          <w:rFonts w:ascii="Times New Roman" w:hAnsi="Times New Roman" w:cs="Times New Roman"/>
        </w:rPr>
        <w:t>:</w:t>
      </w:r>
    </w:p>
    <w:p w14:paraId="2D2C7F33" w14:textId="77777777" w:rsidR="00D305A5" w:rsidRPr="009A1ACA" w:rsidRDefault="00000000" w:rsidP="00FF757A">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inner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2</m:t>
                  </m:r>
                </m:sub>
              </m:sSub>
              <m:r>
                <m:rPr>
                  <m:sty m:val="p"/>
                </m:rPr>
                <w:rPr>
                  <w:rFonts w:ascii="Cambria Math" w:hAnsi="Cambria Math" w:cs="Times New Roman"/>
                </w:rPr>
                <m:t>OH</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r>
                <m:rPr>
                  <m:sty m:val="p"/>
                </m:rPr>
                <w:rPr>
                  <w:rFonts w:ascii="Cambria Math" w:hAnsi="Cambria Math" w:cs="Times New Roman"/>
                </w:rPr>
                <m:t>,OH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3</m:t>
                  </m:r>
                </m:sub>
              </m:sSub>
              <m:r>
                <m:rPr>
                  <m:sty m:val="p"/>
                </m:rPr>
                <w:rPr>
                  <w:rFonts w:ascii="Cambria Math" w:hAnsi="Cambria Math" w:cs="Times New Roman"/>
                </w:rPr>
                <m:t>OH</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r>
                <m:rPr>
                  <m:sty m:val="p"/>
                </m:rPr>
                <w:rPr>
                  <w:rFonts w:ascii="Cambria Math" w:hAnsi="Cambria Math" w:cs="Times New Roman"/>
                </w:rPr>
                <m:t>,OH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4</m:t>
                  </m:r>
                </m:sub>
              </m:sSub>
              <m:r>
                <m:rPr>
                  <m:sty m:val="p"/>
                </m:rPr>
                <w:rPr>
                  <w:rFonts w:ascii="Cambria Math" w:hAnsi="Cambria Math" w:cs="Times New Roman"/>
                </w:rPr>
                <m:t>OH</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4</m:t>
              </m:r>
              <m:r>
                <m:rPr>
                  <m:sty m:val="p"/>
                </m:rPr>
                <w:rPr>
                  <w:rFonts w:ascii="Cambria Math" w:hAnsi="Cambria Math" w:cs="Times New Roman"/>
                </w:rPr>
                <m:t>,eff</m:t>
              </m:r>
            </m:sub>
          </m:sSub>
          <m:r>
            <m:rPr>
              <m:sty m:val="p"/>
            </m:rPr>
            <w:rPr>
              <w:rFonts w:ascii="Cambria Math" w:hAnsi="Cambria Math" w:cs="Times New Roman"/>
            </w:rPr>
            <m:t>.</m:t>
          </m:r>
        </m:oMath>
      </m:oMathPara>
    </w:p>
    <w:p w14:paraId="3D1D61A2" w14:textId="14ED12BC" w:rsidR="00591DA6" w:rsidRPr="009A1ACA" w:rsidRDefault="00591DA6"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75648" behindDoc="0" locked="0" layoutInCell="1" allowOverlap="1" wp14:anchorId="03889C5A" wp14:editId="406496D4">
                <wp:simplePos x="0" y="0"/>
                <wp:positionH relativeFrom="column">
                  <wp:posOffset>-76444</wp:posOffset>
                </wp:positionH>
                <wp:positionV relativeFrom="paragraph">
                  <wp:posOffset>534377</wp:posOffset>
                </wp:positionV>
                <wp:extent cx="509954" cy="342900"/>
                <wp:effectExtent l="0" t="0" r="0" b="0"/>
                <wp:wrapNone/>
                <wp:docPr id="2015946640" name="Text Box 2"/>
                <wp:cNvGraphicFramePr/>
                <a:graphic xmlns:a="http://schemas.openxmlformats.org/drawingml/2006/main">
                  <a:graphicData uri="http://schemas.microsoft.com/office/word/2010/wordprocessingShape">
                    <wps:wsp>
                      <wps:cNvSpPr txBox="1"/>
                      <wps:spPr>
                        <a:xfrm>
                          <a:off x="0" y="0"/>
                          <a:ext cx="509954" cy="342900"/>
                        </a:xfrm>
                        <a:prstGeom prst="rect">
                          <a:avLst/>
                        </a:prstGeom>
                        <a:noFill/>
                        <a:ln w="6350">
                          <a:noFill/>
                        </a:ln>
                      </wps:spPr>
                      <wps:txbx>
                        <w:txbxContent>
                          <w:p w14:paraId="4A54E3DA" w14:textId="35FD2240" w:rsidR="00591DA6" w:rsidRDefault="00591DA6" w:rsidP="00591DA6">
                            <w:pPr>
                              <w:spacing w:line="240" w:lineRule="auto"/>
                            </w:pPr>
                            <w:r>
                              <w:t>S19</w:t>
                            </w:r>
                          </w:p>
                          <w:p w14:paraId="35B600AE" w14:textId="77777777" w:rsidR="00591DA6" w:rsidRDefault="00591DA6" w:rsidP="00591D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889C5A" id="_x0000_s1033" type="#_x0000_t202" style="position:absolute;margin-left:-6pt;margin-top:42.1pt;width:40.15pt;height:27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" filled="f" stroked="f" strokeweight=".5pt">
                <v:textbox>
                  <w:txbxContent>
                    <w:p w14:paraId="4A54E3DA" w14:textId="35FD2240" w:rsidR="00591DA6" w:rsidRDefault="00591DA6" w:rsidP="00591DA6">
                      <w:pPr>
                        <w:spacing w:line="240" w:lineRule="auto"/>
                      </w:pPr>
                      <w:r>
                        <w:t>S19</w:t>
                      </w:r>
                    </w:p>
                    <w:p w14:paraId="35B600AE" w14:textId="77777777" w:rsidR="00591DA6" w:rsidRDefault="00591DA6" w:rsidP="00591DA6"/>
                  </w:txbxContent>
                </v:textbox>
              </v:shape>
            </w:pict>
          </mc:Fallback>
        </mc:AlternateContent>
      </w:r>
      <w:r w:rsidR="00D305A5" w:rsidRPr="009A1ACA">
        <w:rPr>
          <w:rFonts w:ascii="Times New Roman" w:hAnsi="Times New Roman" w:cs="Times New Roman"/>
        </w:rPr>
        <w:t xml:space="preserve">The active fraction that couples to inhibition is </w:t>
      </w:r>
    </w:p>
    <w:p w14:paraId="1F18A0D8" w14:textId="1495424E" w:rsidR="00D305A5" w:rsidRPr="009A1ACA" w:rsidRDefault="00000000" w:rsidP="00591DA6">
      <w:pPr>
        <w:pStyle w:val="FirstParagraph"/>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active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r>
              <m:rPr>
                <m:sty m:val="p"/>
              </m:rPr>
              <w:rPr>
                <w:rFonts w:ascii="Cambria Math" w:hAnsi="Cambria Math" w:cs="Times New Roman"/>
              </w:rPr>
              <m:t>,OH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r>
              <m:rPr>
                <m:sty m:val="p"/>
              </m:rPr>
              <w:rPr>
                <w:rFonts w:ascii="Cambria Math" w:hAnsi="Cambria Math" w:cs="Times New Roman"/>
              </w:rPr>
              <m:t>,OH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4</m:t>
            </m:r>
            <m:r>
              <m:rPr>
                <m:sty m:val="p"/>
              </m:rPr>
              <w:rPr>
                <w:rFonts w:ascii="Cambria Math" w:hAnsi="Cambria Math" w:cs="Times New Roman"/>
              </w:rPr>
              <m:t>,eff</m:t>
            </m:r>
          </m:sub>
        </m:sSub>
      </m:oMath>
      <w:r w:rsidR="00D305A5" w:rsidRPr="009A1ACA">
        <w:rPr>
          <w:rFonts w:ascii="Times New Roman" w:hAnsi="Times New Roman" w:cs="Times New Roman"/>
        </w:rPr>
        <w:t>.</w:t>
      </w:r>
    </w:p>
    <w:p w14:paraId="0EDF45BB" w14:textId="1B02FBCF" w:rsidR="00D305A5" w:rsidRPr="009A1ACA" w:rsidRDefault="00D305A5" w:rsidP="00D331FB">
      <w:pPr>
        <w:pStyle w:val="Heading1"/>
        <w:rPr>
          <w:rFonts w:cs="Times New Roman"/>
        </w:rPr>
      </w:pPr>
      <w:bookmarkStart w:id="307" w:name="_Toc209464927"/>
      <w:bookmarkStart w:id="308" w:name="_Toc209465049"/>
      <w:bookmarkStart w:id="309" w:name="_Toc221009122"/>
      <w:bookmarkStart w:id="310" w:name="X20dd2305289ef85650ccf369f553d932cd8c0e9"/>
      <w:bookmarkEnd w:id="305"/>
      <w:r w:rsidRPr="009A1ACA">
        <w:rPr>
          <w:rFonts w:cs="Times New Roman"/>
        </w:rPr>
        <w:t xml:space="preserve">Stage </w:t>
      </w:r>
      <w:r w:rsidR="007449D5" w:rsidRPr="009A1ACA">
        <w:rPr>
          <w:rFonts w:cs="Times New Roman"/>
        </w:rPr>
        <w:t>2</w:t>
      </w:r>
      <w:r w:rsidRPr="009A1ACA">
        <w:rPr>
          <w:rFonts w:cs="Times New Roman"/>
        </w:rPr>
        <w:t>: Initial-Rate Product Inhibition and Tetrakis Damping</w:t>
      </w:r>
      <w:bookmarkEnd w:id="307"/>
      <w:bookmarkEnd w:id="308"/>
      <w:bookmarkEnd w:id="309"/>
    </w:p>
    <w:p w14:paraId="2682C072" w14:textId="3CB80C0A" w:rsidR="00D305A5" w:rsidRPr="009A1ACA" w:rsidRDefault="00591DA6"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77696" behindDoc="0" locked="0" layoutInCell="1" allowOverlap="1" wp14:anchorId="5400711C" wp14:editId="404FBB5F">
                <wp:simplePos x="0" y="0"/>
                <wp:positionH relativeFrom="column">
                  <wp:posOffset>-76444</wp:posOffset>
                </wp:positionH>
                <wp:positionV relativeFrom="paragraph">
                  <wp:posOffset>1246457</wp:posOffset>
                </wp:positionV>
                <wp:extent cx="509954" cy="342900"/>
                <wp:effectExtent l="0" t="0" r="0" b="0"/>
                <wp:wrapNone/>
                <wp:docPr id="183922490" name="Text Box 2"/>
                <wp:cNvGraphicFramePr/>
                <a:graphic xmlns:a="http://schemas.openxmlformats.org/drawingml/2006/main">
                  <a:graphicData uri="http://schemas.microsoft.com/office/word/2010/wordprocessingShape">
                    <wps:wsp>
                      <wps:cNvSpPr txBox="1"/>
                      <wps:spPr>
                        <a:xfrm>
                          <a:off x="0" y="0"/>
                          <a:ext cx="509954" cy="342900"/>
                        </a:xfrm>
                        <a:prstGeom prst="rect">
                          <a:avLst/>
                        </a:prstGeom>
                        <a:noFill/>
                        <a:ln w="6350">
                          <a:noFill/>
                        </a:ln>
                      </wps:spPr>
                      <wps:txbx>
                        <w:txbxContent>
                          <w:p w14:paraId="35794862" w14:textId="15090173" w:rsidR="00591DA6" w:rsidRDefault="00591DA6" w:rsidP="00591DA6">
                            <w:pPr>
                              <w:spacing w:line="240" w:lineRule="auto"/>
                            </w:pPr>
                            <w:r>
                              <w:t>S20</w:t>
                            </w:r>
                          </w:p>
                          <w:p w14:paraId="08DAB9B0" w14:textId="77777777" w:rsidR="00591DA6" w:rsidRDefault="00591DA6" w:rsidP="00591D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00711C" id="_x0000_s1034" type="#_x0000_t202" style="position:absolute;margin-left:-6pt;margin-top:98.15pt;width:40.15pt;height:27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" filled="f" stroked="f" strokeweight=".5pt">
                <v:textbox>
                  <w:txbxContent>
                    <w:p w14:paraId="35794862" w14:textId="15090173" w:rsidR="00591DA6" w:rsidRDefault="00591DA6" w:rsidP="00591DA6">
                      <w:pPr>
                        <w:spacing w:line="240" w:lineRule="auto"/>
                      </w:pPr>
                      <w:r>
                        <w:t>S20</w:t>
                      </w:r>
                    </w:p>
                    <w:p w14:paraId="08DAB9B0" w14:textId="77777777" w:rsidR="00591DA6" w:rsidRDefault="00591DA6" w:rsidP="00591DA6"/>
                  </w:txbxContent>
                </v:textbox>
              </v:shape>
            </w:pict>
          </mc:Fallback>
        </mc:AlternateContent>
      </w:r>
      <w:r w:rsidR="00D305A5" w:rsidRPr="009A1ACA">
        <w:rPr>
          <w:rFonts w:ascii="Times New Roman" w:hAnsi="Times New Roman" w:cs="Times New Roman"/>
        </w:rPr>
        <w:t xml:space="preserve">During the observation window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obs</m:t>
            </m:r>
          </m:sub>
        </m:sSub>
      </m:oMath>
      <w:r w:rsidR="00D305A5" w:rsidRPr="009A1ACA">
        <w:rPr>
          <w:rFonts w:ascii="Times New Roman" w:hAnsi="Times New Roman" w:cs="Times New Roman"/>
        </w:rPr>
        <w:t xml:space="preserve"> the bicarbonate concentration is partitioned into background buffer and catalytically produced contributions. The time-dependent weighting is</w:t>
      </w:r>
      <w:r w:rsidR="00CC18BD" w:rsidRPr="009A1ACA">
        <w:rPr>
          <w:rFonts w:ascii="Times New Roman" w:hAnsi="Times New Roman" w:cs="Times New Roman"/>
        </w:rPr>
        <w:t>:</w:t>
      </w:r>
    </w:p>
    <w:p w14:paraId="011DA105" w14:textId="77777777" w:rsidR="00D305A5" w:rsidRPr="009A1ACA" w:rsidRDefault="00000000" w:rsidP="00591DA6">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init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0.12 </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obs</m:t>
                  </m:r>
                </m:sub>
              </m:sSub>
            </m:sup>
          </m:sSup>
          <m:r>
            <m:rPr>
              <m:sty m:val="p"/>
            </m:rPr>
            <w:rPr>
              <w:rFonts w:ascii="Cambria Math" w:hAnsi="Cambria Math" w:cs="Times New Roman"/>
            </w:rPr>
            <m:t>.</m:t>
          </m:r>
        </m:oMath>
      </m:oMathPara>
    </w:p>
    <w:p w14:paraId="68B6FADB" w14:textId="5AF2FA8A" w:rsidR="00D305A5" w:rsidRPr="009A1ACA" w:rsidRDefault="000A7405"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79744" behindDoc="0" locked="0" layoutInCell="1" allowOverlap="1" wp14:anchorId="3D0D1F35" wp14:editId="1B6892DA">
                <wp:simplePos x="0" y="0"/>
                <wp:positionH relativeFrom="column">
                  <wp:posOffset>-76444</wp:posOffset>
                </wp:positionH>
                <wp:positionV relativeFrom="paragraph">
                  <wp:posOffset>912251</wp:posOffset>
                </wp:positionV>
                <wp:extent cx="509954" cy="342900"/>
                <wp:effectExtent l="0" t="0" r="0" b="0"/>
                <wp:wrapNone/>
                <wp:docPr id="1855834613" name="Text Box 2"/>
                <wp:cNvGraphicFramePr/>
                <a:graphic xmlns:a="http://schemas.openxmlformats.org/drawingml/2006/main">
                  <a:graphicData uri="http://schemas.microsoft.com/office/word/2010/wordprocessingShape">
                    <wps:wsp>
                      <wps:cNvSpPr txBox="1"/>
                      <wps:spPr>
                        <a:xfrm>
                          <a:off x="0" y="0"/>
                          <a:ext cx="509954" cy="342900"/>
                        </a:xfrm>
                        <a:prstGeom prst="rect">
                          <a:avLst/>
                        </a:prstGeom>
                        <a:noFill/>
                        <a:ln w="6350">
                          <a:noFill/>
                        </a:ln>
                      </wps:spPr>
                      <wps:txbx>
                        <w:txbxContent>
                          <w:p w14:paraId="07BEC45B" w14:textId="5C4E665D" w:rsidR="000A7405" w:rsidRDefault="000A7405" w:rsidP="000A7405">
                            <w:pPr>
                              <w:spacing w:line="240" w:lineRule="auto"/>
                            </w:pPr>
                            <w:r>
                              <w:t>S21</w:t>
                            </w:r>
                          </w:p>
                          <w:p w14:paraId="3C7F98EC" w14:textId="77777777" w:rsidR="000A7405" w:rsidRDefault="000A7405" w:rsidP="000A74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0D1F35" id="_x0000_s1035" type="#_x0000_t202" style="position:absolute;margin-left:-6pt;margin-top:71.85pt;width:40.15pt;height:27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" filled="f" stroked="f" strokeweight=".5pt">
                <v:textbox>
                  <w:txbxContent>
                    <w:p w14:paraId="07BEC45B" w14:textId="5C4E665D" w:rsidR="000A7405" w:rsidRDefault="000A7405" w:rsidP="000A7405">
                      <w:pPr>
                        <w:spacing w:line="240" w:lineRule="auto"/>
                      </w:pPr>
                      <w:r>
                        <w:t>S21</w:t>
                      </w:r>
                    </w:p>
                    <w:p w14:paraId="3C7F98EC" w14:textId="77777777" w:rsidR="000A7405" w:rsidRDefault="000A7405" w:rsidP="000A7405"/>
                  </w:txbxContent>
                </v:textbox>
              </v:shape>
            </w:pict>
          </mc:Fallback>
        </mc:AlternateContent>
      </w:r>
      <w:r w:rsidR="00D305A5" w:rsidRPr="009A1ACA">
        <w:rPr>
          <w:rFonts w:ascii="Times New Roman" w:hAnsi="Times New Roman" w:cs="Times New Roman"/>
        </w:rPr>
        <w:t xml:space="preserve">Background bicarbonate </w:t>
      </w:r>
      <m:oMath>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HCO</m:t>
            </m:r>
          </m:e>
          <m:sub>
            <m: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eq</m:t>
            </m:r>
          </m:sub>
        </m:sSub>
      </m:oMath>
      <w:r w:rsidR="00D305A5" w:rsidRPr="009A1ACA">
        <w:rPr>
          <w:rFonts w:ascii="Times New Roman" w:hAnsi="Times New Roman" w:cs="Times New Roman"/>
        </w:rPr>
        <w:t xml:space="preserve"> is computed from the buffer equilibrium; catalytic production is</w:t>
      </w:r>
    </w:p>
    <w:p w14:paraId="4EC28CAF" w14:textId="77777777" w:rsidR="00D305A5" w:rsidRPr="009A1ACA" w:rsidRDefault="00D305A5" w:rsidP="000A7405">
      <w:pPr>
        <w:rPr>
          <w:rFonts w:cs="Times New Roman"/>
        </w:rPr>
      </w:pPr>
      <m:oMathPara>
        <m:oMathParaPr>
          <m:jc m:val="center"/>
        </m:oMathParaPr>
        <m:oMath>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HCO</m:t>
              </m:r>
            </m:e>
            <m:sub>
              <m: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prod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inner</m:t>
              </m:r>
            </m:sub>
          </m:sSub>
          <m:r>
            <m:rPr>
              <m:sty m:val="p"/>
            </m:rPr>
            <w:rPr>
              <w:rFonts w:ascii="Cambria Math" w:hAnsi="Cambria Math" w:cs="Times New Roman"/>
            </w:rPr>
            <m:t>[</m:t>
          </m:r>
          <m: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tot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CO</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obs</m:t>
              </m:r>
            </m:sub>
          </m:sSub>
          <m:r>
            <m:rPr>
              <m:sty m:val="p"/>
            </m:rPr>
            <w:rPr>
              <w:rFonts w:ascii="Cambria Math" w:hAnsi="Cambria Math" w:cs="Times New Roman"/>
            </w:rPr>
            <m:t>.</m:t>
          </m:r>
        </m:oMath>
      </m:oMathPara>
    </w:p>
    <w:p w14:paraId="189BF4D0" w14:textId="3AE93004" w:rsidR="00D305A5" w:rsidRPr="009A1ACA" w:rsidRDefault="00683CDC"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81792" behindDoc="0" locked="0" layoutInCell="1" allowOverlap="1" wp14:anchorId="2E9BA57C" wp14:editId="6BF432B3">
                <wp:simplePos x="0" y="0"/>
                <wp:positionH relativeFrom="column">
                  <wp:posOffset>-76200</wp:posOffset>
                </wp:positionH>
                <wp:positionV relativeFrom="paragraph">
                  <wp:posOffset>560949</wp:posOffset>
                </wp:positionV>
                <wp:extent cx="509954" cy="342900"/>
                <wp:effectExtent l="0" t="0" r="0" b="0"/>
                <wp:wrapNone/>
                <wp:docPr id="1893149297" name="Text Box 2"/>
                <wp:cNvGraphicFramePr/>
                <a:graphic xmlns:a="http://schemas.openxmlformats.org/drawingml/2006/main">
                  <a:graphicData uri="http://schemas.microsoft.com/office/word/2010/wordprocessingShape">
                    <wps:wsp>
                      <wps:cNvSpPr txBox="1"/>
                      <wps:spPr>
                        <a:xfrm>
                          <a:off x="0" y="0"/>
                          <a:ext cx="509954" cy="342900"/>
                        </a:xfrm>
                        <a:prstGeom prst="rect">
                          <a:avLst/>
                        </a:prstGeom>
                        <a:noFill/>
                        <a:ln w="6350">
                          <a:noFill/>
                        </a:ln>
                      </wps:spPr>
                      <wps:txbx>
                        <w:txbxContent>
                          <w:p w14:paraId="0710036E" w14:textId="6BF57E35" w:rsidR="00683CDC" w:rsidRDefault="00683CDC" w:rsidP="00683CDC">
                            <w:pPr>
                              <w:spacing w:line="240" w:lineRule="auto"/>
                            </w:pPr>
                            <w:r>
                              <w:t>S22</w:t>
                            </w:r>
                          </w:p>
                          <w:p w14:paraId="0C603E33" w14:textId="77777777" w:rsidR="00683CDC" w:rsidRDefault="00683CDC" w:rsidP="00683C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9BA57C" id="_x0000_s1036" type="#_x0000_t202" style="position:absolute;margin-left:-6pt;margin-top:44.15pt;width:40.15pt;height:27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" filled="f" stroked="f" strokeweight=".5pt">
                <v:textbox>
                  <w:txbxContent>
                    <w:p w14:paraId="0710036E" w14:textId="6BF57E35" w:rsidR="00683CDC" w:rsidRDefault="00683CDC" w:rsidP="00683CDC">
                      <w:pPr>
                        <w:spacing w:line="240" w:lineRule="auto"/>
                      </w:pPr>
                      <w:r>
                        <w:t>S22</w:t>
                      </w:r>
                    </w:p>
                    <w:p w14:paraId="0C603E33" w14:textId="77777777" w:rsidR="00683CDC" w:rsidRDefault="00683CDC" w:rsidP="00683CDC"/>
                  </w:txbxContent>
                </v:textbox>
              </v:shape>
            </w:pict>
          </mc:Fallback>
        </mc:AlternateContent>
      </w:r>
      <w:r w:rsidR="00D305A5" w:rsidRPr="009A1ACA">
        <w:rPr>
          <w:rFonts w:ascii="Times New Roman" w:hAnsi="Times New Roman" w:cs="Times New Roman"/>
        </w:rPr>
        <w:t>The effective inhibitor seen by the active fraction is</w:t>
      </w:r>
      <w:r w:rsidR="001432C0" w:rsidRPr="009A1ACA">
        <w:rPr>
          <w:rFonts w:ascii="Times New Roman" w:hAnsi="Times New Roman" w:cs="Times New Roman"/>
        </w:rPr>
        <w:t>:</w:t>
      </w:r>
    </w:p>
    <w:p w14:paraId="320B7DDF" w14:textId="77777777" w:rsidR="00D305A5" w:rsidRPr="009A1ACA" w:rsidRDefault="00D305A5" w:rsidP="00A14781">
      <w:pPr>
        <w:rPr>
          <w:rFonts w:cs="Times New Roman"/>
        </w:rPr>
      </w:pPr>
      <m:oMathPara>
        <m:oMathParaPr>
          <m:jc m:val="center"/>
        </m:oMathParaPr>
        <m:oMath>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HCO</m:t>
              </m:r>
            </m:e>
            <m:sub>
              <m: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eff</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active</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init</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HCO</m:t>
                  </m:r>
                </m:e>
                <m:sub>
                  <m: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eq</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HCO</m:t>
                  </m:r>
                </m:e>
                <m:sub>
                  <m: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prod</m:t>
                  </m:r>
                </m:sub>
              </m:sSub>
            </m:e>
          </m:d>
          <m:r>
            <m:rPr>
              <m:sty m:val="p"/>
            </m:rPr>
            <w:rPr>
              <w:rFonts w:ascii="Cambria Math" w:hAnsi="Cambria Math" w:cs="Times New Roman"/>
            </w:rPr>
            <m:t>.</m:t>
          </m:r>
        </m:oMath>
      </m:oMathPara>
    </w:p>
    <w:p w14:paraId="7DE8913A" w14:textId="1EE3EE4F" w:rsidR="00D305A5" w:rsidRPr="009A1ACA" w:rsidRDefault="00683CDC"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83840" behindDoc="0" locked="0" layoutInCell="1" allowOverlap="1" wp14:anchorId="44AEED48" wp14:editId="7F3E4741">
                <wp:simplePos x="0" y="0"/>
                <wp:positionH relativeFrom="column">
                  <wp:posOffset>-76444</wp:posOffset>
                </wp:positionH>
                <wp:positionV relativeFrom="paragraph">
                  <wp:posOffset>554599</wp:posOffset>
                </wp:positionV>
                <wp:extent cx="509954" cy="342900"/>
                <wp:effectExtent l="0" t="0" r="0" b="0"/>
                <wp:wrapNone/>
                <wp:docPr id="692214138" name="Text Box 2"/>
                <wp:cNvGraphicFramePr/>
                <a:graphic xmlns:a="http://schemas.openxmlformats.org/drawingml/2006/main">
                  <a:graphicData uri="http://schemas.microsoft.com/office/word/2010/wordprocessingShape">
                    <wps:wsp>
                      <wps:cNvSpPr txBox="1"/>
                      <wps:spPr>
                        <a:xfrm>
                          <a:off x="0" y="0"/>
                          <a:ext cx="509954" cy="342900"/>
                        </a:xfrm>
                        <a:prstGeom prst="rect">
                          <a:avLst/>
                        </a:prstGeom>
                        <a:noFill/>
                        <a:ln w="6350">
                          <a:noFill/>
                        </a:ln>
                      </wps:spPr>
                      <wps:txbx>
                        <w:txbxContent>
                          <w:p w14:paraId="7AC85D22" w14:textId="63FD8840" w:rsidR="00683CDC" w:rsidRDefault="00683CDC" w:rsidP="00683CDC">
                            <w:pPr>
                              <w:spacing w:line="240" w:lineRule="auto"/>
                            </w:pPr>
                            <w:r>
                              <w:t>S23</w:t>
                            </w:r>
                          </w:p>
                          <w:p w14:paraId="73A9CFDE" w14:textId="77777777" w:rsidR="00683CDC" w:rsidRDefault="00683CDC" w:rsidP="00683C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AEED48" id="_x0000_s1037" type="#_x0000_t202" style="position:absolute;margin-left:-6pt;margin-top:43.65pt;width:40.15pt;height:27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" filled="f" stroked="f" strokeweight=".5pt">
                <v:textbox>
                  <w:txbxContent>
                    <w:p w14:paraId="7AC85D22" w14:textId="63FD8840" w:rsidR="00683CDC" w:rsidRDefault="00683CDC" w:rsidP="00683CDC">
                      <w:pPr>
                        <w:spacing w:line="240" w:lineRule="auto"/>
                      </w:pPr>
                      <w:r>
                        <w:t>S23</w:t>
                      </w:r>
                    </w:p>
                    <w:p w14:paraId="73A9CFDE" w14:textId="77777777" w:rsidR="00683CDC" w:rsidRDefault="00683CDC" w:rsidP="00683CDC"/>
                  </w:txbxContent>
                </v:textbox>
              </v:shape>
            </w:pict>
          </mc:Fallback>
        </mc:AlternateContent>
      </w:r>
      <w:r w:rsidR="00D305A5" w:rsidRPr="009A1ACA">
        <w:rPr>
          <w:rFonts w:ascii="Times New Roman" w:hAnsi="Times New Roman" w:cs="Times New Roman"/>
        </w:rPr>
        <w:t xml:space="preserve">With an inhibition constant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00D305A5" w:rsidRPr="009A1ACA">
        <w:rPr>
          <w:rFonts w:ascii="Times New Roman" w:hAnsi="Times New Roman" w:cs="Times New Roman"/>
        </w:rPr>
        <w:t xml:space="preserve"> the denominator entering each channel is</w:t>
      </w:r>
      <w:r w:rsidR="001432C0" w:rsidRPr="009A1ACA">
        <w:rPr>
          <w:rFonts w:ascii="Times New Roman" w:hAnsi="Times New Roman" w:cs="Times New Roman"/>
        </w:rPr>
        <w:t>:</w:t>
      </w:r>
    </w:p>
    <w:p w14:paraId="5E184745" w14:textId="77777777" w:rsidR="00D305A5" w:rsidRPr="009A1ACA" w:rsidRDefault="00D305A5" w:rsidP="00A14781">
      <w:pPr>
        <w:rPr>
          <w:rFonts w:cs="Times New Roman"/>
        </w:rPr>
      </w:pPr>
      <m:oMathPara>
        <m:oMathParaPr>
          <m:jc m:val="center"/>
        </m:oMathParaP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HCO</m:t>
              </m:r>
            </m:e>
            <m:sub>
              <m:r>
                <w:rPr>
                  <w:rFonts w:ascii="Cambria Math" w:hAnsi="Cambria Math" w:cs="Times New Roman"/>
                </w:rPr>
                <m:t>3</m:t>
              </m:r>
            </m:sub>
            <m:sup>
              <m:r>
                <m:rPr>
                  <m:sty m:val="p"/>
                </m:rPr>
                <w:rPr>
                  <w:rFonts w:ascii="Cambria Math" w:hAnsi="Cambria Math" w:cs="Times New Roman"/>
                </w:rPr>
                <m:t>-</m:t>
              </m:r>
            </m:sup>
          </m:sSubSup>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eff</m:t>
              </m:r>
            </m:sub>
          </m:sSub>
          <m:r>
            <m:rPr>
              <m:sty m:val="p"/>
            </m:rPr>
            <w:rPr>
              <w:rFonts w:ascii="Cambria Math" w:hAnsi="Cambria Math" w:cs="Times New Roman"/>
            </w:rPr>
            <m:t>.</m:t>
          </m:r>
        </m:oMath>
      </m:oMathPara>
    </w:p>
    <w:p w14:paraId="6472FCCD" w14:textId="293A12E9" w:rsidR="00D305A5" w:rsidRPr="009A1ACA" w:rsidRDefault="00D305A5" w:rsidP="00D305A5">
      <w:pPr>
        <w:pStyle w:val="FirstParagraph"/>
        <w:rPr>
          <w:rFonts w:ascii="Times New Roman" w:hAnsi="Times New Roman" w:cs="Times New Roman"/>
        </w:rPr>
      </w:pPr>
      <w:r w:rsidRPr="009A1ACA">
        <w:rPr>
          <w:rFonts w:ascii="Times New Roman" w:hAnsi="Times New Roman" w:cs="Times New Roman"/>
        </w:rPr>
        <w:t>Per-channel suppressed contributions become</w:t>
      </w:r>
      <w:r w:rsidR="001432C0" w:rsidRPr="009A1ACA">
        <w:rPr>
          <w:rFonts w:ascii="Times New Roman" w:hAnsi="Times New Roman" w:cs="Times New Roman"/>
        </w:rPr>
        <w:t>:</w:t>
      </w:r>
    </w:p>
    <w:bookmarkStart w:id="311" w:name="_Toc209464708"/>
    <w:bookmarkStart w:id="312" w:name="_Toc209464928"/>
    <w:bookmarkStart w:id="313" w:name="_Toc209465050"/>
    <w:bookmarkStart w:id="314" w:name="_Toc211165725"/>
    <w:bookmarkStart w:id="315" w:name="_Toc221009123"/>
    <w:p w14:paraId="2A594367" w14:textId="77777777" w:rsidR="00D305A5" w:rsidRPr="009A1ACA" w:rsidRDefault="00000000" w:rsidP="00EE012D">
      <w:pPr>
        <w:pStyle w:val="Heading1"/>
        <w:rPr>
          <w:rFonts w:cs="Times New Roman"/>
        </w:rPr>
      </w:pPr>
      <m:oMathPara>
        <m:oMathParaPr>
          <m:jc m:val="center"/>
        </m:oMathParaPr>
        <m:oMath>
          <m:eqArr>
            <m:eqArrPr>
              <m:ctrlPr>
                <w:rPr>
                  <w:rFonts w:ascii="Cambria Math" w:hAnsi="Cambria Math" w:cs="Times New Roman"/>
                </w:rPr>
              </m:ctrlPr>
            </m:eqArr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2</m:t>
                  </m:r>
                </m:sub>
              </m:sSub>
              <m:r>
                <w:rPr>
                  <w:rFonts w:ascii="Cambria Math" w:hAnsi="Cambria Math" w:cs="Times New Roman"/>
                </w:rPr>
                <m:t>&amp;</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2</m:t>
                          </m:r>
                        </m:sub>
                      </m:sSub>
                      <m:r>
                        <m:rPr>
                          <m:sty m:val="p"/>
                        </m:rPr>
                        <w:rPr>
                          <w:rFonts w:ascii="Cambria Math" w:hAnsi="Cambria Math" w:cs="Times New Roman"/>
                        </w:rPr>
                        <m:t>OH</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r>
                        <m:rPr>
                          <m:sty m:val="p"/>
                        </m:rPr>
                        <w:rPr>
                          <w:rFonts w:ascii="Cambria Math" w:hAnsi="Cambria Math" w:cs="Times New Roman"/>
                        </w:rPr>
                        <m:t>,OH</m:t>
                      </m:r>
                    </m:sub>
                  </m:sSub>
                </m:num>
                <m:den>
                  <m:r>
                    <w:rPr>
                      <w:rFonts w:ascii="Cambria Math" w:hAnsi="Cambria Math" w:cs="Times New Roman"/>
                    </w:rPr>
                    <m:t>D</m:t>
                  </m:r>
                </m:den>
              </m:f>
              <m:r>
                <m:rPr>
                  <m:sty m:val="p"/>
                </m:rPr>
                <w:rPr>
                  <w:rFonts w:ascii="Cambria Math" w:hAnsi="Cambria Math" w:cs="Times New Roman"/>
                </w:rPr>
                <m:t>,</m:t>
              </m:r>
            </m:e>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3</m:t>
                  </m:r>
                </m:sub>
              </m:sSub>
              <m:r>
                <w:rPr>
                  <w:rFonts w:ascii="Cambria Math" w:hAnsi="Cambria Math" w:cs="Times New Roman"/>
                </w:rPr>
                <m:t>&amp;</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3</m:t>
                          </m:r>
                        </m:sub>
                      </m:sSub>
                      <m:r>
                        <m:rPr>
                          <m:sty m:val="p"/>
                        </m:rPr>
                        <w:rPr>
                          <w:rFonts w:ascii="Cambria Math" w:hAnsi="Cambria Math" w:cs="Times New Roman"/>
                        </w:rPr>
                        <m:t>OH</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3</m:t>
                      </m:r>
                      <m:r>
                        <m:rPr>
                          <m:sty m:val="p"/>
                        </m:rPr>
                        <w:rPr>
                          <w:rFonts w:ascii="Cambria Math" w:hAnsi="Cambria Math" w:cs="Times New Roman"/>
                        </w:rPr>
                        <m:t>,OH</m:t>
                      </m:r>
                    </m:sub>
                  </m:sSub>
                </m:num>
                <m:den>
                  <m:r>
                    <w:rPr>
                      <w:rFonts w:ascii="Cambria Math" w:hAnsi="Cambria Math" w:cs="Times New Roman"/>
                    </w:rPr>
                    <m:t>D</m:t>
                  </m:r>
                </m:den>
              </m:f>
              <m:r>
                <m:rPr>
                  <m:sty m:val="p"/>
                </m:rPr>
                <w:rPr>
                  <w:rFonts w:ascii="Cambria Math" w:hAnsi="Cambria Math" w:cs="Times New Roman"/>
                </w:rPr>
                <m:t>,</m:t>
              </m:r>
            </m:e>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4</m:t>
                  </m:r>
                </m:sub>
              </m:sSub>
              <m:r>
                <w:rPr>
                  <w:rFonts w:ascii="Cambria Math" w:hAnsi="Cambria Math" w:cs="Times New Roman"/>
                </w:rPr>
                <m:t>&amp;</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4</m:t>
                          </m:r>
                        </m:sub>
                      </m:sSub>
                      <m:r>
                        <m:rPr>
                          <m:sty m:val="p"/>
                        </m:rPr>
                        <w:rPr>
                          <w:rFonts w:ascii="Cambria Math" w:hAnsi="Cambria Math" w:cs="Times New Roman"/>
                        </w:rPr>
                        <m:t>OH</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4</m:t>
                      </m:r>
                      <m:r>
                        <m:rPr>
                          <m:sty m:val="p"/>
                        </m:rPr>
                        <w:rPr>
                          <w:rFonts w:ascii="Cambria Math" w:hAnsi="Cambria Math" w:cs="Times New Roman"/>
                        </w:rPr>
                        <m:t>,eff</m:t>
                      </m:r>
                    </m:sub>
                  </m:sSub>
                </m:num>
                <m:den>
                  <m:r>
                    <w:rPr>
                      <w:rFonts w:ascii="Cambria Math" w:hAnsi="Cambria Math" w:cs="Times New Roman"/>
                    </w:rPr>
                    <m:t>D</m:t>
                  </m:r>
                </m:den>
              </m:f>
              <m:r>
                <m:rPr>
                  <m:sty m:val="p"/>
                </m:rPr>
                <w:rPr>
                  <w:rFonts w:ascii="Cambria Math" w:hAnsi="Cambria Math" w:cs="Times New Roman"/>
                </w:rPr>
                <m:t>.</m:t>
              </m:r>
            </m:e>
          </m:eqArr>
        </m:oMath>
      </m:oMathPara>
      <w:bookmarkEnd w:id="311"/>
      <w:bookmarkEnd w:id="312"/>
      <w:bookmarkEnd w:id="313"/>
      <w:bookmarkEnd w:id="314"/>
      <w:bookmarkEnd w:id="315"/>
    </w:p>
    <w:p w14:paraId="3D7B94B8" w14:textId="33F42FB0" w:rsidR="00D305A5" w:rsidRPr="009A1ACA" w:rsidRDefault="00683CDC"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87936" behindDoc="0" locked="0" layoutInCell="1" allowOverlap="1" wp14:anchorId="61FF2685" wp14:editId="7CBAF74F">
                <wp:simplePos x="0" y="0"/>
                <wp:positionH relativeFrom="column">
                  <wp:posOffset>-79717</wp:posOffset>
                </wp:positionH>
                <wp:positionV relativeFrom="paragraph">
                  <wp:posOffset>698598</wp:posOffset>
                </wp:positionV>
                <wp:extent cx="509954" cy="307731"/>
                <wp:effectExtent l="0" t="0" r="0" b="0"/>
                <wp:wrapNone/>
                <wp:docPr id="905157142" name="Text Box 2"/>
                <wp:cNvGraphicFramePr/>
                <a:graphic xmlns:a="http://schemas.openxmlformats.org/drawingml/2006/main">
                  <a:graphicData uri="http://schemas.microsoft.com/office/word/2010/wordprocessingShape">
                    <wps:wsp>
                      <wps:cNvSpPr txBox="1"/>
                      <wps:spPr>
                        <a:xfrm>
                          <a:off x="0" y="0"/>
                          <a:ext cx="509954" cy="307731"/>
                        </a:xfrm>
                        <a:prstGeom prst="rect">
                          <a:avLst/>
                        </a:prstGeom>
                        <a:noFill/>
                        <a:ln w="6350">
                          <a:noFill/>
                        </a:ln>
                      </wps:spPr>
                      <wps:txbx>
                        <w:txbxContent>
                          <w:p w14:paraId="7FA38F33" w14:textId="04DC449B" w:rsidR="00683CDC" w:rsidRDefault="00683CDC" w:rsidP="00683CDC">
                            <w:pPr>
                              <w:spacing w:line="240" w:lineRule="auto"/>
                            </w:pPr>
                            <w:r>
                              <w:t>S26</w:t>
                            </w:r>
                          </w:p>
                          <w:p w14:paraId="00D34A66" w14:textId="77777777" w:rsidR="00683CDC" w:rsidRDefault="00683CDC" w:rsidP="00683C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FF2685" id="_x0000_s1038" type="#_x0000_t202" style="position:absolute;margin-left:-6.3pt;margin-top:55pt;width:40.15pt;height:24.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" filled="f" stroked="f" strokeweight=".5pt">
                <v:textbox>
                  <w:txbxContent>
                    <w:p w14:paraId="7FA38F33" w14:textId="04DC449B" w:rsidR="00683CDC" w:rsidRDefault="00683CDC" w:rsidP="00683CDC">
                      <w:pPr>
                        <w:spacing w:line="240" w:lineRule="auto"/>
                      </w:pPr>
                      <w:r>
                        <w:t>S26</w:t>
                      </w:r>
                    </w:p>
                    <w:p w14:paraId="00D34A66" w14:textId="77777777" w:rsidR="00683CDC" w:rsidRDefault="00683CDC" w:rsidP="00683CDC"/>
                  </w:txbxContent>
                </v:textbox>
              </v:shape>
            </w:pict>
          </mc:Fallback>
        </mc:AlternateContent>
      </w:r>
      <w:r w:rsidRPr="009A1ACA">
        <w:rPr>
          <w:rFonts w:ascii="Times New Roman" w:hAnsi="Times New Roman" w:cs="Times New Roman"/>
          <w:noProof/>
          <w14:ligatures w14:val="standardContextual"/>
        </w:rPr>
        <mc:AlternateContent>
          <mc:Choice Requires="wps">
            <w:drawing>
              <wp:anchor distT="0" distB="0" distL="114300" distR="114300" simplePos="0" relativeHeight="251685888" behindDoc="0" locked="0" layoutInCell="1" allowOverlap="1" wp14:anchorId="5B880F90" wp14:editId="2DA35AF5">
                <wp:simplePos x="0" y="0"/>
                <wp:positionH relativeFrom="column">
                  <wp:posOffset>-78740</wp:posOffset>
                </wp:positionH>
                <wp:positionV relativeFrom="paragraph">
                  <wp:posOffset>-1244454</wp:posOffset>
                </wp:positionV>
                <wp:extent cx="509954" cy="1037492"/>
                <wp:effectExtent l="0" t="0" r="0" b="0"/>
                <wp:wrapNone/>
                <wp:docPr id="1491311606" name="Text Box 2"/>
                <wp:cNvGraphicFramePr/>
                <a:graphic xmlns:a="http://schemas.openxmlformats.org/drawingml/2006/main">
                  <a:graphicData uri="http://schemas.microsoft.com/office/word/2010/wordprocessingShape">
                    <wps:wsp>
                      <wps:cNvSpPr txBox="1"/>
                      <wps:spPr>
                        <a:xfrm>
                          <a:off x="0" y="0"/>
                          <a:ext cx="509954" cy="1037492"/>
                        </a:xfrm>
                        <a:prstGeom prst="rect">
                          <a:avLst/>
                        </a:prstGeom>
                        <a:noFill/>
                        <a:ln w="6350">
                          <a:noFill/>
                        </a:ln>
                      </wps:spPr>
                      <wps:txbx>
                        <w:txbxContent>
                          <w:p w14:paraId="646186D1" w14:textId="77777777" w:rsidR="00683CDC" w:rsidRDefault="00683CDC" w:rsidP="00683CDC">
                            <w:pPr>
                              <w:spacing w:line="240" w:lineRule="auto"/>
                            </w:pPr>
                            <w:r>
                              <w:t>S23</w:t>
                            </w:r>
                          </w:p>
                          <w:p w14:paraId="1587995E" w14:textId="77777777" w:rsidR="00683CDC" w:rsidRDefault="00683CDC" w:rsidP="00683CDC">
                            <w:pPr>
                              <w:spacing w:line="240" w:lineRule="auto"/>
                            </w:pPr>
                          </w:p>
                          <w:p w14:paraId="5994ABCA" w14:textId="49A34844" w:rsidR="00683CDC" w:rsidRDefault="00683CDC" w:rsidP="00683CDC">
                            <w:pPr>
                              <w:spacing w:line="240" w:lineRule="auto"/>
                            </w:pPr>
                            <w:r>
                              <w:t>S24</w:t>
                            </w:r>
                          </w:p>
                          <w:p w14:paraId="1B1E8F66" w14:textId="77777777" w:rsidR="00683CDC" w:rsidRDefault="00683CDC" w:rsidP="00683CDC">
                            <w:pPr>
                              <w:spacing w:line="240" w:lineRule="auto"/>
                            </w:pPr>
                          </w:p>
                          <w:p w14:paraId="76826BB2" w14:textId="747B9D1A" w:rsidR="00683CDC" w:rsidRDefault="00683CDC" w:rsidP="00683CDC">
                            <w:pPr>
                              <w:spacing w:line="240" w:lineRule="auto"/>
                            </w:pPr>
                            <w:r>
                              <w:t>S25</w:t>
                            </w:r>
                          </w:p>
                          <w:p w14:paraId="0C7DF87D" w14:textId="77777777" w:rsidR="00683CDC" w:rsidRDefault="00683CDC" w:rsidP="00683C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880F90" id="_x0000_s1039" type="#_x0000_t202" style="position:absolute;margin-left:-6.2pt;margin-top:-98pt;width:40.15pt;height:81.7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" filled="f" stroked="f" strokeweight=".5pt">
                <v:textbox>
                  <w:txbxContent>
                    <w:p w14:paraId="646186D1" w14:textId="77777777" w:rsidR="00683CDC" w:rsidRDefault="00683CDC" w:rsidP="00683CDC">
                      <w:pPr>
                        <w:spacing w:line="240" w:lineRule="auto"/>
                      </w:pPr>
                      <w:r>
                        <w:t>S23</w:t>
                      </w:r>
                    </w:p>
                    <w:p w14:paraId="1587995E" w14:textId="77777777" w:rsidR="00683CDC" w:rsidRDefault="00683CDC" w:rsidP="00683CDC">
                      <w:pPr>
                        <w:spacing w:line="240" w:lineRule="auto"/>
                      </w:pPr>
                    </w:p>
                    <w:p w14:paraId="5994ABCA" w14:textId="49A34844" w:rsidR="00683CDC" w:rsidRDefault="00683CDC" w:rsidP="00683CDC">
                      <w:pPr>
                        <w:spacing w:line="240" w:lineRule="auto"/>
                      </w:pPr>
                      <w:r>
                        <w:t>S24</w:t>
                      </w:r>
                    </w:p>
                    <w:p w14:paraId="1B1E8F66" w14:textId="77777777" w:rsidR="00683CDC" w:rsidRDefault="00683CDC" w:rsidP="00683CDC">
                      <w:pPr>
                        <w:spacing w:line="240" w:lineRule="auto"/>
                      </w:pPr>
                    </w:p>
                    <w:p w14:paraId="76826BB2" w14:textId="747B9D1A" w:rsidR="00683CDC" w:rsidRDefault="00683CDC" w:rsidP="00683CDC">
                      <w:pPr>
                        <w:spacing w:line="240" w:lineRule="auto"/>
                      </w:pPr>
                      <w:r>
                        <w:t>S25</w:t>
                      </w:r>
                    </w:p>
                    <w:p w14:paraId="0C7DF87D" w14:textId="77777777" w:rsidR="00683CDC" w:rsidRDefault="00683CDC" w:rsidP="00683CDC"/>
                  </w:txbxContent>
                </v:textbox>
              </v:shape>
            </w:pict>
          </mc:Fallback>
        </mc:AlternateContent>
      </w:r>
      <w:r w:rsidR="00D305A5" w:rsidRPr="009A1ACA">
        <w:rPr>
          <w:rFonts w:ascii="Times New Roman" w:hAnsi="Times New Roman" w:cs="Times New Roman"/>
        </w:rPr>
        <w:t>High-ligand suppression of the tetrakis channel is captured by a logistic damping factor</w:t>
      </w:r>
      <w:r w:rsidR="001432C0" w:rsidRPr="009A1ACA">
        <w:rPr>
          <w:rFonts w:ascii="Times New Roman" w:hAnsi="Times New Roman" w:cs="Times New Roman"/>
        </w:rPr>
        <w:t>:</w:t>
      </w:r>
    </w:p>
    <w:p w14:paraId="49052990" w14:textId="7C70FD47" w:rsidR="00D305A5" w:rsidRPr="009A1ACA" w:rsidRDefault="00D305A5" w:rsidP="00683CDC">
      <w:pPr>
        <w:rPr>
          <w:rFonts w:cs="Times New Roman"/>
        </w:rPr>
      </w:pPr>
      <m:oMathPara>
        <m:oMathParaPr>
          <m:jc m:val="center"/>
        </m:oMathParaP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free</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free</m:t>
                              </m:r>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t>
                              </m:r>
                            </m:sub>
                          </m:sSub>
                        </m:den>
                      </m:f>
                    </m:e>
                  </m:d>
                </m:e>
                <m:sup>
                  <m:r>
                    <w:rPr>
                      <w:rFonts w:ascii="Cambria Math" w:hAnsi="Cambria Math" w:cs="Times New Roman"/>
                    </w:rPr>
                    <m:t>m</m:t>
                  </m:r>
                </m:sup>
              </m:sSup>
            </m:den>
          </m:f>
        </m:oMath>
      </m:oMathPara>
    </w:p>
    <w:p w14:paraId="66186788" w14:textId="6BF2E0AF" w:rsidR="00D305A5" w:rsidRPr="009A1ACA" w:rsidRDefault="00683CDC"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89984" behindDoc="0" locked="0" layoutInCell="1" allowOverlap="1" wp14:anchorId="39A87C15" wp14:editId="65AAD711">
                <wp:simplePos x="0" y="0"/>
                <wp:positionH relativeFrom="column">
                  <wp:posOffset>-67310</wp:posOffset>
                </wp:positionH>
                <wp:positionV relativeFrom="paragraph">
                  <wp:posOffset>901260</wp:posOffset>
                </wp:positionV>
                <wp:extent cx="509954" cy="307731"/>
                <wp:effectExtent l="0" t="0" r="0" b="0"/>
                <wp:wrapNone/>
                <wp:docPr id="1210387915" name="Text Box 2"/>
                <wp:cNvGraphicFramePr/>
                <a:graphic xmlns:a="http://schemas.openxmlformats.org/drawingml/2006/main">
                  <a:graphicData uri="http://schemas.microsoft.com/office/word/2010/wordprocessingShape">
                    <wps:wsp>
                      <wps:cNvSpPr txBox="1"/>
                      <wps:spPr>
                        <a:xfrm>
                          <a:off x="0" y="0"/>
                          <a:ext cx="509954" cy="307731"/>
                        </a:xfrm>
                        <a:prstGeom prst="rect">
                          <a:avLst/>
                        </a:prstGeom>
                        <a:noFill/>
                        <a:ln w="6350">
                          <a:noFill/>
                        </a:ln>
                      </wps:spPr>
                      <wps:txbx>
                        <w:txbxContent>
                          <w:p w14:paraId="02454E72" w14:textId="7561247D" w:rsidR="00683CDC" w:rsidRDefault="00683CDC" w:rsidP="00683CDC">
                            <w:pPr>
                              <w:spacing w:line="240" w:lineRule="auto"/>
                            </w:pPr>
                            <w:r>
                              <w:t>S27</w:t>
                            </w:r>
                          </w:p>
                          <w:p w14:paraId="37DF123A" w14:textId="77777777" w:rsidR="00683CDC" w:rsidRDefault="00683CDC" w:rsidP="00683C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A87C15" id="_x0000_s1040" type="#_x0000_t202" style="position:absolute;margin-left:-5.3pt;margin-top:70.95pt;width:40.15pt;height:24.2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" filled="f" stroked="f" strokeweight=".5pt">
                <v:textbox>
                  <w:txbxContent>
                    <w:p w14:paraId="02454E72" w14:textId="7561247D" w:rsidR="00683CDC" w:rsidRDefault="00683CDC" w:rsidP="00683CDC">
                      <w:pPr>
                        <w:spacing w:line="240" w:lineRule="auto"/>
                      </w:pPr>
                      <w:r>
                        <w:t>S27</w:t>
                      </w:r>
                    </w:p>
                    <w:p w14:paraId="37DF123A" w14:textId="77777777" w:rsidR="00683CDC" w:rsidRDefault="00683CDC" w:rsidP="00683CDC"/>
                  </w:txbxContent>
                </v:textbox>
              </v:shape>
            </w:pict>
          </mc:Fallback>
        </mc:AlternateContent>
      </w:r>
      <w:r w:rsidR="00D305A5" w:rsidRPr="009A1ACA">
        <w:rPr>
          <w:rFonts w:ascii="Times New Roman" w:hAnsi="Times New Roman" w:cs="Times New Roman"/>
        </w:rPr>
        <w:t xml:space="preserve">where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00D305A5" w:rsidRPr="009A1ACA">
        <w:rPr>
          <w:rFonts w:ascii="Times New Roman" w:hAnsi="Times New Roman" w:cs="Times New Roman"/>
        </w:rPr>
        <w:t xml:space="preserve"> are obtained either from the configuration or by golden-section fitting to the tail data. The Stage </w:t>
      </w:r>
      <w:r w:rsidR="001432C0" w:rsidRPr="009A1ACA">
        <w:rPr>
          <w:rFonts w:ascii="Times New Roman" w:hAnsi="Times New Roman" w:cs="Times New Roman"/>
        </w:rPr>
        <w:t>2</w:t>
      </w:r>
      <w:r w:rsidR="00D305A5" w:rsidRPr="009A1ACA">
        <w:rPr>
          <w:rFonts w:ascii="Times New Roman" w:hAnsi="Times New Roman" w:cs="Times New Roman"/>
        </w:rPr>
        <w:t xml:space="preserve"> rate constant is</w:t>
      </w:r>
      <w:r w:rsidR="001432C0" w:rsidRPr="009A1ACA">
        <w:rPr>
          <w:rFonts w:ascii="Times New Roman" w:hAnsi="Times New Roman" w:cs="Times New Roman"/>
        </w:rPr>
        <w:t>:</w:t>
      </w:r>
    </w:p>
    <w:p w14:paraId="5148ADAA" w14:textId="159E8006" w:rsidR="00D305A5" w:rsidRPr="009A1ACA" w:rsidRDefault="00000000" w:rsidP="00683CDC">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Stage2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free</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4</m:t>
              </m:r>
            </m:sub>
          </m:sSub>
          <m:r>
            <m:rPr>
              <m:sty m:val="p"/>
            </m:rPr>
            <w:rPr>
              <w:rFonts w:ascii="Cambria Math" w:hAnsi="Cambria Math" w:cs="Times New Roman"/>
            </w:rPr>
            <m:t>.</m:t>
          </m:r>
        </m:oMath>
      </m:oMathPara>
    </w:p>
    <w:p w14:paraId="78492332" w14:textId="77777777" w:rsidR="001432C0" w:rsidRPr="009A1ACA" w:rsidRDefault="001432C0" w:rsidP="00EE012D">
      <w:pPr>
        <w:pStyle w:val="Heading1"/>
        <w:rPr>
          <w:rFonts w:eastAsiaTheme="minorEastAsia" w:cs="Times New Roman"/>
        </w:rPr>
      </w:pPr>
      <w:bookmarkStart w:id="316" w:name="phi-correction-factors"/>
      <w:bookmarkEnd w:id="310"/>
    </w:p>
    <w:p w14:paraId="6C3B23C1" w14:textId="5FA28159" w:rsidR="00D305A5" w:rsidRPr="009A1ACA" w:rsidRDefault="00D305A5" w:rsidP="00EE012D">
      <w:pPr>
        <w:pStyle w:val="Heading1"/>
        <w:rPr>
          <w:rFonts w:cs="Times New Roman"/>
        </w:rPr>
      </w:pPr>
      <w:bookmarkStart w:id="317" w:name="_Toc209464929"/>
      <w:bookmarkStart w:id="318" w:name="_Toc209465051"/>
      <w:bookmarkStart w:id="319" w:name="_Toc221009124"/>
      <m:oMath>
        <m:r>
          <m:rPr>
            <m:sty m:val="p"/>
          </m:rPr>
          <w:rPr>
            <w:rFonts w:ascii="Cambria Math" w:hAnsi="Cambria Math" w:cs="Times New Roman"/>
          </w:rPr>
          <m:t>Φ</m:t>
        </m:r>
      </m:oMath>
      <w:r w:rsidRPr="009A1ACA">
        <w:rPr>
          <w:rFonts w:cs="Times New Roman"/>
        </w:rPr>
        <w:t xml:space="preserve"> Correction Factors</w:t>
      </w:r>
      <w:bookmarkEnd w:id="317"/>
      <w:bookmarkEnd w:id="318"/>
      <w:bookmarkEnd w:id="319"/>
    </w:p>
    <w:p w14:paraId="33D78A84" w14:textId="41C3AB3A" w:rsidR="00D305A5" w:rsidRPr="009A1ACA" w:rsidRDefault="00683CDC" w:rsidP="00D305A5">
      <w:pPr>
        <w:pStyle w:val="FirstParagraph"/>
        <w:rPr>
          <w:rFonts w:ascii="Times New Roman" w:hAnsi="Times New Roman" w:cs="Times New Roman"/>
        </w:rPr>
      </w:pPr>
      <w:r w:rsidRPr="009A1ACA">
        <w:rPr>
          <w:rFonts w:ascii="Times New Roman" w:hAnsi="Times New Roman" w:cs="Times New Roman"/>
          <w:noProof/>
          <w14:ligatures w14:val="standardContextual"/>
        </w:rPr>
        <mc:AlternateContent>
          <mc:Choice Requires="wps">
            <w:drawing>
              <wp:anchor distT="0" distB="0" distL="114300" distR="114300" simplePos="0" relativeHeight="251692032" behindDoc="0" locked="0" layoutInCell="1" allowOverlap="1" wp14:anchorId="111BAE9F" wp14:editId="6D6C06F2">
                <wp:simplePos x="0" y="0"/>
                <wp:positionH relativeFrom="column">
                  <wp:posOffset>-70338</wp:posOffset>
                </wp:positionH>
                <wp:positionV relativeFrom="paragraph">
                  <wp:posOffset>1014387</wp:posOffset>
                </wp:positionV>
                <wp:extent cx="509954" cy="835269"/>
                <wp:effectExtent l="0" t="0" r="0" b="0"/>
                <wp:wrapNone/>
                <wp:docPr id="1012492448" name="Text Box 2"/>
                <wp:cNvGraphicFramePr/>
                <a:graphic xmlns:a="http://schemas.openxmlformats.org/drawingml/2006/main">
                  <a:graphicData uri="http://schemas.microsoft.com/office/word/2010/wordprocessingShape">
                    <wps:wsp>
                      <wps:cNvSpPr txBox="1"/>
                      <wps:spPr>
                        <a:xfrm>
                          <a:off x="0" y="0"/>
                          <a:ext cx="509954" cy="835269"/>
                        </a:xfrm>
                        <a:prstGeom prst="rect">
                          <a:avLst/>
                        </a:prstGeom>
                        <a:noFill/>
                        <a:ln w="6350">
                          <a:noFill/>
                        </a:ln>
                      </wps:spPr>
                      <wps:txbx>
                        <w:txbxContent>
                          <w:p w14:paraId="6E2B9337" w14:textId="5DA400CB" w:rsidR="00683CDC" w:rsidRDefault="00683CDC" w:rsidP="00683CDC">
                            <w:pPr>
                              <w:spacing w:line="240" w:lineRule="auto"/>
                            </w:pPr>
                            <w:r>
                              <w:t>S27</w:t>
                            </w:r>
                          </w:p>
                          <w:p w14:paraId="01810A49" w14:textId="77777777" w:rsidR="00683CDC" w:rsidRDefault="00683CDC" w:rsidP="00683CDC">
                            <w:pPr>
                              <w:spacing w:line="240" w:lineRule="auto"/>
                            </w:pPr>
                          </w:p>
                          <w:p w14:paraId="5F6E8522" w14:textId="77777777" w:rsidR="00683CDC" w:rsidRDefault="00683CDC" w:rsidP="00683CDC">
                            <w:pPr>
                              <w:spacing w:line="240" w:lineRule="auto"/>
                            </w:pPr>
                          </w:p>
                          <w:p w14:paraId="6F52C98C" w14:textId="654732BC" w:rsidR="00683CDC" w:rsidRDefault="00683CDC" w:rsidP="00683CDC">
                            <w:pPr>
                              <w:spacing w:line="240" w:lineRule="auto"/>
                            </w:pPr>
                            <w:r>
                              <w:t>S28</w:t>
                            </w:r>
                          </w:p>
                          <w:p w14:paraId="6B546FA7" w14:textId="77777777" w:rsidR="00683CDC" w:rsidRDefault="00683CDC" w:rsidP="00683C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1BAE9F" id="_x0000_s1041" type="#_x0000_t202" style="position:absolute;margin-left:-5.55pt;margin-top:79.85pt;width:40.15pt;height:65.7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" filled="f" stroked="f" strokeweight=".5pt">
                <v:textbox>
                  <w:txbxContent>
                    <w:p w14:paraId="6E2B9337" w14:textId="5DA400CB" w:rsidR="00683CDC" w:rsidRDefault="00683CDC" w:rsidP="00683CDC">
                      <w:pPr>
                        <w:spacing w:line="240" w:lineRule="auto"/>
                      </w:pPr>
                      <w:r>
                        <w:t>S27</w:t>
                      </w:r>
                    </w:p>
                    <w:p w14:paraId="01810A49" w14:textId="77777777" w:rsidR="00683CDC" w:rsidRDefault="00683CDC" w:rsidP="00683CDC">
                      <w:pPr>
                        <w:spacing w:line="240" w:lineRule="auto"/>
                      </w:pPr>
                    </w:p>
                    <w:p w14:paraId="5F6E8522" w14:textId="77777777" w:rsidR="00683CDC" w:rsidRDefault="00683CDC" w:rsidP="00683CDC">
                      <w:pPr>
                        <w:spacing w:line="240" w:lineRule="auto"/>
                      </w:pPr>
                    </w:p>
                    <w:p w14:paraId="6F52C98C" w14:textId="654732BC" w:rsidR="00683CDC" w:rsidRDefault="00683CDC" w:rsidP="00683CDC">
                      <w:pPr>
                        <w:spacing w:line="240" w:lineRule="auto"/>
                      </w:pPr>
                      <w:r>
                        <w:t>S28</w:t>
                      </w:r>
                    </w:p>
                    <w:p w14:paraId="6B546FA7" w14:textId="77777777" w:rsidR="00683CDC" w:rsidRDefault="00683CDC" w:rsidP="00683CDC"/>
                  </w:txbxContent>
                </v:textbox>
              </v:shape>
            </w:pict>
          </mc:Fallback>
        </mc:AlternateContent>
      </w:r>
      <w:r w:rsidR="00D305A5" w:rsidRPr="009A1ACA">
        <w:rPr>
          <w:rFonts w:ascii="Times New Roman" w:hAnsi="Times New Roman" w:cs="Times New Roman"/>
        </w:rPr>
        <w:t xml:space="preserve">The mechanistic suppression applied to intrinsic rates is recorded in </w:t>
      </w:r>
      <m:oMath>
        <m:r>
          <m:rPr>
            <m:sty m:val="p"/>
          </m:rPr>
          <w:rPr>
            <w:rFonts w:ascii="Cambria Math" w:hAnsi="Cambria Math" w:cs="Times New Roman"/>
          </w:rPr>
          <m:t>Φ</m:t>
        </m:r>
      </m:oMath>
      <w:r w:rsidR="00D305A5" w:rsidRPr="009A1ACA">
        <w:rPr>
          <w:rFonts w:ascii="Times New Roman" w:hAnsi="Times New Roman" w:cs="Times New Roman"/>
        </w:rPr>
        <w:t xml:space="preserve"> tables. Two correction factors are reported:</w:t>
      </w:r>
    </w:p>
    <w:p w14:paraId="6EE9B6E7" w14:textId="4D5A259A" w:rsidR="00D305A5" w:rsidRPr="009A1ACA" w:rsidRDefault="00000000" w:rsidP="00683CDC">
      <w:pPr>
        <w:rPr>
          <w:rFonts w:cs="Times New Roman"/>
        </w:rPr>
      </w:pPr>
      <m:oMathPara>
        <m:oMathParaPr>
          <m:jc m:val="center"/>
        </m:oMathParaPr>
        <m:oMath>
          <m:eqArr>
            <m:eqArrPr>
              <m:ctrlPr>
                <w:rPr>
                  <w:rFonts w:ascii="Cambria Math" w:hAnsi="Cambria Math" w:cs="Times New Roman"/>
                </w:rPr>
              </m:ctrlPr>
            </m:eqArrPr>
            <m:e>
              <m:sSub>
                <m:sSubPr>
                  <m:ctrlPr>
                    <w:rPr>
                      <w:rFonts w:ascii="Cambria Math" w:hAnsi="Cambria Math" w:cs="Times New Roman"/>
                    </w:rPr>
                  </m:ctrlPr>
                </m:sSubPr>
                <m:e>
                  <m:r>
                    <m:rPr>
                      <m:sty m:val="p"/>
                    </m:rPr>
                    <w:rPr>
                      <w:rFonts w:ascii="Cambria Math" w:hAnsi="Cambria Math" w:cs="Times New Roman"/>
                    </w:rPr>
                    <m:t>Φ</m:t>
                  </m:r>
                </m:e>
                <m:sub>
                  <m:r>
                    <m:rPr>
                      <m:sty m:val="p"/>
                    </m:rPr>
                    <w:rPr>
                      <w:rFonts w:ascii="Cambria Math" w:hAnsi="Cambria Math" w:cs="Times New Roman"/>
                    </w:rPr>
                    <m:t>Stage1</m:t>
                  </m:r>
                </m:sub>
              </m:sSub>
              <m:r>
                <w:rPr>
                  <w:rFonts w:ascii="Cambria Math" w:hAnsi="Cambria Math" w:cs="Times New Roman"/>
                </w:rPr>
                <m:t>&amp;</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Stage1</m:t>
                      </m:r>
                    </m:sub>
                  </m:sSub>
                </m:num>
                <m:den>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inner</m:t>
                      </m:r>
                    </m:sub>
                  </m:sSub>
                </m:den>
              </m:f>
            </m:e>
            <m:e>
              <m:r>
                <m:rPr>
                  <m:sty m:val="p"/>
                </m:rPr>
                <w:rPr>
                  <w:rFonts w:ascii="Cambria Math" w:hAnsi="Cambria Math" w:cs="Times New Roman"/>
                </w:rPr>
                <m:t>Φ</m:t>
              </m:r>
              <m:r>
                <w:rPr>
                  <w:rFonts w:ascii="Cambria Math" w:hAnsi="Cambria Math" w:cs="Times New Roman"/>
                </w:rPr>
                <m:t>&amp;</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Stage3</m:t>
                      </m:r>
                    </m:sub>
                  </m:sSub>
                </m:num>
                <m:den>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inner</m:t>
                      </m:r>
                    </m:sub>
                  </m:sSub>
                </m:den>
              </m:f>
            </m:e>
          </m:eqArr>
        </m:oMath>
      </m:oMathPara>
    </w:p>
    <w:p w14:paraId="171AAAAA" w14:textId="77777777" w:rsidR="00D305A5" w:rsidRPr="009A1ACA" w:rsidRDefault="00D305A5" w:rsidP="00D305A5">
      <w:pPr>
        <w:pStyle w:val="FirstParagraph"/>
        <w:rPr>
          <w:rFonts w:ascii="Times New Roman" w:hAnsi="Times New Roman" w:cs="Times New Roman"/>
        </w:rPr>
      </w:pPr>
      <w:r w:rsidRPr="009A1ACA">
        <w:rPr>
          <w:rFonts w:ascii="Times New Roman" w:hAnsi="Times New Roman" w:cs="Times New Roman"/>
        </w:rPr>
        <w:t xml:space="preserve">The first measures the effect of replacing the aquated tetrakis population with the raw hydrolysed fraction; the second is the net damping and inhibition applied to the intrinsic inner-sphere kinetics. Multiplying any intrinsic prediction by the appropriate </w:t>
      </w:r>
      <m:oMath>
        <m:r>
          <m:rPr>
            <m:sty m:val="p"/>
          </m:rPr>
          <w:rPr>
            <w:rFonts w:ascii="Cambria Math" w:hAnsi="Cambria Math" w:cs="Times New Roman"/>
          </w:rPr>
          <m:t>Φ</m:t>
        </m:r>
      </m:oMath>
      <w:r w:rsidRPr="009A1ACA">
        <w:rPr>
          <w:rFonts w:ascii="Times New Roman" w:hAnsi="Times New Roman" w:cs="Times New Roman"/>
        </w:rPr>
        <w:t xml:space="preserve"> reproduces the stage-specific rate constants tabulated in the script outputs.</w:t>
      </w:r>
    </w:p>
    <w:p w14:paraId="75120110" w14:textId="4F5A8E1A" w:rsidR="00D305A5" w:rsidRDefault="00D305A5" w:rsidP="00EE012D">
      <w:pPr>
        <w:pStyle w:val="Heading1"/>
      </w:pPr>
      <w:bookmarkStart w:id="320" w:name="_Toc209464930"/>
      <w:bookmarkStart w:id="321" w:name="_Toc209465052"/>
      <w:bookmarkStart w:id="322" w:name="_Toc221009125"/>
      <w:bookmarkStart w:id="323" w:name="reproducibility-procedure"/>
      <w:bookmarkEnd w:id="316"/>
      <w:r>
        <w:lastRenderedPageBreak/>
        <w:t>Reproducibility Procedure</w:t>
      </w:r>
      <w:bookmarkEnd w:id="320"/>
      <w:bookmarkEnd w:id="321"/>
      <w:bookmarkEnd w:id="322"/>
    </w:p>
    <w:p w14:paraId="4EBFC3B0" w14:textId="77777777" w:rsidR="00D305A5" w:rsidRDefault="00D305A5" w:rsidP="00D305A5">
      <w:pPr>
        <w:numPr>
          <w:ilvl w:val="0"/>
          <w:numId w:val="3"/>
        </w:numPr>
        <w:spacing w:after="200"/>
      </w:pPr>
      <w:r>
        <w:t xml:space="preserve">Supply the experimental conditions (target </w:t>
      </w:r>
      <m:oMath>
        <m:r>
          <w:rPr>
            <w:rFonts w:ascii="Cambria Math" w:hAnsi="Cambria Math"/>
          </w:rPr>
          <m:t>pH</m:t>
        </m:r>
      </m:oMath>
      <w:r>
        <w:t xml:space="preserve">, metal and ligand totals, buffer parameters) in the configuration of </w:t>
      </w:r>
      <w:r>
        <w:rPr>
          <w:rStyle w:val="VerbatimChar"/>
        </w:rPr>
        <w:t>Speciation_comprehensive.py</w:t>
      </w:r>
      <w:r>
        <w:t>.</w:t>
      </w:r>
    </w:p>
    <w:p w14:paraId="2DC320F6" w14:textId="77777777" w:rsidR="00D305A5" w:rsidRDefault="00D305A5" w:rsidP="00D305A5">
      <w:pPr>
        <w:numPr>
          <w:ilvl w:val="0"/>
          <w:numId w:val="3"/>
        </w:numPr>
        <w:spacing w:after="200"/>
      </w:pPr>
      <w:r>
        <w:t xml:space="preserve">For each composition, solve the mass-balance equation for </w:t>
      </w:r>
      <m:oMath>
        <m:r>
          <m:rPr>
            <m:sty m:val="p"/>
          </m:rPr>
          <w:rPr>
            <w:rFonts w:ascii="Cambria Math" w:hAnsi="Cambria Math"/>
          </w:rPr>
          <m:t>[</m:t>
        </m:r>
        <m:r>
          <w:rPr>
            <w:rFonts w:ascii="Cambria Math" w:hAnsi="Cambria Math"/>
          </w:rPr>
          <m:t>L</m:t>
        </m:r>
        <m:r>
          <m:rPr>
            <m:sty m:val="p"/>
          </m:rPr>
          <w:rPr>
            <w:rFonts w:ascii="Cambria Math" w:hAnsi="Cambria Math"/>
          </w:rPr>
          <m:t>]</m:t>
        </m:r>
      </m:oMath>
      <w:r>
        <w:t xml:space="preserve">, evaluate </w:t>
      </w:r>
      <m:oMath>
        <m:r>
          <w:rPr>
            <w:rFonts w:ascii="Cambria Math" w:hAnsi="Cambria Math"/>
          </w:rPr>
          <m:t>Q</m:t>
        </m:r>
      </m:oMath>
      <w:r>
        <w:t xml:space="preserve">, and compute the fractions </w:t>
      </w:r>
      <m:oMath>
        <m:sSub>
          <m:sSubPr>
            <m:ctrlPr>
              <w:rPr>
                <w:rFonts w:ascii="Cambria Math" w:hAnsi="Cambria Math"/>
              </w:rPr>
            </m:ctrlPr>
          </m:sSubPr>
          <m:e>
            <m:r>
              <w:rPr>
                <w:rFonts w:ascii="Cambria Math" w:hAnsi="Cambria Math"/>
              </w:rPr>
              <m:t>f</m:t>
            </m:r>
          </m:e>
          <m:sub>
            <m:r>
              <w:rPr>
                <w:rFonts w:ascii="Cambria Math" w:hAnsi="Cambria Math"/>
              </w:rPr>
              <m:t>i</m:t>
            </m:r>
          </m:sub>
        </m:sSub>
      </m:oMath>
      <w:r>
        <w:t>.</w:t>
      </w:r>
    </w:p>
    <w:p w14:paraId="31D45808" w14:textId="3979C2EA" w:rsidR="00D305A5" w:rsidRDefault="00D305A5" w:rsidP="00D305A5">
      <w:pPr>
        <w:numPr>
          <w:ilvl w:val="0"/>
          <w:numId w:val="3"/>
        </w:numPr>
        <w:spacing w:after="200"/>
      </w:pPr>
      <w:r>
        <w:t xml:space="preserve">Form </w:t>
      </w:r>
      <m:oMath>
        <m:sSub>
          <m:sSubPr>
            <m:ctrlPr>
              <w:rPr>
                <w:rFonts w:ascii="Cambria Math" w:hAnsi="Cambria Math"/>
              </w:rPr>
            </m:ctrlPr>
          </m:sSubPr>
          <m:e>
            <m:r>
              <w:rPr>
                <w:rFonts w:ascii="Cambria Math" w:hAnsi="Cambria Math"/>
              </w:rPr>
              <m:t>f</m:t>
            </m:r>
          </m:e>
          <m:sub>
            <m:r>
              <w:rPr>
                <w:rFonts w:ascii="Cambria Math" w:hAnsi="Cambria Math"/>
              </w:rPr>
              <m:t>2</m:t>
            </m:r>
            <m:r>
              <m:rPr>
                <m:sty m:val="p"/>
              </m:rPr>
              <w:rPr>
                <w:rFonts w:ascii="Cambria Math" w:hAnsi="Cambria Math"/>
              </w:rPr>
              <m:t>,OH</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,OH</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4</m:t>
            </m:r>
            <m:r>
              <m:rPr>
                <m:sty m:val="p"/>
              </m:rPr>
              <w:rPr>
                <w:rFonts w:ascii="Cambria Math" w:hAnsi="Cambria Math"/>
              </w:rPr>
              <m:t>,eff</m:t>
            </m:r>
          </m:sub>
        </m:sSub>
      </m:oMath>
      <w:r>
        <w:t xml:space="preserve"> using </w:t>
      </w:r>
      <m:oMath>
        <m:sSub>
          <m:sSubPr>
            <m:ctrlPr>
              <w:rPr>
                <w:rFonts w:ascii="Cambria Math" w:hAnsi="Cambria Math"/>
              </w:rPr>
            </m:ctrlPr>
          </m:sSubPr>
          <m:e>
            <m:r>
              <w:rPr>
                <w:rFonts w:ascii="Cambria Math" w:hAnsi="Cambria Math"/>
              </w:rPr>
              <m:t>θ</m:t>
            </m:r>
          </m:e>
          <m:sub>
            <m:r>
              <m:rPr>
                <m:sty m:val="p"/>
              </m:rPr>
              <w:rPr>
                <w:rFonts w:ascii="Cambria Math" w:hAnsi="Cambria Math"/>
              </w:rPr>
              <m:t>OH</m:t>
            </m:r>
          </m:sub>
        </m:sSub>
      </m:oMath>
      <w:r>
        <w:t xml:space="preserve"> and </w:t>
      </w:r>
      <m:oMath>
        <m:sSub>
          <m:sSubPr>
            <m:ctrlPr>
              <w:rPr>
                <w:rFonts w:ascii="Cambria Math" w:hAnsi="Cambria Math"/>
              </w:rPr>
            </m:ctrlPr>
          </m:sSubPr>
          <m:e>
            <m:r>
              <w:rPr>
                <w:rFonts w:ascii="Cambria Math" w:hAnsi="Cambria Math"/>
              </w:rPr>
              <m:t>α</m:t>
            </m:r>
          </m:e>
          <m:sub>
            <m:r>
              <m:rPr>
                <m:sty m:val="p"/>
              </m:rPr>
              <w:rPr>
                <w:rFonts w:ascii="Cambria Math" w:hAnsi="Cambria Math"/>
              </w:rPr>
              <m:t>aq</m:t>
            </m:r>
          </m:sub>
        </m:sSub>
      </m:oMath>
      <w:r>
        <w:t>, then evaluate Eqs.</w:t>
      </w:r>
      <w:r w:rsidR="00E2153B">
        <w:t xml:space="preserve"> S17</w:t>
      </w:r>
      <w:r>
        <w:t xml:space="preserve"> and </w:t>
      </w:r>
      <w:r w:rsidR="00E2153B">
        <w:fldChar w:fldCharType="begin"/>
      </w:r>
      <w:r w:rsidR="00E2153B">
        <w:instrText>HYPERLINK \l "eq:kinner" \h</w:instrText>
      </w:r>
      <w:r w:rsidR="00E2153B">
        <w:fldChar w:fldCharType="separate"/>
      </w:r>
      <w:r w:rsidR="00E2153B" w:rsidRPr="00534EBB">
        <w:t>S18</w:t>
      </w:r>
      <w:r w:rsidR="00E2153B">
        <w:fldChar w:fldCharType="end"/>
      </w:r>
      <w:r>
        <w:t>.</w:t>
      </w:r>
    </w:p>
    <w:p w14:paraId="3A41FC81" w14:textId="260B8475" w:rsidR="00D305A5" w:rsidRDefault="00D305A5" w:rsidP="00D305A5">
      <w:pPr>
        <w:numPr>
          <w:ilvl w:val="0"/>
          <w:numId w:val="3"/>
        </w:numPr>
        <w:spacing w:after="200"/>
      </w:pPr>
      <w:r>
        <w:t xml:space="preserve">Compute the bicarbonate terms and denominator </w:t>
      </w:r>
      <m:oMath>
        <m:r>
          <w:rPr>
            <w:rFonts w:ascii="Cambria Math" w:hAnsi="Cambria Math"/>
          </w:rPr>
          <m:t>D</m:t>
        </m:r>
      </m:oMath>
      <w:r>
        <w:t>; evaluate Eq. </w:t>
      </w:r>
      <w:r w:rsidR="00534EBB">
        <w:t xml:space="preserve">S27 </w:t>
      </w:r>
      <w:r>
        <w:t xml:space="preserve">with the fitted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free</m:t>
            </m:r>
          </m:sub>
        </m:sSub>
        <m:r>
          <m:rPr>
            <m:sty m:val="p"/>
          </m:rPr>
          <w:rPr>
            <w:rFonts w:ascii="Cambria Math" w:hAnsi="Cambria Math"/>
          </w:rPr>
          <m:t>)</m:t>
        </m:r>
      </m:oMath>
      <w:r>
        <w:t xml:space="preserve"> to obtain the Stage </w:t>
      </w:r>
      <w:r w:rsidR="00534EBB">
        <w:t>2</w:t>
      </w:r>
      <w:r>
        <w:t xml:space="preserve"> rate.</w:t>
      </w:r>
    </w:p>
    <w:p w14:paraId="1080B34A" w14:textId="77777777" w:rsidR="00D305A5" w:rsidRDefault="00D305A5" w:rsidP="00D305A5">
      <w:pPr>
        <w:numPr>
          <w:ilvl w:val="0"/>
          <w:numId w:val="3"/>
        </w:numPr>
        <w:spacing w:after="200"/>
      </w:pPr>
      <w:r>
        <w:t xml:space="preserve">Record </w:t>
      </w:r>
      <m:oMath>
        <m:r>
          <m:rPr>
            <m:sty m:val="p"/>
          </m:rPr>
          <w:rPr>
            <w:rFonts w:ascii="Cambria Math" w:hAnsi="Cambria Math"/>
          </w:rPr>
          <m:t>Φ</m:t>
        </m:r>
      </m:oMath>
      <w:r>
        <w:t xml:space="preserve"> and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Stage1</m:t>
            </m:r>
          </m:sub>
        </m:sSub>
      </m:oMath>
      <w:r>
        <w:t xml:space="preserve"> for each ratio using the formulas above.</w:t>
      </w:r>
    </w:p>
    <w:p w14:paraId="346AC9DE" w14:textId="77777777" w:rsidR="00D305A5" w:rsidRPr="006403F0" w:rsidRDefault="00D305A5" w:rsidP="00D305A5">
      <w:pPr>
        <w:pStyle w:val="FirstParagraph"/>
        <w:rPr>
          <w:rFonts w:ascii="Times New Roman" w:hAnsi="Times New Roman" w:cs="Times New Roman"/>
        </w:rPr>
      </w:pPr>
      <w:r w:rsidRPr="006403F0">
        <w:rPr>
          <w:rFonts w:ascii="Times New Roman" w:hAnsi="Times New Roman" w:cs="Times New Roman"/>
        </w:rPr>
        <w:t xml:space="preserve">These steps regenerate the CSV files </w:t>
      </w:r>
      <w:r w:rsidRPr="003649BD">
        <w:rPr>
          <w:rStyle w:val="VerbatimChar"/>
          <w:rFonts w:ascii="Times New Roman" w:hAnsi="Times New Roman" w:cs="Times New Roman"/>
          <w:sz w:val="24"/>
        </w:rPr>
        <w:t>prediction_summary_by_ratio.csv</w:t>
      </w:r>
      <w:r w:rsidRPr="006403F0">
        <w:rPr>
          <w:rFonts w:ascii="Times New Roman" w:hAnsi="Times New Roman" w:cs="Times New Roman"/>
        </w:rPr>
        <w:t xml:space="preserve">, </w:t>
      </w:r>
      <w:r w:rsidRPr="003649BD">
        <w:rPr>
          <w:rStyle w:val="VerbatimChar"/>
          <w:rFonts w:ascii="Times New Roman" w:hAnsi="Times New Roman" w:cs="Times New Roman"/>
          <w:sz w:val="24"/>
        </w:rPr>
        <w:t>phi_correction.csv</w:t>
      </w:r>
      <w:r w:rsidRPr="006403F0">
        <w:rPr>
          <w:rFonts w:ascii="Times New Roman" w:hAnsi="Times New Roman" w:cs="Times New Roman"/>
        </w:rPr>
        <w:t xml:space="preserve">, and the stage tables distributed with the repository. All expressions are analytic and require only standard numerical root finding for </w:t>
      </w:r>
      <m:oMath>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oMath>
      <w:r w:rsidRPr="006403F0">
        <w:rPr>
          <w:rFonts w:ascii="Times New Roman" w:hAnsi="Times New Roman" w:cs="Times New Roman"/>
        </w:rPr>
        <w:t>.</w:t>
      </w:r>
    </w:p>
    <w:p w14:paraId="7B1F1A15" w14:textId="52407173" w:rsidR="007C18E6" w:rsidRDefault="007C18E6" w:rsidP="00EE012D">
      <w:pPr>
        <w:pStyle w:val="Heading1"/>
      </w:pPr>
      <w:bookmarkStart w:id="324" w:name="_Toc209464931"/>
      <w:bookmarkStart w:id="325" w:name="_Toc209465053"/>
      <w:bookmarkStart w:id="326" w:name="_Toc221009126"/>
      <w:r>
        <w:t>DATA AVAILABILITY</w:t>
      </w:r>
      <w:bookmarkEnd w:id="324"/>
      <w:bookmarkEnd w:id="325"/>
      <w:bookmarkEnd w:id="326"/>
    </w:p>
    <w:p w14:paraId="6160E5C1" w14:textId="492F39C2" w:rsidR="007C18E6" w:rsidRPr="007C18E6" w:rsidRDefault="007C18E6" w:rsidP="007C18E6">
      <w:r>
        <w:t xml:space="preserve">All mentioned scripts and scripts not mentioned that are used to carry out equations are available </w:t>
      </w:r>
      <w:r w:rsidRPr="004B5A8E">
        <w:rPr>
          <w:color w:val="000000" w:themeColor="text1"/>
        </w:rPr>
        <w:t>at</w:t>
      </w:r>
      <w:r w:rsidRPr="004B5A8E">
        <w:rPr>
          <w:rFonts w:cs="Times New Roman"/>
          <w:color w:val="000000" w:themeColor="text1"/>
          <w:sz w:val="40"/>
          <w:szCs w:val="40"/>
        </w:rPr>
        <w:t xml:space="preserve"> </w:t>
      </w:r>
      <w:r w:rsidR="004B5A8E" w:rsidRPr="004B5A8E">
        <w:rPr>
          <w:rFonts w:cs="Times New Roman"/>
          <w:color w:val="000000" w:themeColor="text1"/>
        </w:rPr>
        <w:t>https://github.com/quaidtUC</w:t>
      </w:r>
    </w:p>
    <w:bookmarkEnd w:id="296"/>
    <w:bookmarkEnd w:id="323"/>
    <w:p w14:paraId="3FE95BB9" w14:textId="695BA5DD" w:rsidR="00E5276B" w:rsidRDefault="00514BC7" w:rsidP="00514BC7">
      <w:pPr>
        <w:spacing w:line="240" w:lineRule="auto"/>
      </w:pPr>
      <w:r>
        <w:br w:type="page"/>
      </w:r>
    </w:p>
    <w:p w14:paraId="5BE2A290" w14:textId="06325FBA" w:rsidR="00E5276B" w:rsidRPr="006674C4" w:rsidRDefault="006674C4" w:rsidP="00EE012D">
      <w:pPr>
        <w:pStyle w:val="Heading1"/>
      </w:pPr>
      <w:bookmarkStart w:id="327" w:name="_Toc209464932"/>
      <w:bookmarkStart w:id="328" w:name="_Toc209465054"/>
      <w:bookmarkStart w:id="329" w:name="_Toc221009127"/>
      <w:r w:rsidRPr="006674C4">
        <w:lastRenderedPageBreak/>
        <w:t>SUPPLEMENTARY REFERENCES</w:t>
      </w:r>
      <w:bookmarkEnd w:id="327"/>
      <w:bookmarkEnd w:id="328"/>
      <w:bookmarkEnd w:id="329"/>
    </w:p>
    <w:p w14:paraId="6859C77E" w14:textId="77777777" w:rsidR="00E5276B" w:rsidRDefault="00E5276B" w:rsidP="00DD0CB0"/>
    <w:p w14:paraId="3F8CA2CA" w14:textId="77777777" w:rsidR="00C356B5" w:rsidRPr="00C356B5" w:rsidRDefault="006674C4" w:rsidP="00C356B5">
      <w:pPr>
        <w:pStyle w:val="Bibliography"/>
        <w:rPr>
          <w:rFonts w:cs="Times New Roman"/>
        </w:rPr>
      </w:pPr>
      <w:r>
        <w:fldChar w:fldCharType="begin"/>
      </w:r>
      <w:r w:rsidR="00024E6D">
        <w:instrText xml:space="preserve"> ADDIN ZOTERO_BIBL {"uncited":[],"omitted":[],"custom":[]} CSL_BIBLIOGRAPHY </w:instrText>
      </w:r>
      <w:r>
        <w:fldChar w:fldCharType="separate"/>
      </w:r>
      <w:r w:rsidR="00C356B5" w:rsidRPr="00C356B5">
        <w:rPr>
          <w:rFonts w:cs="Times New Roman"/>
        </w:rPr>
        <w:t>[1]</w:t>
      </w:r>
      <w:r w:rsidR="00C356B5" w:rsidRPr="00C356B5">
        <w:rPr>
          <w:rFonts w:cs="Times New Roman"/>
        </w:rPr>
        <w:tab/>
        <w:t xml:space="preserve">M. D. Hanwell, D. E. Curtis, D. C. Lonie, T. Vandermeersch, E. Zurek, and G. R. Hutchison, “Avogadro: an advanced semantic chemical editor, visualization, and analysis platform,” </w:t>
      </w:r>
      <w:r w:rsidR="00C356B5" w:rsidRPr="00C356B5">
        <w:rPr>
          <w:rFonts w:cs="Times New Roman"/>
          <w:i/>
          <w:iCs/>
        </w:rPr>
        <w:t>J. Cheminformatics</w:t>
      </w:r>
      <w:r w:rsidR="00C356B5" w:rsidRPr="00C356B5">
        <w:rPr>
          <w:rFonts w:cs="Times New Roman"/>
        </w:rPr>
        <w:t>, vol. 4, no. 1, p. 17, Aug. 2012, doi: 10.1186/1758-2946-4-17.</w:t>
      </w:r>
    </w:p>
    <w:p w14:paraId="114DE824" w14:textId="77777777" w:rsidR="00C356B5" w:rsidRPr="00C356B5" w:rsidRDefault="00C356B5" w:rsidP="00C356B5">
      <w:pPr>
        <w:pStyle w:val="Bibliography"/>
        <w:rPr>
          <w:rFonts w:cs="Times New Roman"/>
        </w:rPr>
      </w:pPr>
      <w:r w:rsidRPr="00C356B5">
        <w:rPr>
          <w:rFonts w:cs="Times New Roman"/>
        </w:rPr>
        <w:t>[2]</w:t>
      </w:r>
      <w:r w:rsidRPr="00C356B5">
        <w:rPr>
          <w:rFonts w:cs="Times New Roman"/>
        </w:rPr>
        <w:tab/>
        <w:t>“GFN2-xTB—An Accurate and Broadly Parametrized Self-Consistent Tight-Binding Quantum Chemical Method with Multipole Electrostatics and Density-Dependent Dispersion Contributions | Journal of Chemical Theory and Computation.” Accessed: May 09, 2025. [Online]. Available: https://pubs.acs.org/doi/10.1021/acs.jctc.8b01176</w:t>
      </w:r>
    </w:p>
    <w:p w14:paraId="74CF6EDD" w14:textId="77777777" w:rsidR="00C356B5" w:rsidRPr="00C356B5" w:rsidRDefault="00C356B5" w:rsidP="00C356B5">
      <w:pPr>
        <w:pStyle w:val="Bibliography"/>
        <w:rPr>
          <w:rFonts w:cs="Times New Roman"/>
        </w:rPr>
      </w:pPr>
      <w:r w:rsidRPr="00C356B5">
        <w:rPr>
          <w:rFonts w:cs="Times New Roman"/>
        </w:rPr>
        <w:t>[3]</w:t>
      </w:r>
      <w:r w:rsidRPr="00C356B5">
        <w:rPr>
          <w:rFonts w:cs="Times New Roman"/>
        </w:rPr>
        <w:tab/>
        <w:t xml:space="preserve">P. Pracht </w:t>
      </w:r>
      <w:r w:rsidRPr="00C356B5">
        <w:rPr>
          <w:rFonts w:cs="Times New Roman"/>
          <w:i/>
          <w:iCs/>
        </w:rPr>
        <w:t>et al.</w:t>
      </w:r>
      <w:r w:rsidRPr="00C356B5">
        <w:rPr>
          <w:rFonts w:cs="Times New Roman"/>
        </w:rPr>
        <w:t xml:space="preserve">, “CREST—A program for the exploration of low-energy molecular chemical space,” </w:t>
      </w:r>
      <w:r w:rsidRPr="00C356B5">
        <w:rPr>
          <w:rFonts w:cs="Times New Roman"/>
          <w:i/>
          <w:iCs/>
        </w:rPr>
        <w:t>J. Chem. Phys.</w:t>
      </w:r>
      <w:r w:rsidRPr="00C356B5">
        <w:rPr>
          <w:rFonts w:cs="Times New Roman"/>
        </w:rPr>
        <w:t>, vol. 160, no. 11, p. 114110, Mar. 2024, doi: 10.1063/5.0197592.</w:t>
      </w:r>
    </w:p>
    <w:p w14:paraId="54DD008E" w14:textId="77777777" w:rsidR="00C356B5" w:rsidRPr="00C356B5" w:rsidRDefault="00C356B5" w:rsidP="00C356B5">
      <w:pPr>
        <w:pStyle w:val="Bibliography"/>
        <w:rPr>
          <w:rFonts w:cs="Times New Roman"/>
        </w:rPr>
      </w:pPr>
      <w:r w:rsidRPr="00C356B5">
        <w:rPr>
          <w:rFonts w:cs="Times New Roman"/>
        </w:rPr>
        <w:t>[4]</w:t>
      </w:r>
      <w:r w:rsidRPr="00C356B5">
        <w:rPr>
          <w:rFonts w:cs="Times New Roman"/>
        </w:rPr>
        <w:tab/>
        <w:t xml:space="preserve">F. Neese, “Software update: the ORCA program system, version 5.0,” </w:t>
      </w:r>
      <w:r w:rsidRPr="00C356B5">
        <w:rPr>
          <w:rFonts w:cs="Times New Roman"/>
          <w:i/>
          <w:iCs/>
        </w:rPr>
        <w:t>WIRES Comput. Molec. Sci.</w:t>
      </w:r>
      <w:r w:rsidRPr="00C356B5">
        <w:rPr>
          <w:rFonts w:cs="Times New Roman"/>
        </w:rPr>
        <w:t>, vol. 12, no. 1. p. e1606, 2022. doi: 10.1002/wcms.1606.</w:t>
      </w:r>
    </w:p>
    <w:p w14:paraId="3D6B338F" w14:textId="77777777" w:rsidR="00C356B5" w:rsidRPr="00C356B5" w:rsidRDefault="00C356B5" w:rsidP="00C356B5">
      <w:pPr>
        <w:pStyle w:val="Bibliography"/>
        <w:rPr>
          <w:rFonts w:cs="Times New Roman"/>
        </w:rPr>
      </w:pPr>
      <w:r w:rsidRPr="00C356B5">
        <w:rPr>
          <w:rFonts w:cs="Times New Roman"/>
        </w:rPr>
        <w:t>[5]</w:t>
      </w:r>
      <w:r w:rsidRPr="00C356B5">
        <w:rPr>
          <w:rFonts w:cs="Times New Roman"/>
        </w:rPr>
        <w:tab/>
        <w:t xml:space="preserve">F. Neese, F. Wennmohs, U. Becker, and C. Riplinger, “The ORCA quantum chemistry program package,” </w:t>
      </w:r>
      <w:r w:rsidRPr="00C356B5">
        <w:rPr>
          <w:rFonts w:cs="Times New Roman"/>
          <w:i/>
          <w:iCs/>
        </w:rPr>
        <w:t>J. Chem. Phys.</w:t>
      </w:r>
      <w:r w:rsidRPr="00C356B5">
        <w:rPr>
          <w:rFonts w:cs="Times New Roman"/>
        </w:rPr>
        <w:t>, vol. 152. p. Art. No. L224108, 2020. doi: 10.1063/5.0004608.</w:t>
      </w:r>
    </w:p>
    <w:p w14:paraId="54A5C4F9" w14:textId="77777777" w:rsidR="00C356B5" w:rsidRPr="00C356B5" w:rsidRDefault="00C356B5" w:rsidP="00C356B5">
      <w:pPr>
        <w:pStyle w:val="Bibliography"/>
        <w:rPr>
          <w:rFonts w:cs="Times New Roman"/>
        </w:rPr>
      </w:pPr>
      <w:r w:rsidRPr="00C356B5">
        <w:rPr>
          <w:rFonts w:cs="Times New Roman"/>
        </w:rPr>
        <w:t>[6]</w:t>
      </w:r>
      <w:r w:rsidRPr="00C356B5">
        <w:rPr>
          <w:rFonts w:cs="Times New Roman"/>
        </w:rPr>
        <w:tab/>
        <w:t xml:space="preserve">L. Koziol </w:t>
      </w:r>
      <w:r w:rsidRPr="00C356B5">
        <w:rPr>
          <w:rFonts w:cs="Times New Roman"/>
          <w:i/>
          <w:iCs/>
        </w:rPr>
        <w:t>et al.</w:t>
      </w:r>
      <w:r w:rsidRPr="00C356B5">
        <w:rPr>
          <w:rFonts w:cs="Times New Roman"/>
        </w:rPr>
        <w:t xml:space="preserve">, “Toward a Small Molecule, Biomimetic Carbonic Anhydrase Model: Theoretical and Experimental Investigations of a Panel of Zinc(II) Aza-Macrocyclic Catalysts,” </w:t>
      </w:r>
      <w:r w:rsidRPr="00C356B5">
        <w:rPr>
          <w:rFonts w:cs="Times New Roman"/>
          <w:i/>
          <w:iCs/>
        </w:rPr>
        <w:t>Inorg. Chem.</w:t>
      </w:r>
      <w:r w:rsidRPr="00C356B5">
        <w:rPr>
          <w:rFonts w:cs="Times New Roman"/>
        </w:rPr>
        <w:t>, vol. 51, no. 12, pp. 6803–6812, June 2012, doi: 10.1021/ic300526b.</w:t>
      </w:r>
    </w:p>
    <w:p w14:paraId="76825DFE" w14:textId="77777777" w:rsidR="00C356B5" w:rsidRPr="00C356B5" w:rsidRDefault="00C356B5" w:rsidP="00C356B5">
      <w:pPr>
        <w:pStyle w:val="Bibliography"/>
        <w:rPr>
          <w:rFonts w:cs="Times New Roman"/>
        </w:rPr>
      </w:pPr>
      <w:r w:rsidRPr="00C356B5">
        <w:rPr>
          <w:rFonts w:cs="Times New Roman"/>
        </w:rPr>
        <w:lastRenderedPageBreak/>
        <w:t>[7]</w:t>
      </w:r>
      <w:r w:rsidRPr="00C356B5">
        <w:rPr>
          <w:rFonts w:cs="Times New Roman"/>
        </w:rPr>
        <w:tab/>
        <w:t xml:space="preserve">A. P. Harding and P. L. A. Popelier, “pKa prediction from an ab initio bond length: Part 3—benzoic acids and anilines,” </w:t>
      </w:r>
      <w:r w:rsidRPr="00C356B5">
        <w:rPr>
          <w:rFonts w:cs="Times New Roman"/>
          <w:i/>
          <w:iCs/>
        </w:rPr>
        <w:t>Phys. Chem. Chem. Phys.</w:t>
      </w:r>
      <w:r w:rsidRPr="00C356B5">
        <w:rPr>
          <w:rFonts w:cs="Times New Roman"/>
        </w:rPr>
        <w:t>, vol. 13, no. 23, pp. 11283–11293, May 2011, doi: 10.1039/C1CP20380K.</w:t>
      </w:r>
    </w:p>
    <w:p w14:paraId="025CDBCD" w14:textId="77777777" w:rsidR="00C356B5" w:rsidRPr="00C356B5" w:rsidRDefault="00C356B5" w:rsidP="00C356B5">
      <w:pPr>
        <w:pStyle w:val="Bibliography"/>
        <w:rPr>
          <w:rFonts w:cs="Times New Roman"/>
        </w:rPr>
      </w:pPr>
      <w:r w:rsidRPr="00C356B5">
        <w:rPr>
          <w:rFonts w:cs="Times New Roman"/>
        </w:rPr>
        <w:t>[8]</w:t>
      </w:r>
      <w:r w:rsidRPr="00C356B5">
        <w:rPr>
          <w:rFonts w:cs="Times New Roman"/>
        </w:rPr>
        <w:tab/>
        <w:t xml:space="preserve">A. P. Harding and P. L. A. Popelier, “pKa Prediction from an ab initio bond length: part 2—phenols,” </w:t>
      </w:r>
      <w:r w:rsidRPr="00C356B5">
        <w:rPr>
          <w:rFonts w:cs="Times New Roman"/>
          <w:i/>
          <w:iCs/>
        </w:rPr>
        <w:t>Phys. Chem. Chem. Phys.</w:t>
      </w:r>
      <w:r w:rsidRPr="00C356B5">
        <w:rPr>
          <w:rFonts w:cs="Times New Roman"/>
        </w:rPr>
        <w:t>, vol. 13, no. 23, pp. 11264–11282, May 2011, doi: 10.1039/C1CP20379G.</w:t>
      </w:r>
    </w:p>
    <w:p w14:paraId="3F690AFC" w14:textId="77777777" w:rsidR="00C356B5" w:rsidRPr="00C356B5" w:rsidRDefault="00C356B5" w:rsidP="00C356B5">
      <w:pPr>
        <w:pStyle w:val="Bibliography"/>
        <w:rPr>
          <w:rFonts w:cs="Times New Roman"/>
        </w:rPr>
      </w:pPr>
      <w:r w:rsidRPr="00C356B5">
        <w:rPr>
          <w:rFonts w:cs="Times New Roman"/>
        </w:rPr>
        <w:t>[9]</w:t>
      </w:r>
      <w:r w:rsidRPr="00C356B5">
        <w:rPr>
          <w:rFonts w:cs="Times New Roman"/>
        </w:rPr>
        <w:tab/>
        <w:t xml:space="preserve">R. Ma, G. F. Schuette, and L. J. Broadbelt, “Microkinetic modeling of CO2 hydrolysis over Zn-(1,4,7,10-tetraazacyclododecane) catalyst based on first principles: Revelation of rate-determining step,” </w:t>
      </w:r>
      <w:r w:rsidRPr="00C356B5">
        <w:rPr>
          <w:rFonts w:cs="Times New Roman"/>
          <w:i/>
          <w:iCs/>
        </w:rPr>
        <w:t>J. Catal.</w:t>
      </w:r>
      <w:r w:rsidRPr="00C356B5">
        <w:rPr>
          <w:rFonts w:cs="Times New Roman"/>
        </w:rPr>
        <w:t>, vol. 317, pp. 176–184, Aug. 2014, doi: 10.1016/j.jcat.2014.06.001.</w:t>
      </w:r>
    </w:p>
    <w:p w14:paraId="3BD73247" w14:textId="77777777" w:rsidR="00C356B5" w:rsidRPr="00C356B5" w:rsidRDefault="00C356B5" w:rsidP="00C356B5">
      <w:pPr>
        <w:pStyle w:val="Bibliography"/>
        <w:rPr>
          <w:rFonts w:cs="Times New Roman"/>
        </w:rPr>
      </w:pPr>
      <w:r w:rsidRPr="00C356B5">
        <w:rPr>
          <w:rFonts w:cs="Times New Roman"/>
        </w:rPr>
        <w:t>[10]</w:t>
      </w:r>
      <w:r w:rsidRPr="00C356B5">
        <w:rPr>
          <w:rFonts w:cs="Times New Roman"/>
        </w:rPr>
        <w:tab/>
        <w:t xml:space="preserve">E. Kimura, T. Shiota, T. Koike, M. Shiro, and M. Kodama, “A zinc(II) complex of 1,5,9-triazacyclododecane ([12]aneN3) as a model for carbonic anhydrase,” </w:t>
      </w:r>
      <w:r w:rsidRPr="00C356B5">
        <w:rPr>
          <w:rFonts w:cs="Times New Roman"/>
          <w:i/>
          <w:iCs/>
        </w:rPr>
        <w:t>J. Am. Chem. Soc.</w:t>
      </w:r>
      <w:r w:rsidRPr="00C356B5">
        <w:rPr>
          <w:rFonts w:cs="Times New Roman"/>
        </w:rPr>
        <w:t>, vol. 112, no. 15, pp. 5805–5811, July 1990, doi: 10.1021/ja00171a020.</w:t>
      </w:r>
    </w:p>
    <w:p w14:paraId="49B09845" w14:textId="77777777" w:rsidR="00C356B5" w:rsidRPr="00C356B5" w:rsidRDefault="00C356B5" w:rsidP="00C356B5">
      <w:pPr>
        <w:pStyle w:val="Bibliography"/>
        <w:rPr>
          <w:rFonts w:cs="Times New Roman"/>
        </w:rPr>
      </w:pPr>
      <w:r w:rsidRPr="00C356B5">
        <w:rPr>
          <w:rFonts w:cs="Times New Roman"/>
        </w:rPr>
        <w:t>[11]</w:t>
      </w:r>
      <w:r w:rsidRPr="00C356B5">
        <w:rPr>
          <w:rFonts w:cs="Times New Roman"/>
        </w:rPr>
        <w:tab/>
        <w:t xml:space="preserve">X. Zhang and R. van Eldik, “A functional model for carbonic anhydrase: thermodynamic and kinetic study of a tetraazacyclododecane complex of zinc(II),” </w:t>
      </w:r>
      <w:r w:rsidRPr="00C356B5">
        <w:rPr>
          <w:rFonts w:cs="Times New Roman"/>
          <w:i/>
          <w:iCs/>
        </w:rPr>
        <w:t>Inorg. Chem.</w:t>
      </w:r>
      <w:r w:rsidRPr="00C356B5">
        <w:rPr>
          <w:rFonts w:cs="Times New Roman"/>
        </w:rPr>
        <w:t>, vol. 34, no. 22, pp. 5606–5614, Oct. 1995, doi: 10.1021/ic00126a034.</w:t>
      </w:r>
    </w:p>
    <w:p w14:paraId="16CE7E0A" w14:textId="77777777" w:rsidR="00C356B5" w:rsidRPr="00C356B5" w:rsidRDefault="00C356B5" w:rsidP="00C356B5">
      <w:pPr>
        <w:pStyle w:val="Bibliography"/>
        <w:rPr>
          <w:rFonts w:cs="Times New Roman"/>
        </w:rPr>
      </w:pPr>
      <w:r w:rsidRPr="00C356B5">
        <w:rPr>
          <w:rFonts w:cs="Times New Roman"/>
        </w:rPr>
        <w:t>[12]</w:t>
      </w:r>
      <w:r w:rsidRPr="00C356B5">
        <w:rPr>
          <w:rFonts w:cs="Times New Roman"/>
        </w:rPr>
        <w:tab/>
        <w:t xml:space="preserve">X. Zhang, R. van Eldik, T. Koike, and E. Kimura, “Kinetics and mechanism of the hydration of carbon dioxide and dehydration of bicarbonate catalyzed by a zinc (II) complex of 1,5,9-triazacyclododecane as a model for carbonic anhydrase,” </w:t>
      </w:r>
      <w:r w:rsidRPr="00C356B5">
        <w:rPr>
          <w:rFonts w:cs="Times New Roman"/>
          <w:i/>
          <w:iCs/>
        </w:rPr>
        <w:t>Inorg. Chem.</w:t>
      </w:r>
      <w:r w:rsidRPr="00C356B5">
        <w:rPr>
          <w:rFonts w:cs="Times New Roman"/>
        </w:rPr>
        <w:t>, vol. 32, no. 25, pp. 5749–5755, Dec. 1993, doi: 10.1021/ic00077a017.</w:t>
      </w:r>
    </w:p>
    <w:p w14:paraId="0AC5F97D" w14:textId="77777777" w:rsidR="00C356B5" w:rsidRPr="00C356B5" w:rsidRDefault="00C356B5" w:rsidP="00C356B5">
      <w:pPr>
        <w:pStyle w:val="Bibliography"/>
        <w:rPr>
          <w:rFonts w:cs="Times New Roman"/>
        </w:rPr>
      </w:pPr>
      <w:r w:rsidRPr="00C356B5">
        <w:rPr>
          <w:rFonts w:cs="Times New Roman"/>
        </w:rPr>
        <w:t>[13]</w:t>
      </w:r>
      <w:r w:rsidRPr="00C356B5">
        <w:rPr>
          <w:rFonts w:cs="Times New Roman"/>
        </w:rPr>
        <w:tab/>
        <w:t xml:space="preserve">P. Woolley, “Models for metal ion function in carbonic anhydrase,” </w:t>
      </w:r>
      <w:r w:rsidRPr="00C356B5">
        <w:rPr>
          <w:rFonts w:cs="Times New Roman"/>
          <w:i/>
          <w:iCs/>
        </w:rPr>
        <w:t>Nature</w:t>
      </w:r>
      <w:r w:rsidRPr="00C356B5">
        <w:rPr>
          <w:rFonts w:cs="Times New Roman"/>
        </w:rPr>
        <w:t>, vol. 258, no. 5537, pp. 677–682, Dec. 1975, doi: 10.1038/258677a0.</w:t>
      </w:r>
    </w:p>
    <w:p w14:paraId="6800D832" w14:textId="77777777" w:rsidR="00C356B5" w:rsidRPr="00C356B5" w:rsidRDefault="00C356B5" w:rsidP="00C356B5">
      <w:pPr>
        <w:pStyle w:val="Bibliography"/>
        <w:rPr>
          <w:rFonts w:cs="Times New Roman"/>
        </w:rPr>
      </w:pPr>
      <w:r w:rsidRPr="00C356B5">
        <w:rPr>
          <w:rFonts w:cs="Times New Roman"/>
        </w:rPr>
        <w:lastRenderedPageBreak/>
        <w:t>[14]</w:t>
      </w:r>
      <w:r w:rsidRPr="00C356B5">
        <w:rPr>
          <w:rFonts w:cs="Times New Roman"/>
        </w:rPr>
        <w:tab/>
        <w:t xml:space="preserve">R. S. Brown, D. Salmon, N. J. Curtis, and S. Kusuma, “Carbonic anhydrase models. 4. [Tris[(4,5-dimethyl-2-imidazolyl)methyl]phosphine oxide]cobalt(2+), a small-molecule mimic of the spectroscopic properties of cobalt(II) carbonic anhydrase,” </w:t>
      </w:r>
      <w:r w:rsidRPr="00C356B5">
        <w:rPr>
          <w:rFonts w:cs="Times New Roman"/>
          <w:i/>
          <w:iCs/>
        </w:rPr>
        <w:t>J. Am. Chem. Soc.</w:t>
      </w:r>
      <w:r w:rsidRPr="00C356B5">
        <w:rPr>
          <w:rFonts w:cs="Times New Roman"/>
        </w:rPr>
        <w:t>, vol. 104, no. 11, pp. 3188–3194, June 1982, doi: 10.1021/ja00375a043.</w:t>
      </w:r>
    </w:p>
    <w:p w14:paraId="0372E151" w14:textId="77777777" w:rsidR="00C356B5" w:rsidRPr="00C356B5" w:rsidRDefault="00C356B5" w:rsidP="00C356B5">
      <w:pPr>
        <w:pStyle w:val="Bibliography"/>
        <w:rPr>
          <w:rFonts w:cs="Times New Roman"/>
        </w:rPr>
      </w:pPr>
      <w:r w:rsidRPr="00C356B5">
        <w:rPr>
          <w:rFonts w:cs="Times New Roman"/>
        </w:rPr>
        <w:t>[15]</w:t>
      </w:r>
      <w:r w:rsidRPr="00C356B5">
        <w:rPr>
          <w:rFonts w:cs="Times New Roman"/>
        </w:rPr>
        <w:tab/>
        <w:t xml:space="preserve">R. Ma, G. F. Schuette, and L. J. Broadbelt, “Catalyst Screening through Quantum Chemical Calculations and Microkinetic Modeling: Hydrolysis of Carbon Dioxide,” </w:t>
      </w:r>
      <w:r w:rsidRPr="00C356B5">
        <w:rPr>
          <w:rFonts w:cs="Times New Roman"/>
          <w:i/>
          <w:iCs/>
        </w:rPr>
        <w:t>Theor. Found. Chem. Eng.</w:t>
      </w:r>
      <w:r w:rsidRPr="00C356B5">
        <w:rPr>
          <w:rFonts w:cs="Times New Roman"/>
        </w:rPr>
        <w:t>, vol. 51, no. 6, pp. 949–960, Nov. 2017, doi: 10.1134/S0040579517060124.</w:t>
      </w:r>
    </w:p>
    <w:p w14:paraId="693A8A29" w14:textId="77777777" w:rsidR="00C356B5" w:rsidRPr="00C356B5" w:rsidRDefault="00C356B5" w:rsidP="00C356B5">
      <w:pPr>
        <w:pStyle w:val="Bibliography"/>
        <w:rPr>
          <w:rFonts w:cs="Times New Roman"/>
        </w:rPr>
      </w:pPr>
      <w:r w:rsidRPr="00C356B5">
        <w:rPr>
          <w:rFonts w:cs="Times New Roman"/>
        </w:rPr>
        <w:t>[16]</w:t>
      </w:r>
      <w:r w:rsidRPr="00C356B5">
        <w:rPr>
          <w:rFonts w:cs="Times New Roman"/>
        </w:rPr>
        <w:tab/>
        <w:t xml:space="preserve">J. H. Satcher </w:t>
      </w:r>
      <w:r w:rsidRPr="00C356B5">
        <w:rPr>
          <w:rFonts w:cs="Times New Roman"/>
          <w:i/>
          <w:iCs/>
        </w:rPr>
        <w:t>et al.</w:t>
      </w:r>
      <w:r w:rsidRPr="00C356B5">
        <w:rPr>
          <w:rFonts w:cs="Times New Roman"/>
        </w:rPr>
        <w:t xml:space="preserve">, “Modeling, synthesis and characterization of zinc containing carbonic anhydrase active site mimics,” </w:t>
      </w:r>
      <w:r w:rsidRPr="00C356B5">
        <w:rPr>
          <w:rFonts w:cs="Times New Roman"/>
          <w:i/>
          <w:iCs/>
        </w:rPr>
        <w:t>Energy Procedia</w:t>
      </w:r>
      <w:r w:rsidRPr="00C356B5">
        <w:rPr>
          <w:rFonts w:cs="Times New Roman"/>
        </w:rPr>
        <w:t>, vol. 4, pp. 2090–2095, Jan. 2011, doi: 10.1016/j.egypro.2011.02.092.</w:t>
      </w:r>
    </w:p>
    <w:p w14:paraId="05D32768" w14:textId="77777777" w:rsidR="00C356B5" w:rsidRPr="00C356B5" w:rsidRDefault="00C356B5" w:rsidP="00C356B5">
      <w:pPr>
        <w:pStyle w:val="Bibliography"/>
        <w:rPr>
          <w:rFonts w:cs="Times New Roman"/>
        </w:rPr>
      </w:pPr>
      <w:r w:rsidRPr="00C356B5">
        <w:rPr>
          <w:rFonts w:cs="Times New Roman"/>
        </w:rPr>
        <w:t>[17]</w:t>
      </w:r>
      <w:r w:rsidRPr="00C356B5">
        <w:rPr>
          <w:rFonts w:cs="Times New Roman"/>
        </w:rPr>
        <w:tab/>
        <w:t xml:space="preserve">D. Park and M. S. Lee, “Kinetic Study of CO2 Hydration by Small-Molecule Catalysts with A Second Coordination Sphere that Mimic the Effect of the Thr-199 Residue of Carbonic Anhydrase,” </w:t>
      </w:r>
      <w:r w:rsidRPr="00C356B5">
        <w:rPr>
          <w:rFonts w:cs="Times New Roman"/>
          <w:i/>
          <w:iCs/>
        </w:rPr>
        <w:t>Biomimetics</w:t>
      </w:r>
      <w:r w:rsidRPr="00C356B5">
        <w:rPr>
          <w:rFonts w:cs="Times New Roman"/>
        </w:rPr>
        <w:t>, vol. 4, no. 4, Art. no. 4, Dec. 2019, doi: 10.3390/biomimetics4040066.</w:t>
      </w:r>
    </w:p>
    <w:p w14:paraId="109B7276" w14:textId="77777777" w:rsidR="00C356B5" w:rsidRPr="00C356B5" w:rsidRDefault="00C356B5" w:rsidP="00C356B5">
      <w:pPr>
        <w:pStyle w:val="Bibliography"/>
        <w:rPr>
          <w:rFonts w:cs="Times New Roman"/>
        </w:rPr>
      </w:pPr>
      <w:r w:rsidRPr="00C356B5">
        <w:rPr>
          <w:rFonts w:cs="Times New Roman"/>
        </w:rPr>
        <w:t>[18]</w:t>
      </w:r>
      <w:r w:rsidRPr="00C356B5">
        <w:rPr>
          <w:rFonts w:cs="Times New Roman"/>
        </w:rPr>
        <w:tab/>
        <w:t xml:space="preserve">D. W. Appleton and B. Sarkar, “The activity-related ionization in carbonic anhydrase,” </w:t>
      </w:r>
      <w:r w:rsidRPr="00C356B5">
        <w:rPr>
          <w:rFonts w:cs="Times New Roman"/>
          <w:i/>
          <w:iCs/>
        </w:rPr>
        <w:t>Proc. Natl. Acad. Sci. U. S. A.</w:t>
      </w:r>
      <w:r w:rsidRPr="00C356B5">
        <w:rPr>
          <w:rFonts w:cs="Times New Roman"/>
        </w:rPr>
        <w:t>, vol. 71, no. 5, pp. 1686–1690, May 1974, doi: 10.1073/pnas.71.5.1686.</w:t>
      </w:r>
    </w:p>
    <w:p w14:paraId="7331373E" w14:textId="3682DCC1" w:rsidR="00FA0A4E" w:rsidRDefault="006674C4" w:rsidP="00C356B5">
      <w:pPr>
        <w:pStyle w:val="Bibliography"/>
      </w:pPr>
      <w:r>
        <w:fldChar w:fldCharType="end"/>
      </w:r>
    </w:p>
    <w:p w14:paraId="5D1A2C95" w14:textId="060216D4" w:rsidR="00E5276B" w:rsidRPr="00FA0A4E" w:rsidRDefault="00E5276B" w:rsidP="00FA0A4E"/>
    <w:sectPr w:rsidR="00E5276B" w:rsidRPr="00FA0A4E" w:rsidSect="00EC01B6">
      <w:footerReference w:type="even" r:id="rId31"/>
      <w:footerReference w:type="default" r:id="rId32"/>
      <w:pgSz w:w="12240" w:h="15840"/>
      <w:pgMar w:top="1440" w:right="1440" w:bottom="1440" w:left="1440" w:header="720" w:footer="720" w:gutter="0"/>
      <w:pgNumType w:start="0"/>
      <w:cols w:space="720"/>
      <w:titlePg/>
      <w:docGrid w:linePitch="360"/>
      <w:sectPrChange w:id="341" w:author="Thomas Quaid" w:date="2026-02-03T10:56:00Z" w16du:dateUtc="2026-02-03T18:56:00Z">
        <w:sectPr w:rsidR="00E5276B" w:rsidRPr="00FA0A4E" w:rsidSect="00EC01B6">
          <w:pgMar w:top="1440" w:right="1440" w:bottom="1440" w:left="1440" w:header="720" w:footer="720" w:gutter="0"/>
          <w:titlePg w:val="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ohn Hartwig" w:date="2025-10-25T22:22:00Z" w:initials="JH">
    <w:p w14:paraId="6859F82F" w14:textId="77777777" w:rsidR="007F20CB" w:rsidRDefault="007F20CB" w:rsidP="007F20CB">
      <w:r>
        <w:rPr>
          <w:rStyle w:val="CommentReference"/>
        </w:rPr>
        <w:annotationRef/>
      </w:r>
      <w:r>
        <w:rPr>
          <w:sz w:val="20"/>
          <w:szCs w:val="20"/>
        </w:rPr>
        <w:t>this section should not be in the main manuscript of JACS or ACS Catal.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59F82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9CA56" w16cex:dateUtc="2025-10-26T0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59F82F" w16cid:durableId="6C19CA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E605C" w14:textId="77777777" w:rsidR="001D2F9B" w:rsidRDefault="001D2F9B" w:rsidP="00FB501E">
      <w:pPr>
        <w:spacing w:line="240" w:lineRule="auto"/>
      </w:pPr>
      <w:r>
        <w:separator/>
      </w:r>
    </w:p>
  </w:endnote>
  <w:endnote w:type="continuationSeparator" w:id="0">
    <w:p w14:paraId="1B6E8ACF" w14:textId="77777777" w:rsidR="001D2F9B" w:rsidRDefault="001D2F9B" w:rsidP="00FB50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30" w:author="Thomas Quaid" w:date="2026-02-03T10:56:00Z"/>
  <w:sdt>
    <w:sdtPr>
      <w:rPr>
        <w:rStyle w:val="PageNumber"/>
      </w:rPr>
      <w:id w:val="-584375136"/>
      <w:docPartObj>
        <w:docPartGallery w:val="Page Numbers (Bottom of Page)"/>
        <w:docPartUnique/>
      </w:docPartObj>
    </w:sdtPr>
    <w:sdtContent>
      <w:customXmlInsRangeEnd w:id="330"/>
      <w:p w14:paraId="06E1B870" w14:textId="27E3F0B6" w:rsidR="00EC01B6" w:rsidRDefault="00EC01B6" w:rsidP="00796543">
        <w:pPr>
          <w:pStyle w:val="Footer"/>
          <w:framePr w:wrap="none" w:vAnchor="text" w:hAnchor="margin" w:xAlign="right" w:y="1"/>
          <w:rPr>
            <w:ins w:id="331" w:author="Thomas Quaid" w:date="2026-02-03T10:56:00Z" w16du:dateUtc="2026-02-03T18:56:00Z"/>
            <w:rStyle w:val="PageNumber"/>
          </w:rPr>
        </w:pPr>
        <w:ins w:id="332" w:author="Thomas Quaid" w:date="2026-02-03T10:56:00Z" w16du:dateUtc="2026-02-03T18:56: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customXmlInsRangeStart w:id="333" w:author="Thomas Quaid" w:date="2026-02-03T10:56:00Z"/>
    </w:sdtContent>
  </w:sdt>
  <w:customXmlInsRangeEnd w:id="333"/>
  <w:p w14:paraId="3FD888F6" w14:textId="65D46215" w:rsidR="009E7D6C" w:rsidRDefault="009E7D6C">
    <w:pPr>
      <w:pStyle w:val="Footer"/>
      <w:framePr w:wrap="none" w:vAnchor="text" w:hAnchor="margin" w:xAlign="right" w:y="1"/>
      <w:ind w:right="360"/>
      <w:rPr>
        <w:rStyle w:val="PageNumber"/>
      </w:rPr>
      <w:pPrChange w:id="334" w:author="Thomas Quaid" w:date="2026-02-03T10:56:00Z" w16du:dateUtc="2026-02-03T18:56:00Z">
        <w:pPr>
          <w:pStyle w:val="Footer"/>
          <w:framePr w:wrap="none" w:vAnchor="text" w:hAnchor="margin" w:xAlign="right" w:y="1"/>
        </w:pPr>
      </w:pPrChange>
    </w:pPr>
  </w:p>
  <w:p w14:paraId="1CF378F1" w14:textId="710B262C" w:rsidR="00FB501E" w:rsidRDefault="00FB501E" w:rsidP="003649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35" w:author="Thomas Quaid" w:date="2026-02-03T10:56:00Z"/>
  <w:sdt>
    <w:sdtPr>
      <w:rPr>
        <w:rStyle w:val="PageNumber"/>
      </w:rPr>
      <w:id w:val="-355429304"/>
      <w:docPartObj>
        <w:docPartGallery w:val="Page Numbers (Bottom of Page)"/>
        <w:docPartUnique/>
      </w:docPartObj>
    </w:sdtPr>
    <w:sdtContent>
      <w:customXmlInsRangeEnd w:id="335"/>
      <w:p w14:paraId="340C47F8" w14:textId="7A07EB41" w:rsidR="00EC01B6" w:rsidRDefault="00EC01B6" w:rsidP="00796543">
        <w:pPr>
          <w:pStyle w:val="Footer"/>
          <w:framePr w:wrap="none" w:vAnchor="text" w:hAnchor="margin" w:xAlign="right" w:y="1"/>
          <w:rPr>
            <w:ins w:id="336" w:author="Thomas Quaid" w:date="2026-02-03T10:56:00Z" w16du:dateUtc="2026-02-03T18:56:00Z"/>
            <w:rStyle w:val="PageNumber"/>
          </w:rPr>
        </w:pPr>
        <w:ins w:id="337" w:author="Thomas Quaid" w:date="2026-02-03T10:56:00Z" w16du:dateUtc="2026-02-03T18:56:00Z">
          <w:r>
            <w:rPr>
              <w:rStyle w:val="PageNumber"/>
            </w:rPr>
            <w:fldChar w:fldCharType="begin"/>
          </w:r>
          <w:r>
            <w:rPr>
              <w:rStyle w:val="PageNumber"/>
            </w:rPr>
            <w:instrText xml:space="preserve"> PAGE </w:instrText>
          </w:r>
          <w:r>
            <w:rPr>
              <w:rStyle w:val="PageNumber"/>
            </w:rPr>
            <w:fldChar w:fldCharType="separate"/>
          </w:r>
        </w:ins>
        <w:r>
          <w:rPr>
            <w:rStyle w:val="PageNumber"/>
            <w:noProof/>
          </w:rPr>
          <w:t>4</w:t>
        </w:r>
        <w:ins w:id="338" w:author="Thomas Quaid" w:date="2026-02-03T10:56:00Z" w16du:dateUtc="2026-02-03T18:56:00Z">
          <w:r>
            <w:rPr>
              <w:rStyle w:val="PageNumber"/>
            </w:rPr>
            <w:fldChar w:fldCharType="end"/>
          </w:r>
        </w:ins>
      </w:p>
      <w:customXmlInsRangeStart w:id="339" w:author="Thomas Quaid" w:date="2026-02-03T10:56:00Z"/>
    </w:sdtContent>
  </w:sdt>
  <w:customXmlInsRangeEnd w:id="339"/>
  <w:p w14:paraId="2EB9A665" w14:textId="385FA5EC" w:rsidR="009E7D6C" w:rsidRDefault="009E7D6C">
    <w:pPr>
      <w:pStyle w:val="Footer"/>
      <w:framePr w:wrap="none" w:vAnchor="text" w:hAnchor="margin" w:xAlign="right" w:y="1"/>
      <w:ind w:right="360"/>
      <w:rPr>
        <w:rStyle w:val="PageNumber"/>
      </w:rPr>
      <w:pPrChange w:id="340" w:author="Thomas Quaid" w:date="2026-02-03T10:56:00Z" w16du:dateUtc="2026-02-03T18:56:00Z">
        <w:pPr>
          <w:pStyle w:val="Footer"/>
          <w:framePr w:wrap="none" w:vAnchor="text" w:hAnchor="margin" w:xAlign="right" w:y="1"/>
        </w:pPr>
      </w:pPrChange>
    </w:pPr>
  </w:p>
  <w:p w14:paraId="654FE633" w14:textId="2331425E" w:rsidR="00FB501E" w:rsidRDefault="00FB501E" w:rsidP="003649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0B977" w14:textId="77777777" w:rsidR="001D2F9B" w:rsidRDefault="001D2F9B" w:rsidP="00FB501E">
      <w:pPr>
        <w:spacing w:line="240" w:lineRule="auto"/>
      </w:pPr>
      <w:r>
        <w:separator/>
      </w:r>
    </w:p>
  </w:footnote>
  <w:footnote w:type="continuationSeparator" w:id="0">
    <w:p w14:paraId="736EC0D1" w14:textId="77777777" w:rsidR="001D2F9B" w:rsidRDefault="001D2F9B" w:rsidP="00FB50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A4B8C8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114A7436"/>
    <w:multiLevelType w:val="multilevel"/>
    <w:tmpl w:val="2BAA648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21F56269"/>
    <w:multiLevelType w:val="multilevel"/>
    <w:tmpl w:val="2BAA648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32787599"/>
    <w:multiLevelType w:val="hybridMultilevel"/>
    <w:tmpl w:val="91004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945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6EC4032"/>
    <w:multiLevelType w:val="hybridMultilevel"/>
    <w:tmpl w:val="1636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7523546">
    <w:abstractNumId w:val="5"/>
  </w:num>
  <w:num w:numId="2" w16cid:durableId="1222516575">
    <w:abstractNumId w:val="3"/>
  </w:num>
  <w:num w:numId="3" w16cid:durableId="21389127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2018536">
    <w:abstractNumId w:val="2"/>
  </w:num>
  <w:num w:numId="5" w16cid:durableId="375281943">
    <w:abstractNumId w:val="1"/>
  </w:num>
  <w:num w:numId="6" w16cid:durableId="138957283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Hartwig">
    <w15:presenceInfo w15:providerId="AD" w15:userId="S::jhartwig@BERKELEY.EDU::be05d7d4-532d-4dc1-b2a1-feea8c29eef2"/>
  </w15:person>
  <w15:person w15:author="Thomas Quaid">
    <w15:presenceInfo w15:providerId="Windows Live" w15:userId="e26bd601bb6ac9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00B"/>
    <w:rsid w:val="00006FFC"/>
    <w:rsid w:val="00024E6D"/>
    <w:rsid w:val="00030C5C"/>
    <w:rsid w:val="00033333"/>
    <w:rsid w:val="00043796"/>
    <w:rsid w:val="00044259"/>
    <w:rsid w:val="00055B6E"/>
    <w:rsid w:val="000563D5"/>
    <w:rsid w:val="00073379"/>
    <w:rsid w:val="00077D1A"/>
    <w:rsid w:val="00093A8C"/>
    <w:rsid w:val="000A183B"/>
    <w:rsid w:val="000A426C"/>
    <w:rsid w:val="000A7405"/>
    <w:rsid w:val="000B0BB2"/>
    <w:rsid w:val="000C5499"/>
    <w:rsid w:val="000C5E02"/>
    <w:rsid w:val="000C7727"/>
    <w:rsid w:val="000D7363"/>
    <w:rsid w:val="000F4253"/>
    <w:rsid w:val="00104491"/>
    <w:rsid w:val="00115EA4"/>
    <w:rsid w:val="00126AD7"/>
    <w:rsid w:val="00142BCC"/>
    <w:rsid w:val="001432C0"/>
    <w:rsid w:val="00143D7C"/>
    <w:rsid w:val="001566A9"/>
    <w:rsid w:val="001613FF"/>
    <w:rsid w:val="00173ED7"/>
    <w:rsid w:val="00181840"/>
    <w:rsid w:val="0019558C"/>
    <w:rsid w:val="001D2F9B"/>
    <w:rsid w:val="001E3CD3"/>
    <w:rsid w:val="002050F1"/>
    <w:rsid w:val="00205D18"/>
    <w:rsid w:val="0020608E"/>
    <w:rsid w:val="00211729"/>
    <w:rsid w:val="002134E7"/>
    <w:rsid w:val="002226ED"/>
    <w:rsid w:val="00232239"/>
    <w:rsid w:val="00236336"/>
    <w:rsid w:val="00237F25"/>
    <w:rsid w:val="00253E5E"/>
    <w:rsid w:val="00257A86"/>
    <w:rsid w:val="00260FD6"/>
    <w:rsid w:val="0027784F"/>
    <w:rsid w:val="0029430A"/>
    <w:rsid w:val="002C2AAE"/>
    <w:rsid w:val="002D0629"/>
    <w:rsid w:val="002D5F05"/>
    <w:rsid w:val="002E48AF"/>
    <w:rsid w:val="002F77BE"/>
    <w:rsid w:val="002F7F2D"/>
    <w:rsid w:val="00300E7D"/>
    <w:rsid w:val="00310E49"/>
    <w:rsid w:val="0031284C"/>
    <w:rsid w:val="0032345F"/>
    <w:rsid w:val="00334CFA"/>
    <w:rsid w:val="003350CA"/>
    <w:rsid w:val="00337555"/>
    <w:rsid w:val="003417F0"/>
    <w:rsid w:val="00341891"/>
    <w:rsid w:val="00341A28"/>
    <w:rsid w:val="0034605A"/>
    <w:rsid w:val="00355BB7"/>
    <w:rsid w:val="00356808"/>
    <w:rsid w:val="00356990"/>
    <w:rsid w:val="003649BD"/>
    <w:rsid w:val="00372A83"/>
    <w:rsid w:val="0038300B"/>
    <w:rsid w:val="003D265E"/>
    <w:rsid w:val="003F27EF"/>
    <w:rsid w:val="0040536A"/>
    <w:rsid w:val="00406987"/>
    <w:rsid w:val="00410B1D"/>
    <w:rsid w:val="0042317E"/>
    <w:rsid w:val="00430C72"/>
    <w:rsid w:val="00432B52"/>
    <w:rsid w:val="00443E18"/>
    <w:rsid w:val="00444A63"/>
    <w:rsid w:val="00452D56"/>
    <w:rsid w:val="004715F2"/>
    <w:rsid w:val="00472C1F"/>
    <w:rsid w:val="00480F5C"/>
    <w:rsid w:val="00481D99"/>
    <w:rsid w:val="00487000"/>
    <w:rsid w:val="00490977"/>
    <w:rsid w:val="004911DE"/>
    <w:rsid w:val="004A3AED"/>
    <w:rsid w:val="004B0B7B"/>
    <w:rsid w:val="004B369F"/>
    <w:rsid w:val="004B5A8E"/>
    <w:rsid w:val="004E7D48"/>
    <w:rsid w:val="00501A4E"/>
    <w:rsid w:val="00503F2F"/>
    <w:rsid w:val="00514BC7"/>
    <w:rsid w:val="005235AB"/>
    <w:rsid w:val="00527990"/>
    <w:rsid w:val="0053150D"/>
    <w:rsid w:val="00534EBB"/>
    <w:rsid w:val="0056262D"/>
    <w:rsid w:val="00571C72"/>
    <w:rsid w:val="0057297B"/>
    <w:rsid w:val="00582099"/>
    <w:rsid w:val="00591DA6"/>
    <w:rsid w:val="0059670F"/>
    <w:rsid w:val="005C15D3"/>
    <w:rsid w:val="005C6BDC"/>
    <w:rsid w:val="005D32E3"/>
    <w:rsid w:val="005D6123"/>
    <w:rsid w:val="005E3DDC"/>
    <w:rsid w:val="005F02B0"/>
    <w:rsid w:val="005F04EF"/>
    <w:rsid w:val="005F0BA9"/>
    <w:rsid w:val="005F398B"/>
    <w:rsid w:val="005F6776"/>
    <w:rsid w:val="0060001E"/>
    <w:rsid w:val="00606F0D"/>
    <w:rsid w:val="006243B0"/>
    <w:rsid w:val="00627875"/>
    <w:rsid w:val="006349A3"/>
    <w:rsid w:val="006403F0"/>
    <w:rsid w:val="00654461"/>
    <w:rsid w:val="00661614"/>
    <w:rsid w:val="00662FB1"/>
    <w:rsid w:val="0066585F"/>
    <w:rsid w:val="006674C4"/>
    <w:rsid w:val="00675371"/>
    <w:rsid w:val="00675871"/>
    <w:rsid w:val="00683CDC"/>
    <w:rsid w:val="006968D4"/>
    <w:rsid w:val="00696B69"/>
    <w:rsid w:val="006A2D4F"/>
    <w:rsid w:val="006B31D4"/>
    <w:rsid w:val="006B3F11"/>
    <w:rsid w:val="006C0D45"/>
    <w:rsid w:val="006D52C4"/>
    <w:rsid w:val="006D53C8"/>
    <w:rsid w:val="006E1E70"/>
    <w:rsid w:val="006E260F"/>
    <w:rsid w:val="006E2BE1"/>
    <w:rsid w:val="006E3041"/>
    <w:rsid w:val="006E5B61"/>
    <w:rsid w:val="006F35C2"/>
    <w:rsid w:val="006F755A"/>
    <w:rsid w:val="006F7CF8"/>
    <w:rsid w:val="00726DAF"/>
    <w:rsid w:val="007376B9"/>
    <w:rsid w:val="007449D5"/>
    <w:rsid w:val="00751E5A"/>
    <w:rsid w:val="0075412A"/>
    <w:rsid w:val="00754C74"/>
    <w:rsid w:val="00764B73"/>
    <w:rsid w:val="00767946"/>
    <w:rsid w:val="00783B20"/>
    <w:rsid w:val="00784B0D"/>
    <w:rsid w:val="00786D60"/>
    <w:rsid w:val="007926C6"/>
    <w:rsid w:val="00797A65"/>
    <w:rsid w:val="007B4BA9"/>
    <w:rsid w:val="007C18E6"/>
    <w:rsid w:val="007D3971"/>
    <w:rsid w:val="007F20CB"/>
    <w:rsid w:val="00806A07"/>
    <w:rsid w:val="00806A7F"/>
    <w:rsid w:val="0080732F"/>
    <w:rsid w:val="00823868"/>
    <w:rsid w:val="00833489"/>
    <w:rsid w:val="00845F0A"/>
    <w:rsid w:val="008468E1"/>
    <w:rsid w:val="0085642D"/>
    <w:rsid w:val="008749A8"/>
    <w:rsid w:val="00877761"/>
    <w:rsid w:val="00884556"/>
    <w:rsid w:val="00892CCA"/>
    <w:rsid w:val="008A121D"/>
    <w:rsid w:val="008A5D58"/>
    <w:rsid w:val="008B3BF7"/>
    <w:rsid w:val="008C09BD"/>
    <w:rsid w:val="008D15BE"/>
    <w:rsid w:val="008D5F83"/>
    <w:rsid w:val="008E5A12"/>
    <w:rsid w:val="008F7E16"/>
    <w:rsid w:val="00900D27"/>
    <w:rsid w:val="0091076B"/>
    <w:rsid w:val="00912BB0"/>
    <w:rsid w:val="00916EFF"/>
    <w:rsid w:val="00917033"/>
    <w:rsid w:val="00930845"/>
    <w:rsid w:val="00946190"/>
    <w:rsid w:val="00950814"/>
    <w:rsid w:val="009510C0"/>
    <w:rsid w:val="009649D8"/>
    <w:rsid w:val="00967E7F"/>
    <w:rsid w:val="0097049E"/>
    <w:rsid w:val="009757DD"/>
    <w:rsid w:val="00976958"/>
    <w:rsid w:val="00986DDC"/>
    <w:rsid w:val="0098754F"/>
    <w:rsid w:val="009A0FBA"/>
    <w:rsid w:val="009A1ACA"/>
    <w:rsid w:val="009A6E03"/>
    <w:rsid w:val="009B1C43"/>
    <w:rsid w:val="009C47BE"/>
    <w:rsid w:val="009D054F"/>
    <w:rsid w:val="009D3607"/>
    <w:rsid w:val="009D5D83"/>
    <w:rsid w:val="009D798E"/>
    <w:rsid w:val="009E7D6C"/>
    <w:rsid w:val="009F168C"/>
    <w:rsid w:val="00A033CF"/>
    <w:rsid w:val="00A05874"/>
    <w:rsid w:val="00A14781"/>
    <w:rsid w:val="00A27858"/>
    <w:rsid w:val="00A3775C"/>
    <w:rsid w:val="00A60260"/>
    <w:rsid w:val="00A60C62"/>
    <w:rsid w:val="00A61E7F"/>
    <w:rsid w:val="00A62DBA"/>
    <w:rsid w:val="00A67829"/>
    <w:rsid w:val="00A76915"/>
    <w:rsid w:val="00A842CF"/>
    <w:rsid w:val="00A90DFD"/>
    <w:rsid w:val="00A97D25"/>
    <w:rsid w:val="00AA0DA2"/>
    <w:rsid w:val="00AB3B06"/>
    <w:rsid w:val="00AD0D96"/>
    <w:rsid w:val="00AE0039"/>
    <w:rsid w:val="00AE0133"/>
    <w:rsid w:val="00AE01B6"/>
    <w:rsid w:val="00AE03EB"/>
    <w:rsid w:val="00AE1BD2"/>
    <w:rsid w:val="00AF0200"/>
    <w:rsid w:val="00AF0F29"/>
    <w:rsid w:val="00AF151A"/>
    <w:rsid w:val="00AF2964"/>
    <w:rsid w:val="00B006E2"/>
    <w:rsid w:val="00B03EA4"/>
    <w:rsid w:val="00B14D4B"/>
    <w:rsid w:val="00B17109"/>
    <w:rsid w:val="00B24349"/>
    <w:rsid w:val="00B24D01"/>
    <w:rsid w:val="00B26493"/>
    <w:rsid w:val="00B3081B"/>
    <w:rsid w:val="00B43403"/>
    <w:rsid w:val="00B5478E"/>
    <w:rsid w:val="00B55978"/>
    <w:rsid w:val="00B57ACC"/>
    <w:rsid w:val="00B64276"/>
    <w:rsid w:val="00B6765F"/>
    <w:rsid w:val="00B80213"/>
    <w:rsid w:val="00B95C82"/>
    <w:rsid w:val="00B97B30"/>
    <w:rsid w:val="00BA1D47"/>
    <w:rsid w:val="00BA6721"/>
    <w:rsid w:val="00BB0440"/>
    <w:rsid w:val="00BB4004"/>
    <w:rsid w:val="00BC54D4"/>
    <w:rsid w:val="00BC6A02"/>
    <w:rsid w:val="00BD2493"/>
    <w:rsid w:val="00BD5A11"/>
    <w:rsid w:val="00BF4A63"/>
    <w:rsid w:val="00BF6C67"/>
    <w:rsid w:val="00C0022F"/>
    <w:rsid w:val="00C132AA"/>
    <w:rsid w:val="00C30C0D"/>
    <w:rsid w:val="00C356B5"/>
    <w:rsid w:val="00C640E4"/>
    <w:rsid w:val="00C73B96"/>
    <w:rsid w:val="00C7415A"/>
    <w:rsid w:val="00C81F1B"/>
    <w:rsid w:val="00C864DE"/>
    <w:rsid w:val="00C934D6"/>
    <w:rsid w:val="00CC1344"/>
    <w:rsid w:val="00CC18BD"/>
    <w:rsid w:val="00CC3398"/>
    <w:rsid w:val="00CC64D1"/>
    <w:rsid w:val="00CF0135"/>
    <w:rsid w:val="00CF4B9E"/>
    <w:rsid w:val="00D11E95"/>
    <w:rsid w:val="00D148B8"/>
    <w:rsid w:val="00D305A5"/>
    <w:rsid w:val="00D331FB"/>
    <w:rsid w:val="00D36382"/>
    <w:rsid w:val="00D36D66"/>
    <w:rsid w:val="00D439D5"/>
    <w:rsid w:val="00D51769"/>
    <w:rsid w:val="00D616A1"/>
    <w:rsid w:val="00D70477"/>
    <w:rsid w:val="00D72DBB"/>
    <w:rsid w:val="00D84D93"/>
    <w:rsid w:val="00D92C50"/>
    <w:rsid w:val="00D950B5"/>
    <w:rsid w:val="00D95B98"/>
    <w:rsid w:val="00D96373"/>
    <w:rsid w:val="00DA503C"/>
    <w:rsid w:val="00DA671F"/>
    <w:rsid w:val="00DA7A0D"/>
    <w:rsid w:val="00DD0355"/>
    <w:rsid w:val="00DD0CB0"/>
    <w:rsid w:val="00DE2E69"/>
    <w:rsid w:val="00DF35BE"/>
    <w:rsid w:val="00DF5B16"/>
    <w:rsid w:val="00DF7E32"/>
    <w:rsid w:val="00E00603"/>
    <w:rsid w:val="00E2153B"/>
    <w:rsid w:val="00E30329"/>
    <w:rsid w:val="00E31CE1"/>
    <w:rsid w:val="00E33304"/>
    <w:rsid w:val="00E41502"/>
    <w:rsid w:val="00E5276B"/>
    <w:rsid w:val="00E645F7"/>
    <w:rsid w:val="00E65CB2"/>
    <w:rsid w:val="00E74737"/>
    <w:rsid w:val="00E84554"/>
    <w:rsid w:val="00EA6435"/>
    <w:rsid w:val="00EC01B6"/>
    <w:rsid w:val="00EC4688"/>
    <w:rsid w:val="00EE012D"/>
    <w:rsid w:val="00EF4421"/>
    <w:rsid w:val="00EF796B"/>
    <w:rsid w:val="00F108DB"/>
    <w:rsid w:val="00F14690"/>
    <w:rsid w:val="00F16081"/>
    <w:rsid w:val="00F37EBF"/>
    <w:rsid w:val="00F53256"/>
    <w:rsid w:val="00F56404"/>
    <w:rsid w:val="00F82EE9"/>
    <w:rsid w:val="00F85880"/>
    <w:rsid w:val="00F973BB"/>
    <w:rsid w:val="00FA044E"/>
    <w:rsid w:val="00FA0A4E"/>
    <w:rsid w:val="00FA4E0E"/>
    <w:rsid w:val="00FA75FE"/>
    <w:rsid w:val="00FB501E"/>
    <w:rsid w:val="00FB585E"/>
    <w:rsid w:val="00FC1119"/>
    <w:rsid w:val="00FC150E"/>
    <w:rsid w:val="00FF2F6D"/>
    <w:rsid w:val="00FF4449"/>
    <w:rsid w:val="00FF7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2E70"/>
  <w15:chartTrackingRefBased/>
  <w15:docId w15:val="{26A6D0FE-078E-6548-93B8-CDDBC7DF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E6D"/>
    <w:pPr>
      <w:spacing w:line="480" w:lineRule="auto"/>
    </w:pPr>
    <w:rPr>
      <w:rFonts w:ascii="Times New Roman" w:hAnsi="Times New Roman"/>
    </w:rPr>
  </w:style>
  <w:style w:type="paragraph" w:styleId="Heading1">
    <w:name w:val="heading 1"/>
    <w:basedOn w:val="Normal"/>
    <w:next w:val="Normal"/>
    <w:link w:val="Heading1Char"/>
    <w:autoRedefine/>
    <w:uiPriority w:val="9"/>
    <w:qFormat/>
    <w:rsid w:val="00EE012D"/>
    <w:pPr>
      <w:keepNext/>
      <w:keepLines/>
      <w:outlineLvl w:val="0"/>
    </w:pPr>
    <w:rPr>
      <w:rFonts w:eastAsiaTheme="majorEastAsia" w:cs="Times New Roman (Headings CS)"/>
      <w:bCs/>
      <w:caps/>
      <w:color w:val="000000" w:themeColor="text1"/>
    </w:rPr>
  </w:style>
  <w:style w:type="paragraph" w:styleId="Heading2">
    <w:name w:val="heading 2"/>
    <w:basedOn w:val="Normal"/>
    <w:next w:val="Normal"/>
    <w:link w:val="Heading2Char"/>
    <w:uiPriority w:val="9"/>
    <w:unhideWhenUsed/>
    <w:qFormat/>
    <w:rsid w:val="00383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3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0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0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0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0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12D"/>
    <w:rPr>
      <w:rFonts w:ascii="Times New Roman" w:eastAsiaTheme="majorEastAsia" w:hAnsi="Times New Roman" w:cs="Times New Roman (Headings CS)"/>
      <w:bCs/>
      <w:caps/>
      <w:color w:val="000000" w:themeColor="text1"/>
    </w:rPr>
  </w:style>
  <w:style w:type="character" w:customStyle="1" w:styleId="Heading2Char">
    <w:name w:val="Heading 2 Char"/>
    <w:basedOn w:val="DefaultParagraphFont"/>
    <w:link w:val="Heading2"/>
    <w:uiPriority w:val="9"/>
    <w:rsid w:val="00383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3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00B"/>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38300B"/>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38300B"/>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38300B"/>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38300B"/>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38300B"/>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3830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0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0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300B"/>
    <w:rPr>
      <w:i/>
      <w:iCs/>
      <w:color w:val="404040" w:themeColor="text1" w:themeTint="BF"/>
      <w:sz w:val="20"/>
    </w:rPr>
  </w:style>
  <w:style w:type="paragraph" w:styleId="ListParagraph">
    <w:name w:val="List Paragraph"/>
    <w:basedOn w:val="Normal"/>
    <w:uiPriority w:val="34"/>
    <w:qFormat/>
    <w:rsid w:val="0038300B"/>
    <w:pPr>
      <w:ind w:left="720"/>
      <w:contextualSpacing/>
    </w:pPr>
  </w:style>
  <w:style w:type="character" w:styleId="IntenseEmphasis">
    <w:name w:val="Intense Emphasis"/>
    <w:basedOn w:val="DefaultParagraphFont"/>
    <w:uiPriority w:val="21"/>
    <w:qFormat/>
    <w:rsid w:val="0038300B"/>
    <w:rPr>
      <w:i/>
      <w:iCs/>
      <w:color w:val="0F4761" w:themeColor="accent1" w:themeShade="BF"/>
    </w:rPr>
  </w:style>
  <w:style w:type="paragraph" w:styleId="IntenseQuote">
    <w:name w:val="Intense Quote"/>
    <w:basedOn w:val="Normal"/>
    <w:next w:val="Normal"/>
    <w:link w:val="IntenseQuoteChar"/>
    <w:uiPriority w:val="30"/>
    <w:qFormat/>
    <w:rsid w:val="00383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00B"/>
    <w:rPr>
      <w:i/>
      <w:iCs/>
      <w:color w:val="0F4761" w:themeColor="accent1" w:themeShade="BF"/>
      <w:sz w:val="20"/>
    </w:rPr>
  </w:style>
  <w:style w:type="character" w:styleId="IntenseReference">
    <w:name w:val="Intense Reference"/>
    <w:basedOn w:val="DefaultParagraphFont"/>
    <w:uiPriority w:val="32"/>
    <w:qFormat/>
    <w:rsid w:val="0038300B"/>
    <w:rPr>
      <w:b/>
      <w:bCs/>
      <w:smallCaps/>
      <w:color w:val="0F4761" w:themeColor="accent1" w:themeShade="BF"/>
      <w:spacing w:val="5"/>
    </w:rPr>
  </w:style>
  <w:style w:type="paragraph" w:styleId="Caption">
    <w:name w:val="caption"/>
    <w:basedOn w:val="Normal"/>
    <w:next w:val="Normal"/>
    <w:uiPriority w:val="35"/>
    <w:unhideWhenUsed/>
    <w:qFormat/>
    <w:rsid w:val="00A60260"/>
    <w:pPr>
      <w:spacing w:after="200"/>
    </w:pPr>
    <w:rPr>
      <w:i/>
      <w:iCs/>
      <w:color w:val="0E2841" w:themeColor="text2"/>
      <w:sz w:val="18"/>
      <w:szCs w:val="18"/>
    </w:rPr>
  </w:style>
  <w:style w:type="table" w:styleId="TableGrid">
    <w:name w:val="Table Grid"/>
    <w:basedOn w:val="TableNormal"/>
    <w:uiPriority w:val="39"/>
    <w:rsid w:val="00634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E48AF"/>
    <w:pPr>
      <w:widowControl w:val="0"/>
      <w:autoSpaceDE w:val="0"/>
      <w:autoSpaceDN w:val="0"/>
    </w:pPr>
    <w:rPr>
      <w:rFonts w:eastAsia="Times New Roman" w:cs="Times New Roman"/>
      <w:kern w:val="0"/>
      <w:sz w:val="18"/>
      <w:szCs w:val="18"/>
      <w14:ligatures w14:val="none"/>
    </w:rPr>
  </w:style>
  <w:style w:type="character" w:customStyle="1" w:styleId="BodyTextChar">
    <w:name w:val="Body Text Char"/>
    <w:basedOn w:val="DefaultParagraphFont"/>
    <w:link w:val="BodyText"/>
    <w:uiPriority w:val="1"/>
    <w:rsid w:val="002E48AF"/>
    <w:rPr>
      <w:rFonts w:ascii="Times New Roman" w:eastAsia="Times New Roman" w:hAnsi="Times New Roman" w:cs="Times New Roman"/>
      <w:kern w:val="0"/>
      <w:sz w:val="18"/>
      <w:szCs w:val="18"/>
      <w14:ligatures w14:val="none"/>
    </w:rPr>
  </w:style>
  <w:style w:type="character" w:styleId="Hyperlink">
    <w:name w:val="Hyperlink"/>
    <w:basedOn w:val="DefaultParagraphFont"/>
    <w:uiPriority w:val="99"/>
    <w:unhideWhenUsed/>
    <w:rsid w:val="00A76915"/>
    <w:rPr>
      <w:color w:val="467886" w:themeColor="hyperlink"/>
      <w:u w:val="single"/>
    </w:rPr>
  </w:style>
  <w:style w:type="character" w:styleId="UnresolvedMention">
    <w:name w:val="Unresolved Mention"/>
    <w:basedOn w:val="DefaultParagraphFont"/>
    <w:uiPriority w:val="99"/>
    <w:semiHidden/>
    <w:unhideWhenUsed/>
    <w:rsid w:val="00A76915"/>
    <w:rPr>
      <w:color w:val="605E5C"/>
      <w:shd w:val="clear" w:color="auto" w:fill="E1DFDD"/>
    </w:rPr>
  </w:style>
  <w:style w:type="character" w:customStyle="1" w:styleId="hlfld-title">
    <w:name w:val="hlfld-title"/>
    <w:basedOn w:val="DefaultParagraphFont"/>
    <w:rsid w:val="00126AD7"/>
  </w:style>
  <w:style w:type="paragraph" w:styleId="Bibliography">
    <w:name w:val="Bibliography"/>
    <w:basedOn w:val="Normal"/>
    <w:next w:val="Normal"/>
    <w:uiPriority w:val="37"/>
    <w:unhideWhenUsed/>
    <w:rsid w:val="006674C4"/>
    <w:pPr>
      <w:tabs>
        <w:tab w:val="left" w:pos="500"/>
      </w:tabs>
      <w:ind w:left="504" w:hanging="504"/>
    </w:pPr>
  </w:style>
  <w:style w:type="paragraph" w:styleId="Revision">
    <w:name w:val="Revision"/>
    <w:hidden/>
    <w:uiPriority w:val="99"/>
    <w:semiHidden/>
    <w:rsid w:val="000A183B"/>
    <w:rPr>
      <w:sz w:val="20"/>
    </w:rPr>
  </w:style>
  <w:style w:type="paragraph" w:customStyle="1" w:styleId="FirstParagraph">
    <w:name w:val="First Paragraph"/>
    <w:basedOn w:val="BodyText"/>
    <w:next w:val="BodyText"/>
    <w:qFormat/>
    <w:rsid w:val="00D305A5"/>
    <w:pPr>
      <w:widowControl/>
      <w:autoSpaceDE/>
      <w:autoSpaceDN/>
      <w:spacing w:before="180" w:after="180"/>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D305A5"/>
    <w:rPr>
      <w:rFonts w:ascii="Consolas" w:hAnsi="Consolas"/>
      <w:sz w:val="22"/>
    </w:rPr>
  </w:style>
  <w:style w:type="paragraph" w:customStyle="1" w:styleId="SourceCode">
    <w:name w:val="Source Code"/>
    <w:basedOn w:val="Normal"/>
    <w:link w:val="VerbatimChar"/>
    <w:rsid w:val="00D305A5"/>
    <w:pPr>
      <w:wordWrap w:val="0"/>
      <w:spacing w:after="200"/>
    </w:pPr>
    <w:rPr>
      <w:rFonts w:ascii="Consolas" w:hAnsi="Consolas"/>
      <w:sz w:val="22"/>
    </w:rPr>
  </w:style>
  <w:style w:type="paragraph" w:styleId="TOCHeading">
    <w:name w:val="TOC Heading"/>
    <w:basedOn w:val="Heading1"/>
    <w:next w:val="Normal"/>
    <w:uiPriority w:val="39"/>
    <w:unhideWhenUsed/>
    <w:qFormat/>
    <w:rsid w:val="0031284C"/>
    <w:pPr>
      <w:spacing w:before="480" w:line="276" w:lineRule="auto"/>
      <w:outlineLvl w:val="9"/>
    </w:pPr>
    <w:rPr>
      <w:bCs w:val="0"/>
      <w:color w:val="0F4761" w:themeColor="accent1" w:themeShade="BF"/>
      <w:kern w:val="0"/>
      <w:sz w:val="28"/>
      <w:szCs w:val="28"/>
      <w14:ligatures w14:val="none"/>
    </w:rPr>
  </w:style>
  <w:style w:type="paragraph" w:styleId="TOC1">
    <w:name w:val="toc 1"/>
    <w:basedOn w:val="Normal"/>
    <w:next w:val="Normal"/>
    <w:autoRedefine/>
    <w:uiPriority w:val="39"/>
    <w:unhideWhenUsed/>
    <w:rsid w:val="0031284C"/>
    <w:pPr>
      <w:spacing w:before="120"/>
    </w:pPr>
    <w:rPr>
      <w:b/>
      <w:bCs/>
      <w:i/>
      <w:iCs/>
    </w:rPr>
  </w:style>
  <w:style w:type="paragraph" w:styleId="TOC3">
    <w:name w:val="toc 3"/>
    <w:basedOn w:val="Normal"/>
    <w:next w:val="Normal"/>
    <w:autoRedefine/>
    <w:uiPriority w:val="39"/>
    <w:unhideWhenUsed/>
    <w:rsid w:val="0031284C"/>
    <w:pPr>
      <w:ind w:left="400"/>
    </w:pPr>
    <w:rPr>
      <w:szCs w:val="20"/>
    </w:rPr>
  </w:style>
  <w:style w:type="paragraph" w:styleId="TOC2">
    <w:name w:val="toc 2"/>
    <w:basedOn w:val="Normal"/>
    <w:next w:val="Normal"/>
    <w:autoRedefine/>
    <w:uiPriority w:val="39"/>
    <w:unhideWhenUsed/>
    <w:rsid w:val="0031284C"/>
    <w:pPr>
      <w:spacing w:before="120"/>
      <w:ind w:left="200"/>
    </w:pPr>
    <w:rPr>
      <w:b/>
      <w:bCs/>
      <w:sz w:val="22"/>
      <w:szCs w:val="22"/>
    </w:rPr>
  </w:style>
  <w:style w:type="paragraph" w:styleId="TOC4">
    <w:name w:val="toc 4"/>
    <w:basedOn w:val="Normal"/>
    <w:next w:val="Normal"/>
    <w:autoRedefine/>
    <w:uiPriority w:val="39"/>
    <w:semiHidden/>
    <w:unhideWhenUsed/>
    <w:rsid w:val="0031284C"/>
    <w:pPr>
      <w:ind w:left="600"/>
    </w:pPr>
    <w:rPr>
      <w:szCs w:val="20"/>
    </w:rPr>
  </w:style>
  <w:style w:type="paragraph" w:styleId="TOC5">
    <w:name w:val="toc 5"/>
    <w:basedOn w:val="Normal"/>
    <w:next w:val="Normal"/>
    <w:autoRedefine/>
    <w:uiPriority w:val="39"/>
    <w:semiHidden/>
    <w:unhideWhenUsed/>
    <w:rsid w:val="0031284C"/>
    <w:pPr>
      <w:ind w:left="800"/>
    </w:pPr>
    <w:rPr>
      <w:szCs w:val="20"/>
    </w:rPr>
  </w:style>
  <w:style w:type="paragraph" w:styleId="TOC6">
    <w:name w:val="toc 6"/>
    <w:basedOn w:val="Normal"/>
    <w:next w:val="Normal"/>
    <w:autoRedefine/>
    <w:uiPriority w:val="39"/>
    <w:semiHidden/>
    <w:unhideWhenUsed/>
    <w:rsid w:val="0031284C"/>
    <w:pPr>
      <w:ind w:left="1000"/>
    </w:pPr>
    <w:rPr>
      <w:szCs w:val="20"/>
    </w:rPr>
  </w:style>
  <w:style w:type="paragraph" w:styleId="TOC7">
    <w:name w:val="toc 7"/>
    <w:basedOn w:val="Normal"/>
    <w:next w:val="Normal"/>
    <w:autoRedefine/>
    <w:uiPriority w:val="39"/>
    <w:semiHidden/>
    <w:unhideWhenUsed/>
    <w:rsid w:val="0031284C"/>
    <w:pPr>
      <w:ind w:left="1200"/>
    </w:pPr>
    <w:rPr>
      <w:szCs w:val="20"/>
    </w:rPr>
  </w:style>
  <w:style w:type="paragraph" w:styleId="TOC8">
    <w:name w:val="toc 8"/>
    <w:basedOn w:val="Normal"/>
    <w:next w:val="Normal"/>
    <w:autoRedefine/>
    <w:uiPriority w:val="39"/>
    <w:semiHidden/>
    <w:unhideWhenUsed/>
    <w:rsid w:val="0031284C"/>
    <w:pPr>
      <w:ind w:left="1400"/>
    </w:pPr>
    <w:rPr>
      <w:szCs w:val="20"/>
    </w:rPr>
  </w:style>
  <w:style w:type="paragraph" w:styleId="TOC9">
    <w:name w:val="toc 9"/>
    <w:basedOn w:val="Normal"/>
    <w:next w:val="Normal"/>
    <w:autoRedefine/>
    <w:uiPriority w:val="39"/>
    <w:semiHidden/>
    <w:unhideWhenUsed/>
    <w:rsid w:val="0031284C"/>
    <w:pPr>
      <w:ind w:left="1600"/>
    </w:pPr>
    <w:rPr>
      <w:szCs w:val="20"/>
    </w:rPr>
  </w:style>
  <w:style w:type="paragraph" w:customStyle="1" w:styleId="p1">
    <w:name w:val="p1"/>
    <w:basedOn w:val="Normal"/>
    <w:rsid w:val="00845F0A"/>
    <w:pPr>
      <w:spacing w:before="100" w:beforeAutospacing="1" w:after="100" w:afterAutospacing="1" w:line="240" w:lineRule="auto"/>
    </w:pPr>
    <w:rPr>
      <w:rFonts w:eastAsia="Times New Roman" w:cs="Times New Roman"/>
      <w:kern w:val="0"/>
      <w14:ligatures w14:val="none"/>
    </w:rPr>
  </w:style>
  <w:style w:type="paragraph" w:styleId="Footer">
    <w:name w:val="footer"/>
    <w:basedOn w:val="Normal"/>
    <w:link w:val="FooterChar"/>
    <w:uiPriority w:val="99"/>
    <w:unhideWhenUsed/>
    <w:rsid w:val="00FB501E"/>
    <w:pPr>
      <w:tabs>
        <w:tab w:val="center" w:pos="4680"/>
        <w:tab w:val="right" w:pos="9360"/>
      </w:tabs>
      <w:spacing w:line="240" w:lineRule="auto"/>
    </w:pPr>
  </w:style>
  <w:style w:type="character" w:customStyle="1" w:styleId="FooterChar">
    <w:name w:val="Footer Char"/>
    <w:basedOn w:val="DefaultParagraphFont"/>
    <w:link w:val="Footer"/>
    <w:uiPriority w:val="99"/>
    <w:rsid w:val="00FB501E"/>
    <w:rPr>
      <w:rFonts w:ascii="Times New Roman" w:hAnsi="Times New Roman"/>
    </w:rPr>
  </w:style>
  <w:style w:type="character" w:styleId="PageNumber">
    <w:name w:val="page number"/>
    <w:basedOn w:val="DefaultParagraphFont"/>
    <w:uiPriority w:val="99"/>
    <w:semiHidden/>
    <w:unhideWhenUsed/>
    <w:rsid w:val="00FB501E"/>
  </w:style>
  <w:style w:type="paragraph" w:styleId="Header">
    <w:name w:val="header"/>
    <w:basedOn w:val="Normal"/>
    <w:link w:val="HeaderChar"/>
    <w:uiPriority w:val="99"/>
    <w:unhideWhenUsed/>
    <w:rsid w:val="00FB501E"/>
    <w:pPr>
      <w:tabs>
        <w:tab w:val="center" w:pos="4680"/>
        <w:tab w:val="right" w:pos="9360"/>
      </w:tabs>
      <w:spacing w:line="240" w:lineRule="auto"/>
    </w:pPr>
  </w:style>
  <w:style w:type="character" w:customStyle="1" w:styleId="HeaderChar">
    <w:name w:val="Header Char"/>
    <w:basedOn w:val="DefaultParagraphFont"/>
    <w:link w:val="Header"/>
    <w:uiPriority w:val="99"/>
    <w:rsid w:val="00FB501E"/>
    <w:rPr>
      <w:rFonts w:ascii="Times New Roman" w:hAnsi="Times New Roman"/>
    </w:rPr>
  </w:style>
  <w:style w:type="character" w:styleId="FollowedHyperlink">
    <w:name w:val="FollowedHyperlink"/>
    <w:basedOn w:val="DefaultParagraphFont"/>
    <w:uiPriority w:val="99"/>
    <w:semiHidden/>
    <w:unhideWhenUsed/>
    <w:rsid w:val="00443E18"/>
    <w:rPr>
      <w:color w:val="96607D" w:themeColor="followedHyperlink"/>
      <w:u w:val="single"/>
    </w:rPr>
  </w:style>
  <w:style w:type="character" w:styleId="CommentReference">
    <w:name w:val="annotation reference"/>
    <w:basedOn w:val="DefaultParagraphFont"/>
    <w:uiPriority w:val="99"/>
    <w:rsid w:val="007F20CB"/>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chart" Target="charts/chart2.xm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34" Type="http://schemas.microsoft.com/office/2011/relationships/people" Target="people.xml"/><Relationship Id="rId7" Type="http://schemas.openxmlformats.org/officeDocument/2006/relationships/comments" Target="comments.xml"/><Relationship Id="rId12" Type="http://schemas.openxmlformats.org/officeDocument/2006/relationships/diagramLayout" Target="diagrams/layout1.xml"/><Relationship Id="rId17" Type="http://schemas.openxmlformats.org/officeDocument/2006/relationships/chart" Target="charts/chart1.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24" Type="http://schemas.openxmlformats.org/officeDocument/2006/relationships/image" Target="media/image7.png"/><Relationship Id="rId32" Type="http://schemas.openxmlformats.org/officeDocument/2006/relationships/footer" Target="footer2.xml"/><Relationship Id="rId5"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6.png"/><Relationship Id="rId28" Type="http://schemas.openxmlformats.org/officeDocument/2006/relationships/image" Target="media/image11.png"/><Relationship Id="rId10" Type="http://schemas.microsoft.com/office/2018/08/relationships/commentsExtensible" Target="commentsExtensible.xml"/><Relationship Id="rId19" Type="http://schemas.openxmlformats.org/officeDocument/2006/relationships/image" Target="media/image2.png"/><Relationship Id="rId31"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diagramColors" Target="diagrams/colors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microsoft.com/office/2011/relationships/commentsExtended" Target="commentsExtended.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e26bd601bb6ac916/Documents/Projects/Paper_1/Kinetic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e26bd601bb6ac916/Documents/Lit%20Rev%20Berkeley%20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754297015140658"/>
          <c:y val="0.16786320056880283"/>
          <c:w val="0.72224906642634823"/>
          <c:h val="0.60197692024859084"/>
        </c:manualLayout>
      </c:layout>
      <c:scatterChart>
        <c:scatterStyle val="lineMarker"/>
        <c:varyColors val="0"/>
        <c:ser>
          <c:idx val="0"/>
          <c:order val="0"/>
          <c:spPr>
            <a:ln w="19050" cap="rnd">
              <a:noFill/>
              <a:round/>
            </a:ln>
            <a:effectLst/>
          </c:spPr>
          <c:marker>
            <c:symbol val="circle"/>
            <c:size val="9"/>
            <c:spPr>
              <a:solidFill>
                <a:schemeClr val="tx1"/>
              </a:solidFill>
              <a:ln w="9525">
                <a:noFill/>
              </a:ln>
              <a:effectLst/>
            </c:spPr>
          </c:marker>
          <c:trendline>
            <c:spPr>
              <a:ln w="19050" cap="rnd">
                <a:solidFill>
                  <a:schemeClr val="tx1"/>
                </a:solidFill>
                <a:prstDash val="sysDot"/>
              </a:ln>
              <a:effectLst/>
            </c:spPr>
            <c:trendlineType val="linear"/>
            <c:dispRSqr val="1"/>
            <c:dispEq val="1"/>
            <c:trendlineLbl>
              <c:layout>
                <c:manualLayout>
                  <c:x val="4.6906785297601741E-2"/>
                  <c:y val="0.2797439043138788"/>
                </c:manualLayout>
              </c:layout>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 = 279x + 0.12</a:t>
                    </a:r>
                    <a:br>
                      <a:rPr lang="en-US"/>
                    </a:br>
                    <a:r>
                      <a:rPr lang="en-US"/>
                      <a:t>R² = 0.998</a:t>
                    </a:r>
                  </a:p>
                </c:rich>
              </c:tx>
              <c:numFmt formatCode="General" sourceLinked="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rendlineLbl>
          </c:trendline>
          <c:xVal>
            <c:numRef>
              <c:f>cyclen!$CL$28:$CL$30</c:f>
              <c:numCache>
                <c:formatCode>General</c:formatCode>
                <c:ptCount val="3"/>
                <c:pt idx="0">
                  <c:v>1E-3</c:v>
                </c:pt>
                <c:pt idx="1">
                  <c:v>5.0000000000000001E-4</c:v>
                </c:pt>
                <c:pt idx="2">
                  <c:v>2.5000000000000001E-4</c:v>
                </c:pt>
              </c:numCache>
            </c:numRef>
          </c:xVal>
          <c:yVal>
            <c:numRef>
              <c:f>cyclen!$CM$28:$CM$30</c:f>
              <c:numCache>
                <c:formatCode>General</c:formatCode>
                <c:ptCount val="3"/>
                <c:pt idx="0">
                  <c:v>0.39660749506903359</c:v>
                </c:pt>
                <c:pt idx="1">
                  <c:v>0.24958579881656809</c:v>
                </c:pt>
                <c:pt idx="2">
                  <c:v>0.18905325443786983</c:v>
                </c:pt>
              </c:numCache>
            </c:numRef>
          </c:yVal>
          <c:smooth val="0"/>
          <c:extLst>
            <c:ext xmlns:c16="http://schemas.microsoft.com/office/drawing/2014/chart" uri="{C3380CC4-5D6E-409C-BE32-E72D297353CC}">
              <c16:uniqueId val="{00000001-3FB9-6D4C-8AAA-BA076D5AC73E}"/>
            </c:ext>
          </c:extLst>
        </c:ser>
        <c:dLbls>
          <c:showLegendKey val="0"/>
          <c:showVal val="0"/>
          <c:showCatName val="0"/>
          <c:showSerName val="0"/>
          <c:showPercent val="0"/>
          <c:showBubbleSize val="0"/>
        </c:dLbls>
        <c:axId val="358956480"/>
        <c:axId val="752409887"/>
      </c:scatterChart>
      <c:valAx>
        <c:axId val="358956480"/>
        <c:scaling>
          <c:orientation val="minMax"/>
          <c:min val="2.0000000000000001E-4"/>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[Zn-cyclen] (M)</a:t>
                </a:r>
              </a:p>
            </c:rich>
          </c:tx>
          <c:layout>
            <c:manualLayout>
              <c:xMode val="edge"/>
              <c:yMode val="edge"/>
              <c:x val="0.47071460907156504"/>
              <c:y val="0.8985353999387848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E+00"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52409887"/>
        <c:crosses val="autoZero"/>
        <c:crossBetween val="midCat"/>
        <c:majorUnit val="2.9999999999999997E-4"/>
      </c:valAx>
      <c:valAx>
        <c:axId val="752409887"/>
        <c:scaling>
          <c:orientation val="minMax"/>
          <c:min val="0.15"/>
        </c:scaling>
        <c:delete val="0"/>
        <c:axPos val="l"/>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V</a:t>
                </a:r>
                <a:r>
                  <a:rPr lang="en-US" baseline="-25000"/>
                  <a:t>initial</a:t>
                </a:r>
                <a:r>
                  <a:rPr lang="en-US"/>
                  <a:t>/[CO</a:t>
                </a:r>
                <a:r>
                  <a:rPr lang="en-US" baseline="-25000"/>
                  <a:t>2</a:t>
                </a:r>
                <a:r>
                  <a:rPr lang="en-US"/>
                  <a:t>] (s</a:t>
                </a:r>
                <a:r>
                  <a:rPr lang="en-US" baseline="30000"/>
                  <a:t>-1</a:t>
                </a:r>
                <a:r>
                  <a:rPr lang="en-US"/>
                  <a:t>)</a:t>
                </a:r>
              </a:p>
            </c:rich>
          </c:tx>
          <c:layout>
            <c:manualLayout>
              <c:xMode val="edge"/>
              <c:yMode val="edge"/>
              <c:x val="3.5613116072293928E-2"/>
              <c:y val="0.22354774238877584"/>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58956480"/>
        <c:crosses val="autoZero"/>
        <c:crossBetween val="midCat"/>
        <c:majorUnit val="0.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57520694528569"/>
          <c:y val="0.14542965866290938"/>
          <c:w val="0.82418046301904557"/>
          <c:h val="0.7026245421744427"/>
        </c:manualLayout>
      </c:layout>
      <c:scatterChart>
        <c:scatterStyle val="lineMarker"/>
        <c:varyColors val="0"/>
        <c:ser>
          <c:idx val="0"/>
          <c:order val="0"/>
          <c:spPr>
            <a:ln w="25400" cap="rnd">
              <a:noFill/>
              <a:round/>
            </a:ln>
            <a:effectLst/>
          </c:spPr>
          <c:marker>
            <c:symbol val="circle"/>
            <c:size val="9"/>
            <c:spPr>
              <a:solidFill>
                <a:schemeClr val="tx1"/>
              </a:solidFill>
              <a:ln w="9525">
                <a:noFill/>
              </a:ln>
              <a:effectLst/>
            </c:spPr>
          </c:marker>
          <c:trendline>
            <c:spPr>
              <a:ln w="19050" cap="rnd">
                <a:solidFill>
                  <a:schemeClr val="tx1"/>
                </a:solidFill>
                <a:prstDash val="sysDot"/>
              </a:ln>
              <a:effectLst/>
            </c:spPr>
            <c:trendlineType val="linear"/>
            <c:dispRSqr val="1"/>
            <c:dispEq val="1"/>
            <c:trendlineLbl>
              <c:layout>
                <c:manualLayout>
                  <c:x val="-0.13192979002624672"/>
                  <c:y val="-2.8183143773694956E-2"/>
                </c:manualLayout>
              </c:layout>
              <c:tx>
                <c:rich>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y = 43.339x - 74.416</a:t>
                    </a:r>
                    <a:br>
                      <a:rPr lang="en-US"/>
                    </a:br>
                    <a:r>
                      <a:rPr lang="en-US"/>
                      <a:t>R² = 0.83</a:t>
                    </a:r>
                  </a:p>
                </c:rich>
              </c:tx>
              <c:numFmt formatCode="General" sourceLinked="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rendlineLbl>
          </c:trendline>
          <c:xVal>
            <c:numRef>
              <c:f>Data!$BY$119:$BY$126</c:f>
              <c:numCache>
                <c:formatCode>0.00</c:formatCode>
                <c:ptCount val="8"/>
                <c:pt idx="0">
                  <c:v>1.9359999999999999</c:v>
                </c:pt>
                <c:pt idx="1">
                  <c:v>1.929</c:v>
                </c:pt>
                <c:pt idx="2" formatCode="General">
                  <c:v>1.883</c:v>
                </c:pt>
                <c:pt idx="3" formatCode="General">
                  <c:v>1.875</c:v>
                </c:pt>
                <c:pt idx="4">
                  <c:v>1.8640000000000001</c:v>
                </c:pt>
                <c:pt idx="5">
                  <c:v>1.9</c:v>
                </c:pt>
                <c:pt idx="6">
                  <c:v>1.873</c:v>
                </c:pt>
                <c:pt idx="7">
                  <c:v>1.911</c:v>
                </c:pt>
              </c:numCache>
            </c:numRef>
          </c:xVal>
          <c:yVal>
            <c:numRef>
              <c:f>Data!$BZ$119:$BZ$126</c:f>
              <c:numCache>
                <c:formatCode>General</c:formatCode>
                <c:ptCount val="8"/>
                <c:pt idx="0">
                  <c:v>9.8000000000000007</c:v>
                </c:pt>
                <c:pt idx="1">
                  <c:v>8.6</c:v>
                </c:pt>
                <c:pt idx="2">
                  <c:v>7.7</c:v>
                </c:pt>
                <c:pt idx="3">
                  <c:v>7.6</c:v>
                </c:pt>
                <c:pt idx="4">
                  <c:v>5.6</c:v>
                </c:pt>
                <c:pt idx="5">
                  <c:v>7.5</c:v>
                </c:pt>
                <c:pt idx="6">
                  <c:v>6.67</c:v>
                </c:pt>
                <c:pt idx="7">
                  <c:v>8.6999999999999993</c:v>
                </c:pt>
              </c:numCache>
            </c:numRef>
          </c:yVal>
          <c:smooth val="0"/>
          <c:extLst>
            <c:ext xmlns:c16="http://schemas.microsoft.com/office/drawing/2014/chart" uri="{C3380CC4-5D6E-409C-BE32-E72D297353CC}">
              <c16:uniqueId val="{00000001-59B3-DF4F-BEB2-B7E63535CD35}"/>
            </c:ext>
          </c:extLst>
        </c:ser>
        <c:dLbls>
          <c:showLegendKey val="0"/>
          <c:showVal val="0"/>
          <c:showCatName val="0"/>
          <c:showSerName val="0"/>
          <c:showPercent val="0"/>
          <c:showBubbleSize val="0"/>
        </c:dLbls>
        <c:axId val="336413520"/>
        <c:axId val="336414000"/>
      </c:scatterChart>
      <c:valAx>
        <c:axId val="336413520"/>
        <c:scaling>
          <c:orientation val="minMax"/>
        </c:scaling>
        <c:delete val="0"/>
        <c:axPos val="b"/>
        <c:title>
          <c:tx>
            <c:rich>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Zn–OH bond length (Å)</a:t>
                </a:r>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0.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36414000"/>
        <c:crosses val="autoZero"/>
        <c:crossBetween val="midCat"/>
      </c:valAx>
      <c:valAx>
        <c:axId val="336414000"/>
        <c:scaling>
          <c:orientation val="minMax"/>
          <c:min val="4"/>
        </c:scaling>
        <c:delete val="0"/>
        <c:axPos val="l"/>
        <c:title>
          <c:tx>
            <c:rich>
              <a:bodyPr rot="-54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Experimental pKₐ</a:t>
                </a:r>
              </a:p>
            </c:rich>
          </c:tx>
          <c:layout>
            <c:manualLayout>
              <c:xMode val="edge"/>
              <c:yMode val="edge"/>
              <c:x val="3.3280166902214144E-2"/>
              <c:y val="0.32525069314432581"/>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36413520"/>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88AD203-3519-4B27-9BC5-CC05752A55D6}" type="doc">
      <dgm:prSet loTypeId="urn:microsoft.com/office/officeart/2005/8/layout/hProcess9" loCatId="process" qsTypeId="urn:microsoft.com/office/officeart/2005/8/quickstyle/simple1" qsCatId="simple" csTypeId="urn:microsoft.com/office/officeart/2005/8/colors/accent0_1" csCatId="mainScheme" phldr="1"/>
      <dgm:spPr/>
      <dgm:t>
        <a:bodyPr/>
        <a:lstStyle/>
        <a:p>
          <a:endParaRPr lang="en-US"/>
        </a:p>
      </dgm:t>
    </dgm:pt>
    <dgm:pt modelId="{32A0AD72-6E00-4703-A40C-3B8B7F1B6376}">
      <dgm:prSet phldrT="[Text]" custT="1"/>
      <dgm:spPr>
        <a:xfrm>
          <a:off x="2802" y="758190"/>
          <a:ext cx="1081469" cy="1010920"/>
        </a:xfrm>
        <a:prstGeom prst="roundRect">
          <a:avLst/>
        </a:prstGeom>
      </dgm:spPr>
      <dgm:t>
        <a:bodyPr/>
        <a:lstStyle/>
        <a:p>
          <a:pPr>
            <a:buNone/>
          </a:pPr>
          <a:r>
            <a:rPr lang="en-US" sz="1400" dirty="0">
              <a:latin typeface="Times New Roman" panose="02020603050405020304" pitchFamily="18" charset="0"/>
              <a:ea typeface="+mn-ea"/>
              <a:cs typeface="Times New Roman" panose="02020603050405020304" pitchFamily="18" charset="0"/>
            </a:rPr>
            <a:t>Approx</a:t>
          </a:r>
        </a:p>
        <a:p>
          <a:pPr>
            <a:buNone/>
          </a:pPr>
          <a:r>
            <a:rPr lang="en-US" sz="1050" dirty="0">
              <a:latin typeface="Times New Roman" panose="02020603050405020304" pitchFamily="18" charset="0"/>
              <a:ea typeface="+mn-ea"/>
              <a:cs typeface="Times New Roman" panose="02020603050405020304" pitchFamily="18" charset="0"/>
            </a:rPr>
            <a:t>(Semi Empirical)</a:t>
          </a:r>
        </a:p>
      </dgm:t>
    </dgm:pt>
    <dgm:pt modelId="{7768800B-CC52-4423-A2A2-B38FC3A64EE9}" type="parTrans" cxnId="{01335E5A-86E8-4867-ABF6-7D91067A1C1F}">
      <dgm:prSet/>
      <dgm:spPr/>
      <dgm:t>
        <a:bodyPr/>
        <a:lstStyle/>
        <a:p>
          <a:endParaRPr lang="en-US" sz="1400">
            <a:latin typeface="Times New Roman" panose="02020603050405020304" pitchFamily="18" charset="0"/>
            <a:cs typeface="Times New Roman" panose="02020603050405020304" pitchFamily="18" charset="0"/>
          </a:endParaRPr>
        </a:p>
      </dgm:t>
    </dgm:pt>
    <dgm:pt modelId="{1FC7AF83-9182-48B7-B894-6AE6653AE520}" type="sibTrans" cxnId="{01335E5A-86E8-4867-ABF6-7D91067A1C1F}">
      <dgm:prSet/>
      <dgm:spPr/>
      <dgm:t>
        <a:bodyPr/>
        <a:lstStyle/>
        <a:p>
          <a:endParaRPr lang="en-US" sz="1400">
            <a:latin typeface="Times New Roman" panose="02020603050405020304" pitchFamily="18" charset="0"/>
            <a:cs typeface="Times New Roman" panose="02020603050405020304" pitchFamily="18" charset="0"/>
          </a:endParaRPr>
        </a:p>
      </dgm:t>
    </dgm:pt>
    <dgm:pt modelId="{DB0DCD84-E88A-474D-95C4-822ED5E93954}">
      <dgm:prSet phldrT="[Text]" custT="1"/>
      <dgm:spPr>
        <a:xfrm>
          <a:off x="2561731" y="771524"/>
          <a:ext cx="1434288" cy="1010920"/>
        </a:xfrm>
        <a:prstGeom prst="roundRect">
          <a:avLst/>
        </a:prstGeom>
      </dgm:spPr>
      <dgm:t>
        <a:bodyPr/>
        <a:lstStyle/>
        <a:p>
          <a:pPr>
            <a:buNone/>
          </a:pPr>
          <a:r>
            <a:rPr lang="en-US" sz="1200">
              <a:latin typeface="Times New Roman" panose="02020603050405020304" pitchFamily="18" charset="0"/>
              <a:ea typeface="+mn-ea"/>
              <a:cs typeface="Times New Roman" panose="02020603050405020304" pitchFamily="18" charset="0"/>
            </a:rPr>
            <a:t>Geometry Optimization</a:t>
          </a:r>
        </a:p>
        <a:p>
          <a:pPr>
            <a:buNone/>
          </a:pPr>
          <a:r>
            <a:rPr lang="en-US" sz="1050">
              <a:latin typeface="Times New Roman" panose="02020603050405020304" pitchFamily="18" charset="0"/>
              <a:ea typeface="+mn-ea"/>
              <a:cs typeface="Times New Roman" panose="02020603050405020304" pitchFamily="18" charset="0"/>
            </a:rPr>
            <a:t>(SVP-TZVPP)</a:t>
          </a:r>
        </a:p>
      </dgm:t>
    </dgm:pt>
    <dgm:pt modelId="{9576EAE5-624E-4894-B96D-6D949E7E2E22}" type="parTrans" cxnId="{47EA01E8-A157-45B1-81E1-10BA16D5E3D0}">
      <dgm:prSet/>
      <dgm:spPr/>
      <dgm:t>
        <a:bodyPr/>
        <a:lstStyle/>
        <a:p>
          <a:endParaRPr lang="en-US" sz="1400">
            <a:latin typeface="Times New Roman" panose="02020603050405020304" pitchFamily="18" charset="0"/>
            <a:cs typeface="Times New Roman" panose="02020603050405020304" pitchFamily="18" charset="0"/>
          </a:endParaRPr>
        </a:p>
      </dgm:t>
    </dgm:pt>
    <dgm:pt modelId="{03694708-317A-4F9B-A4CE-E57A41B8185F}" type="sibTrans" cxnId="{47EA01E8-A157-45B1-81E1-10BA16D5E3D0}">
      <dgm:prSet/>
      <dgm:spPr/>
      <dgm:t>
        <a:bodyPr/>
        <a:lstStyle/>
        <a:p>
          <a:endParaRPr lang="en-US" sz="1400">
            <a:latin typeface="Times New Roman" panose="02020603050405020304" pitchFamily="18" charset="0"/>
            <a:cs typeface="Times New Roman" panose="02020603050405020304" pitchFamily="18" charset="0"/>
          </a:endParaRPr>
        </a:p>
      </dgm:t>
    </dgm:pt>
    <dgm:pt modelId="{99314D2A-AB51-4479-A36A-EA455733D0AF}">
      <dgm:prSet custT="1"/>
      <dgm:spPr>
        <a:xfrm>
          <a:off x="1280861" y="771524"/>
          <a:ext cx="1081469" cy="1010920"/>
        </a:xfrm>
        <a:prstGeom prst="roundRect">
          <a:avLst/>
        </a:prstGeom>
      </dgm:spPr>
      <dgm:t>
        <a:bodyPr/>
        <a:lstStyle/>
        <a:p>
          <a:pPr>
            <a:buNone/>
          </a:pPr>
          <a:r>
            <a:rPr lang="en-US" sz="1200" dirty="0">
              <a:latin typeface="Times New Roman" panose="02020603050405020304" pitchFamily="18" charset="0"/>
              <a:ea typeface="+mn-ea"/>
              <a:cs typeface="Times New Roman" panose="02020603050405020304" pitchFamily="18" charset="0"/>
            </a:rPr>
            <a:t>Crest</a:t>
          </a:r>
        </a:p>
        <a:p>
          <a:pPr>
            <a:buNone/>
          </a:pPr>
          <a:r>
            <a:rPr lang="en-US" sz="1050" dirty="0">
              <a:latin typeface="Times New Roman" panose="02020603050405020304" pitchFamily="18" charset="0"/>
              <a:ea typeface="+mn-ea"/>
              <a:cs typeface="Times New Roman" panose="02020603050405020304" pitchFamily="18" charset="0"/>
            </a:rPr>
            <a:t>(Conformer Search)</a:t>
          </a:r>
        </a:p>
      </dgm:t>
    </dgm:pt>
    <dgm:pt modelId="{0229F7E5-D858-4D30-B1FB-B349773D3CF0}" type="parTrans" cxnId="{B47E2E07-67F0-4729-AC28-061E0C3916BF}">
      <dgm:prSet/>
      <dgm:spPr/>
      <dgm:t>
        <a:bodyPr/>
        <a:lstStyle/>
        <a:p>
          <a:endParaRPr lang="en-US" sz="1400">
            <a:latin typeface="Times New Roman" panose="02020603050405020304" pitchFamily="18" charset="0"/>
            <a:cs typeface="Times New Roman" panose="02020603050405020304" pitchFamily="18" charset="0"/>
          </a:endParaRPr>
        </a:p>
      </dgm:t>
    </dgm:pt>
    <dgm:pt modelId="{02B5501C-108C-4BA4-A83D-D240A8EF73C1}" type="sibTrans" cxnId="{B47E2E07-67F0-4729-AC28-061E0C3916BF}">
      <dgm:prSet/>
      <dgm:spPr/>
      <dgm:t>
        <a:bodyPr/>
        <a:lstStyle/>
        <a:p>
          <a:endParaRPr lang="en-US" sz="1400">
            <a:latin typeface="Times New Roman" panose="02020603050405020304" pitchFamily="18" charset="0"/>
            <a:cs typeface="Times New Roman" panose="02020603050405020304" pitchFamily="18" charset="0"/>
          </a:endParaRPr>
        </a:p>
      </dgm:t>
    </dgm:pt>
    <dgm:pt modelId="{BB4FA5FD-A60E-42EF-8093-276DA386C89D}">
      <dgm:prSet custT="1"/>
      <dgm:spPr>
        <a:xfrm>
          <a:off x="4130976" y="770806"/>
          <a:ext cx="1203827" cy="1010920"/>
        </a:xfrm>
        <a:prstGeom prst="roundRect">
          <a:avLst/>
        </a:prstGeom>
      </dgm:spPr>
      <dgm:t>
        <a:bodyPr/>
        <a:lstStyle/>
        <a:p>
          <a:pPr>
            <a:buNone/>
          </a:pPr>
          <a:r>
            <a:rPr lang="en-US" sz="1200">
              <a:latin typeface="Times New Roman" panose="02020603050405020304" pitchFamily="18" charset="0"/>
              <a:ea typeface="+mn-ea"/>
              <a:cs typeface="Times New Roman" panose="02020603050405020304" pitchFamily="18" charset="0"/>
            </a:rPr>
            <a:t>Frequency</a:t>
          </a:r>
        </a:p>
        <a:p>
          <a:pPr>
            <a:buNone/>
          </a:pPr>
          <a:r>
            <a:rPr lang="en-US" sz="1050">
              <a:latin typeface="Times New Roman" panose="02020603050405020304" pitchFamily="18" charset="0"/>
              <a:ea typeface="+mn-ea"/>
              <a:cs typeface="Times New Roman" panose="02020603050405020304" pitchFamily="18" charset="0"/>
            </a:rPr>
            <a:t>(B3LYP-TZVPP)</a:t>
          </a:r>
        </a:p>
      </dgm:t>
    </dgm:pt>
    <dgm:pt modelId="{A16F1212-941A-4463-9DC8-105FD7666B9C}" type="parTrans" cxnId="{C91E7FEC-3350-4611-A5C7-F1DF99DA8803}">
      <dgm:prSet/>
      <dgm:spPr/>
      <dgm:t>
        <a:bodyPr/>
        <a:lstStyle/>
        <a:p>
          <a:endParaRPr lang="en-US" sz="1400">
            <a:latin typeface="Times New Roman" panose="02020603050405020304" pitchFamily="18" charset="0"/>
            <a:cs typeface="Times New Roman" panose="02020603050405020304" pitchFamily="18" charset="0"/>
          </a:endParaRPr>
        </a:p>
      </dgm:t>
    </dgm:pt>
    <dgm:pt modelId="{4591668E-6717-4C75-9D71-579486BB68F3}" type="sibTrans" cxnId="{C91E7FEC-3350-4611-A5C7-F1DF99DA8803}">
      <dgm:prSet/>
      <dgm:spPr/>
      <dgm:t>
        <a:bodyPr/>
        <a:lstStyle/>
        <a:p>
          <a:endParaRPr lang="en-US" sz="1400">
            <a:latin typeface="Times New Roman" panose="02020603050405020304" pitchFamily="18" charset="0"/>
            <a:cs typeface="Times New Roman" panose="02020603050405020304" pitchFamily="18" charset="0"/>
          </a:endParaRPr>
        </a:p>
      </dgm:t>
    </dgm:pt>
    <dgm:pt modelId="{09CA57AE-5C1D-4D32-A30D-51C122CB84CF}">
      <dgm:prSet custT="1"/>
      <dgm:spPr>
        <a:xfrm>
          <a:off x="5524837" y="758190"/>
          <a:ext cx="1081469" cy="1010920"/>
        </a:xfrm>
        <a:prstGeom prst="roundRect">
          <a:avLst/>
        </a:prstGeom>
      </dgm:spPr>
      <dgm:t>
        <a:bodyPr/>
        <a:lstStyle/>
        <a:p>
          <a:pPr>
            <a:buNone/>
          </a:pPr>
          <a:r>
            <a:rPr lang="en-US" sz="1100" dirty="0">
              <a:latin typeface="Times New Roman" panose="02020603050405020304" pitchFamily="18" charset="0"/>
              <a:ea typeface="+mn-ea"/>
              <a:cs typeface="Times New Roman" panose="02020603050405020304" pitchFamily="18" charset="0"/>
            </a:rPr>
            <a:t>WFT</a:t>
          </a:r>
        </a:p>
        <a:p>
          <a:pPr>
            <a:buNone/>
          </a:pPr>
          <a:r>
            <a:rPr lang="en-US" sz="1050" dirty="0">
              <a:latin typeface="Times New Roman" panose="02020603050405020304" pitchFamily="18" charset="0"/>
              <a:ea typeface="+mn-ea"/>
              <a:cs typeface="Times New Roman" panose="02020603050405020304" pitchFamily="18" charset="0"/>
            </a:rPr>
            <a:t>(DLPNO CCSD(T))</a:t>
          </a:r>
        </a:p>
      </dgm:t>
    </dgm:pt>
    <dgm:pt modelId="{464592C2-0916-4CE0-B0C9-3D3A440FF1D0}" type="parTrans" cxnId="{A34BA538-4F67-4964-9F28-29EB661FD18F}">
      <dgm:prSet/>
      <dgm:spPr/>
      <dgm:t>
        <a:bodyPr/>
        <a:lstStyle/>
        <a:p>
          <a:endParaRPr lang="en-US" sz="1400">
            <a:latin typeface="Times New Roman" panose="02020603050405020304" pitchFamily="18" charset="0"/>
            <a:cs typeface="Times New Roman" panose="02020603050405020304" pitchFamily="18" charset="0"/>
          </a:endParaRPr>
        </a:p>
      </dgm:t>
    </dgm:pt>
    <dgm:pt modelId="{B5D61E29-D9B1-425B-A01D-C955EA3E749A}" type="sibTrans" cxnId="{A34BA538-4F67-4964-9F28-29EB661FD18F}">
      <dgm:prSet/>
      <dgm:spPr/>
      <dgm:t>
        <a:bodyPr/>
        <a:lstStyle/>
        <a:p>
          <a:endParaRPr lang="en-US" sz="1400">
            <a:latin typeface="Times New Roman" panose="02020603050405020304" pitchFamily="18" charset="0"/>
            <a:cs typeface="Times New Roman" panose="02020603050405020304" pitchFamily="18" charset="0"/>
          </a:endParaRPr>
        </a:p>
      </dgm:t>
    </dgm:pt>
    <dgm:pt modelId="{BD5CDD60-34E6-45B6-8B02-F98F1143541B}">
      <dgm:prSet custT="1"/>
      <dgm:spPr>
        <a:xfrm>
          <a:off x="6786552" y="758190"/>
          <a:ext cx="1081469" cy="1010920"/>
        </a:xfrm>
        <a:prstGeom prst="roundRect">
          <a:avLst/>
        </a:prstGeom>
      </dgm:spPr>
      <dgm:t>
        <a:bodyPr/>
        <a:lstStyle/>
        <a:p>
          <a:pPr>
            <a:buNone/>
          </a:pPr>
          <a:r>
            <a:rPr lang="en-US" sz="1100">
              <a:latin typeface="Times New Roman" panose="02020603050405020304" pitchFamily="18" charset="0"/>
              <a:ea typeface="+mn-ea"/>
              <a:cs typeface="Times New Roman" panose="02020603050405020304" pitchFamily="18" charset="0"/>
            </a:rPr>
            <a:t>Property Calculation</a:t>
          </a:r>
        </a:p>
        <a:p>
          <a:pPr>
            <a:buNone/>
          </a:pPr>
          <a:r>
            <a:rPr lang="en-US" sz="1050">
              <a:latin typeface="Times New Roman" panose="02020603050405020304" pitchFamily="18" charset="0"/>
              <a:ea typeface="+mn-ea"/>
              <a:cs typeface="Times New Roman" panose="02020603050405020304" pitchFamily="18" charset="0"/>
            </a:rPr>
            <a:t>(Binding E)</a:t>
          </a:r>
        </a:p>
      </dgm:t>
    </dgm:pt>
    <dgm:pt modelId="{33381266-9425-4722-889A-385FE1615183}" type="parTrans" cxnId="{B9066964-8305-404D-90CE-B1EC83944A9D}">
      <dgm:prSet/>
      <dgm:spPr/>
      <dgm:t>
        <a:bodyPr/>
        <a:lstStyle/>
        <a:p>
          <a:endParaRPr lang="en-US" sz="1400">
            <a:latin typeface="Times New Roman" panose="02020603050405020304" pitchFamily="18" charset="0"/>
            <a:cs typeface="Times New Roman" panose="02020603050405020304" pitchFamily="18" charset="0"/>
          </a:endParaRPr>
        </a:p>
      </dgm:t>
    </dgm:pt>
    <dgm:pt modelId="{924E68B5-D567-4014-9325-905D6205BA60}" type="sibTrans" cxnId="{B9066964-8305-404D-90CE-B1EC83944A9D}">
      <dgm:prSet/>
      <dgm:spPr/>
      <dgm:t>
        <a:bodyPr/>
        <a:lstStyle/>
        <a:p>
          <a:endParaRPr lang="en-US" sz="1400">
            <a:latin typeface="Times New Roman" panose="02020603050405020304" pitchFamily="18" charset="0"/>
            <a:cs typeface="Times New Roman" panose="02020603050405020304" pitchFamily="18" charset="0"/>
          </a:endParaRPr>
        </a:p>
      </dgm:t>
    </dgm:pt>
    <dgm:pt modelId="{4BA9912C-84FF-41F3-8F86-4D6085FCE966}" type="pres">
      <dgm:prSet presAssocID="{D88AD203-3519-4B27-9BC5-CC05752A55D6}" presName="CompostProcess" presStyleCnt="0">
        <dgm:presLayoutVars>
          <dgm:dir/>
          <dgm:resizeHandles val="exact"/>
        </dgm:presLayoutVars>
      </dgm:prSet>
      <dgm:spPr/>
    </dgm:pt>
    <dgm:pt modelId="{9B38A115-84AC-4206-8809-95CEFEDCCE6C}" type="pres">
      <dgm:prSet presAssocID="{D88AD203-3519-4B27-9BC5-CC05752A55D6}" presName="arrow" presStyleLbl="bgShp" presStyleIdx="0" presStyleCnt="1"/>
      <dgm:spPr>
        <a:xfrm>
          <a:off x="590311" y="0"/>
          <a:ext cx="6690201" cy="2527300"/>
        </a:xfrm>
        <a:prstGeom prst="rightArrow">
          <a:avLst/>
        </a:prstGeom>
      </dgm:spPr>
    </dgm:pt>
    <dgm:pt modelId="{4E4BB656-95E1-4AB9-972B-DFAC97F4D973}" type="pres">
      <dgm:prSet presAssocID="{D88AD203-3519-4B27-9BC5-CC05752A55D6}" presName="linearProcess" presStyleCnt="0"/>
      <dgm:spPr/>
    </dgm:pt>
    <dgm:pt modelId="{57E0BDA5-1E4F-4553-8C02-1130228A1A3F}" type="pres">
      <dgm:prSet presAssocID="{32A0AD72-6E00-4703-A40C-3B8B7F1B6376}" presName="textNode" presStyleLbl="node1" presStyleIdx="0" presStyleCnt="6">
        <dgm:presLayoutVars>
          <dgm:bulletEnabled val="1"/>
        </dgm:presLayoutVars>
      </dgm:prSet>
      <dgm:spPr/>
    </dgm:pt>
    <dgm:pt modelId="{81938E97-0866-4FF7-BB2E-52CC9662C3B9}" type="pres">
      <dgm:prSet presAssocID="{1FC7AF83-9182-48B7-B894-6AE6653AE520}" presName="sibTrans" presStyleCnt="0"/>
      <dgm:spPr/>
    </dgm:pt>
    <dgm:pt modelId="{EF8D0EF0-D57D-472E-B4EC-CC13A3774057}" type="pres">
      <dgm:prSet presAssocID="{DB0DCD84-E88A-474D-95C4-822ED5E93954}" presName="textNode" presStyleLbl="node1" presStyleIdx="1" presStyleCnt="6" custScaleX="132624" custLinFactX="100000" custLinFactNeighborX="119695" custLinFactNeighborY="1319">
        <dgm:presLayoutVars>
          <dgm:bulletEnabled val="1"/>
        </dgm:presLayoutVars>
      </dgm:prSet>
      <dgm:spPr/>
    </dgm:pt>
    <dgm:pt modelId="{99AA9A3A-5EF1-4BE3-B7A0-94EF1E2444B7}" type="pres">
      <dgm:prSet presAssocID="{03694708-317A-4F9B-A4CE-E57A41B8185F}" presName="sibTrans" presStyleCnt="0"/>
      <dgm:spPr/>
    </dgm:pt>
    <dgm:pt modelId="{178263D2-0C1A-4398-BD7F-2AB3B78529FE}" type="pres">
      <dgm:prSet presAssocID="{99314D2A-AB51-4479-A36A-EA455733D0AF}" presName="textNode" presStyleLbl="node1" presStyleIdx="2" presStyleCnt="6" custLinFactX="-114446" custLinFactNeighborX="-200000" custLinFactNeighborY="1319">
        <dgm:presLayoutVars>
          <dgm:bulletEnabled val="1"/>
        </dgm:presLayoutVars>
      </dgm:prSet>
      <dgm:spPr/>
    </dgm:pt>
    <dgm:pt modelId="{BCE57F1D-DD07-44D5-8E2B-FF11DC37CBA6}" type="pres">
      <dgm:prSet presAssocID="{02B5501C-108C-4BA4-A83D-D240A8EF73C1}" presName="sibTrans" presStyleCnt="0"/>
      <dgm:spPr/>
    </dgm:pt>
    <dgm:pt modelId="{DEC02CE2-3135-4DD9-A83F-EC954D6A658C}" type="pres">
      <dgm:prSet presAssocID="{BB4FA5FD-A60E-42EF-8093-276DA386C89D}" presName="textNode" presStyleLbl="node1" presStyleIdx="3" presStyleCnt="6" custScaleX="111314" custLinFactNeighborX="-5431" custLinFactNeighborY="1248">
        <dgm:presLayoutVars>
          <dgm:bulletEnabled val="1"/>
        </dgm:presLayoutVars>
      </dgm:prSet>
      <dgm:spPr/>
    </dgm:pt>
    <dgm:pt modelId="{F56C78C4-C289-488C-80B4-870AAC141613}" type="pres">
      <dgm:prSet presAssocID="{4591668E-6717-4C75-9D71-579486BB68F3}" presName="sibTrans" presStyleCnt="0"/>
      <dgm:spPr/>
    </dgm:pt>
    <dgm:pt modelId="{FE935591-17ED-42FD-956D-4CB3FDF1353F}" type="pres">
      <dgm:prSet presAssocID="{09CA57AE-5C1D-4D32-A30D-51C122CB84CF}" presName="textNode" presStyleLbl="node1" presStyleIdx="4" presStyleCnt="6">
        <dgm:presLayoutVars>
          <dgm:bulletEnabled val="1"/>
        </dgm:presLayoutVars>
      </dgm:prSet>
      <dgm:spPr/>
    </dgm:pt>
    <dgm:pt modelId="{0EF5AF36-23AE-4AEF-8BFE-0643EF55FF75}" type="pres">
      <dgm:prSet presAssocID="{B5D61E29-D9B1-425B-A01D-C955EA3E749A}" presName="sibTrans" presStyleCnt="0"/>
      <dgm:spPr/>
    </dgm:pt>
    <dgm:pt modelId="{C34E0A57-325E-4696-96AF-09FDA49F45D6}" type="pres">
      <dgm:prSet presAssocID="{BD5CDD60-34E6-45B6-8B02-F98F1143541B}" presName="textNode" presStyleLbl="node1" presStyleIdx="5" presStyleCnt="6">
        <dgm:presLayoutVars>
          <dgm:bulletEnabled val="1"/>
        </dgm:presLayoutVars>
      </dgm:prSet>
      <dgm:spPr/>
    </dgm:pt>
  </dgm:ptLst>
  <dgm:cxnLst>
    <dgm:cxn modelId="{B47E2E07-67F0-4729-AC28-061E0C3916BF}" srcId="{D88AD203-3519-4B27-9BC5-CC05752A55D6}" destId="{99314D2A-AB51-4479-A36A-EA455733D0AF}" srcOrd="2" destOrd="0" parTransId="{0229F7E5-D858-4D30-B1FB-B349773D3CF0}" sibTransId="{02B5501C-108C-4BA4-A83D-D240A8EF73C1}"/>
    <dgm:cxn modelId="{0D36E332-FBBD-45CD-A67E-DDBCA597FBAF}" type="presOf" srcId="{D88AD203-3519-4B27-9BC5-CC05752A55D6}" destId="{4BA9912C-84FF-41F3-8F86-4D6085FCE966}" srcOrd="0" destOrd="0" presId="urn:microsoft.com/office/officeart/2005/8/layout/hProcess9"/>
    <dgm:cxn modelId="{A34BA538-4F67-4964-9F28-29EB661FD18F}" srcId="{D88AD203-3519-4B27-9BC5-CC05752A55D6}" destId="{09CA57AE-5C1D-4D32-A30D-51C122CB84CF}" srcOrd="4" destOrd="0" parTransId="{464592C2-0916-4CE0-B0C9-3D3A440FF1D0}" sibTransId="{B5D61E29-D9B1-425B-A01D-C955EA3E749A}"/>
    <dgm:cxn modelId="{CA371A51-1A45-46A8-9894-46595114BD70}" type="presOf" srcId="{99314D2A-AB51-4479-A36A-EA455733D0AF}" destId="{178263D2-0C1A-4398-BD7F-2AB3B78529FE}" srcOrd="0" destOrd="0" presId="urn:microsoft.com/office/officeart/2005/8/layout/hProcess9"/>
    <dgm:cxn modelId="{01335E5A-86E8-4867-ABF6-7D91067A1C1F}" srcId="{D88AD203-3519-4B27-9BC5-CC05752A55D6}" destId="{32A0AD72-6E00-4703-A40C-3B8B7F1B6376}" srcOrd="0" destOrd="0" parTransId="{7768800B-CC52-4423-A2A2-B38FC3A64EE9}" sibTransId="{1FC7AF83-9182-48B7-B894-6AE6653AE520}"/>
    <dgm:cxn modelId="{B9066964-8305-404D-90CE-B1EC83944A9D}" srcId="{D88AD203-3519-4B27-9BC5-CC05752A55D6}" destId="{BD5CDD60-34E6-45B6-8B02-F98F1143541B}" srcOrd="5" destOrd="0" parTransId="{33381266-9425-4722-889A-385FE1615183}" sibTransId="{924E68B5-D567-4014-9325-905D6205BA60}"/>
    <dgm:cxn modelId="{5B4312A5-505A-4F41-B7C8-70F1723F6389}" type="presOf" srcId="{DB0DCD84-E88A-474D-95C4-822ED5E93954}" destId="{EF8D0EF0-D57D-472E-B4EC-CC13A3774057}" srcOrd="0" destOrd="0" presId="urn:microsoft.com/office/officeart/2005/8/layout/hProcess9"/>
    <dgm:cxn modelId="{FB8976BA-FE25-4014-866A-E3E6C4AB37CA}" type="presOf" srcId="{09CA57AE-5C1D-4D32-A30D-51C122CB84CF}" destId="{FE935591-17ED-42FD-956D-4CB3FDF1353F}" srcOrd="0" destOrd="0" presId="urn:microsoft.com/office/officeart/2005/8/layout/hProcess9"/>
    <dgm:cxn modelId="{1BE253BF-DF52-435A-98C1-1324F3AF91BC}" type="presOf" srcId="{32A0AD72-6E00-4703-A40C-3B8B7F1B6376}" destId="{57E0BDA5-1E4F-4553-8C02-1130228A1A3F}" srcOrd="0" destOrd="0" presId="urn:microsoft.com/office/officeart/2005/8/layout/hProcess9"/>
    <dgm:cxn modelId="{47EA01E8-A157-45B1-81E1-10BA16D5E3D0}" srcId="{D88AD203-3519-4B27-9BC5-CC05752A55D6}" destId="{DB0DCD84-E88A-474D-95C4-822ED5E93954}" srcOrd="1" destOrd="0" parTransId="{9576EAE5-624E-4894-B96D-6D949E7E2E22}" sibTransId="{03694708-317A-4F9B-A4CE-E57A41B8185F}"/>
    <dgm:cxn modelId="{C91E7FEC-3350-4611-A5C7-F1DF99DA8803}" srcId="{D88AD203-3519-4B27-9BC5-CC05752A55D6}" destId="{BB4FA5FD-A60E-42EF-8093-276DA386C89D}" srcOrd="3" destOrd="0" parTransId="{A16F1212-941A-4463-9DC8-105FD7666B9C}" sibTransId="{4591668E-6717-4C75-9D71-579486BB68F3}"/>
    <dgm:cxn modelId="{5D1C4AEE-53D6-44F3-8EF8-6B38D4845F96}" type="presOf" srcId="{BD5CDD60-34E6-45B6-8B02-F98F1143541B}" destId="{C34E0A57-325E-4696-96AF-09FDA49F45D6}" srcOrd="0" destOrd="0" presId="urn:microsoft.com/office/officeart/2005/8/layout/hProcess9"/>
    <dgm:cxn modelId="{A5FBCEF1-6FA8-440C-8F43-BBC9208B5ECA}" type="presOf" srcId="{BB4FA5FD-A60E-42EF-8093-276DA386C89D}" destId="{DEC02CE2-3135-4DD9-A83F-EC954D6A658C}" srcOrd="0" destOrd="0" presId="urn:microsoft.com/office/officeart/2005/8/layout/hProcess9"/>
    <dgm:cxn modelId="{617C4A8C-27E9-402B-ACE8-8F89BF7E8DEB}" type="presParOf" srcId="{4BA9912C-84FF-41F3-8F86-4D6085FCE966}" destId="{9B38A115-84AC-4206-8809-95CEFEDCCE6C}" srcOrd="0" destOrd="0" presId="urn:microsoft.com/office/officeart/2005/8/layout/hProcess9"/>
    <dgm:cxn modelId="{66AFBEC2-42DB-4D82-9A7F-9E390E8CF845}" type="presParOf" srcId="{4BA9912C-84FF-41F3-8F86-4D6085FCE966}" destId="{4E4BB656-95E1-4AB9-972B-DFAC97F4D973}" srcOrd="1" destOrd="0" presId="urn:microsoft.com/office/officeart/2005/8/layout/hProcess9"/>
    <dgm:cxn modelId="{F6DDBED6-688E-4593-870C-4AB86414086F}" type="presParOf" srcId="{4E4BB656-95E1-4AB9-972B-DFAC97F4D973}" destId="{57E0BDA5-1E4F-4553-8C02-1130228A1A3F}" srcOrd="0" destOrd="0" presId="urn:microsoft.com/office/officeart/2005/8/layout/hProcess9"/>
    <dgm:cxn modelId="{23FF24B8-FA0C-45BB-8BF9-ECE2A3C053F4}" type="presParOf" srcId="{4E4BB656-95E1-4AB9-972B-DFAC97F4D973}" destId="{81938E97-0866-4FF7-BB2E-52CC9662C3B9}" srcOrd="1" destOrd="0" presId="urn:microsoft.com/office/officeart/2005/8/layout/hProcess9"/>
    <dgm:cxn modelId="{503D467A-8232-4F48-BCA8-C7C5A3274870}" type="presParOf" srcId="{4E4BB656-95E1-4AB9-972B-DFAC97F4D973}" destId="{EF8D0EF0-D57D-472E-B4EC-CC13A3774057}" srcOrd="2" destOrd="0" presId="urn:microsoft.com/office/officeart/2005/8/layout/hProcess9"/>
    <dgm:cxn modelId="{9FA81072-29C5-4824-908A-114EA1551AA9}" type="presParOf" srcId="{4E4BB656-95E1-4AB9-972B-DFAC97F4D973}" destId="{99AA9A3A-5EF1-4BE3-B7A0-94EF1E2444B7}" srcOrd="3" destOrd="0" presId="urn:microsoft.com/office/officeart/2005/8/layout/hProcess9"/>
    <dgm:cxn modelId="{0557E759-7051-46D7-B0BF-F0F1017B7572}" type="presParOf" srcId="{4E4BB656-95E1-4AB9-972B-DFAC97F4D973}" destId="{178263D2-0C1A-4398-BD7F-2AB3B78529FE}" srcOrd="4" destOrd="0" presId="urn:microsoft.com/office/officeart/2005/8/layout/hProcess9"/>
    <dgm:cxn modelId="{5B18589B-219F-447E-9028-EB0C22B4CC26}" type="presParOf" srcId="{4E4BB656-95E1-4AB9-972B-DFAC97F4D973}" destId="{BCE57F1D-DD07-44D5-8E2B-FF11DC37CBA6}" srcOrd="5" destOrd="0" presId="urn:microsoft.com/office/officeart/2005/8/layout/hProcess9"/>
    <dgm:cxn modelId="{2F376846-E333-4033-88F2-C469AB89730F}" type="presParOf" srcId="{4E4BB656-95E1-4AB9-972B-DFAC97F4D973}" destId="{DEC02CE2-3135-4DD9-A83F-EC954D6A658C}" srcOrd="6" destOrd="0" presId="urn:microsoft.com/office/officeart/2005/8/layout/hProcess9"/>
    <dgm:cxn modelId="{E657C0E2-996E-4D86-AF3E-6F44CFA6A701}" type="presParOf" srcId="{4E4BB656-95E1-4AB9-972B-DFAC97F4D973}" destId="{F56C78C4-C289-488C-80B4-870AAC141613}" srcOrd="7" destOrd="0" presId="urn:microsoft.com/office/officeart/2005/8/layout/hProcess9"/>
    <dgm:cxn modelId="{D85A7AD6-C9B2-428D-9066-BCE45062F916}" type="presParOf" srcId="{4E4BB656-95E1-4AB9-972B-DFAC97F4D973}" destId="{FE935591-17ED-42FD-956D-4CB3FDF1353F}" srcOrd="8" destOrd="0" presId="urn:microsoft.com/office/officeart/2005/8/layout/hProcess9"/>
    <dgm:cxn modelId="{B580FDF4-1612-4EE4-A97F-0CFDAECB3A63}" type="presParOf" srcId="{4E4BB656-95E1-4AB9-972B-DFAC97F4D973}" destId="{0EF5AF36-23AE-4AEF-8BFE-0643EF55FF75}" srcOrd="9" destOrd="0" presId="urn:microsoft.com/office/officeart/2005/8/layout/hProcess9"/>
    <dgm:cxn modelId="{736985E2-FCAC-4357-9414-19B366FBD643}" type="presParOf" srcId="{4E4BB656-95E1-4AB9-972B-DFAC97F4D973}" destId="{C34E0A57-325E-4696-96AF-09FDA49F45D6}" srcOrd="10" destOrd="0" presId="urn:microsoft.com/office/officeart/2005/8/layout/hProcess9"/>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38A115-84AC-4206-8809-95CEFEDCCE6C}">
      <dsp:nvSpPr>
        <dsp:cNvPr id="0" name=""/>
        <dsp:cNvSpPr/>
      </dsp:nvSpPr>
      <dsp:spPr>
        <a:xfrm>
          <a:off x="445770" y="0"/>
          <a:ext cx="5052059" cy="1908175"/>
        </a:xfrm>
        <a:prstGeom prst="rightArrow">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7E0BDA5-1E4F-4553-8C02-1130228A1A3F}">
      <dsp:nvSpPr>
        <dsp:cNvPr id="0" name=""/>
        <dsp:cNvSpPr/>
      </dsp:nvSpPr>
      <dsp:spPr>
        <a:xfrm>
          <a:off x="2116" y="572452"/>
          <a:ext cx="816664" cy="76327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dirty="0">
              <a:latin typeface="Times New Roman" panose="02020603050405020304" pitchFamily="18" charset="0"/>
              <a:ea typeface="+mn-ea"/>
              <a:cs typeface="Times New Roman" panose="02020603050405020304" pitchFamily="18" charset="0"/>
            </a:rPr>
            <a:t>Approx</a:t>
          </a:r>
        </a:p>
        <a:p>
          <a:pPr marL="0" lvl="0" indent="0" algn="ctr" defTabSz="622300">
            <a:lnSpc>
              <a:spcPct val="90000"/>
            </a:lnSpc>
            <a:spcBef>
              <a:spcPct val="0"/>
            </a:spcBef>
            <a:spcAft>
              <a:spcPct val="35000"/>
            </a:spcAft>
            <a:buNone/>
          </a:pPr>
          <a:r>
            <a:rPr lang="en-US" sz="1050" kern="1200" dirty="0">
              <a:latin typeface="Times New Roman" panose="02020603050405020304" pitchFamily="18" charset="0"/>
              <a:ea typeface="+mn-ea"/>
              <a:cs typeface="Times New Roman" panose="02020603050405020304" pitchFamily="18" charset="0"/>
            </a:rPr>
            <a:t>(Semi Empirical)</a:t>
          </a:r>
        </a:p>
      </dsp:txBody>
      <dsp:txXfrm>
        <a:off x="39376" y="609712"/>
        <a:ext cx="742144" cy="688750"/>
      </dsp:txXfrm>
    </dsp:sp>
    <dsp:sp modelId="{EF8D0EF0-D57D-472E-B4EC-CC13A3774057}">
      <dsp:nvSpPr>
        <dsp:cNvPr id="0" name=""/>
        <dsp:cNvSpPr/>
      </dsp:nvSpPr>
      <dsp:spPr>
        <a:xfrm>
          <a:off x="1934474" y="582520"/>
          <a:ext cx="1083093" cy="76327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mn-ea"/>
              <a:cs typeface="Times New Roman" panose="02020603050405020304" pitchFamily="18" charset="0"/>
            </a:rPr>
            <a:t>Geometry Optimization</a:t>
          </a:r>
        </a:p>
        <a:p>
          <a:pPr marL="0" lvl="0" indent="0" algn="ctr" defTabSz="533400">
            <a:lnSpc>
              <a:spcPct val="90000"/>
            </a:lnSpc>
            <a:spcBef>
              <a:spcPct val="0"/>
            </a:spcBef>
            <a:spcAft>
              <a:spcPct val="35000"/>
            </a:spcAft>
            <a:buNone/>
          </a:pPr>
          <a:r>
            <a:rPr lang="en-US" sz="1050" kern="1200">
              <a:latin typeface="Times New Roman" panose="02020603050405020304" pitchFamily="18" charset="0"/>
              <a:ea typeface="+mn-ea"/>
              <a:cs typeface="Times New Roman" panose="02020603050405020304" pitchFamily="18" charset="0"/>
            </a:rPr>
            <a:t>(SVP-TZVPP)</a:t>
          </a:r>
        </a:p>
      </dsp:txBody>
      <dsp:txXfrm>
        <a:off x="1971734" y="619780"/>
        <a:ext cx="1008573" cy="688750"/>
      </dsp:txXfrm>
    </dsp:sp>
    <dsp:sp modelId="{178263D2-0C1A-4398-BD7F-2AB3B78529FE}">
      <dsp:nvSpPr>
        <dsp:cNvPr id="0" name=""/>
        <dsp:cNvSpPr/>
      </dsp:nvSpPr>
      <dsp:spPr>
        <a:xfrm>
          <a:off x="967234" y="582520"/>
          <a:ext cx="816664" cy="76327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dirty="0">
              <a:latin typeface="Times New Roman" panose="02020603050405020304" pitchFamily="18" charset="0"/>
              <a:ea typeface="+mn-ea"/>
              <a:cs typeface="Times New Roman" panose="02020603050405020304" pitchFamily="18" charset="0"/>
            </a:rPr>
            <a:t>Crest</a:t>
          </a:r>
        </a:p>
        <a:p>
          <a:pPr marL="0" lvl="0" indent="0" algn="ctr" defTabSz="533400">
            <a:lnSpc>
              <a:spcPct val="90000"/>
            </a:lnSpc>
            <a:spcBef>
              <a:spcPct val="0"/>
            </a:spcBef>
            <a:spcAft>
              <a:spcPct val="35000"/>
            </a:spcAft>
            <a:buNone/>
          </a:pPr>
          <a:r>
            <a:rPr lang="en-US" sz="1050" kern="1200" dirty="0">
              <a:latin typeface="Times New Roman" panose="02020603050405020304" pitchFamily="18" charset="0"/>
              <a:ea typeface="+mn-ea"/>
              <a:cs typeface="Times New Roman" panose="02020603050405020304" pitchFamily="18" charset="0"/>
            </a:rPr>
            <a:t>(Conformer Search)</a:t>
          </a:r>
        </a:p>
      </dsp:txBody>
      <dsp:txXfrm>
        <a:off x="1004494" y="619780"/>
        <a:ext cx="742144" cy="688750"/>
      </dsp:txXfrm>
    </dsp:sp>
    <dsp:sp modelId="{DEC02CE2-3135-4DD9-A83F-EC954D6A658C}">
      <dsp:nvSpPr>
        <dsp:cNvPr id="0" name=""/>
        <dsp:cNvSpPr/>
      </dsp:nvSpPr>
      <dsp:spPr>
        <a:xfrm>
          <a:off x="3119478" y="581978"/>
          <a:ext cx="909061" cy="76327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ea typeface="+mn-ea"/>
              <a:cs typeface="Times New Roman" panose="02020603050405020304" pitchFamily="18" charset="0"/>
            </a:rPr>
            <a:t>Frequency</a:t>
          </a:r>
        </a:p>
        <a:p>
          <a:pPr marL="0" lvl="0" indent="0" algn="ctr" defTabSz="533400">
            <a:lnSpc>
              <a:spcPct val="90000"/>
            </a:lnSpc>
            <a:spcBef>
              <a:spcPct val="0"/>
            </a:spcBef>
            <a:spcAft>
              <a:spcPct val="35000"/>
            </a:spcAft>
            <a:buNone/>
          </a:pPr>
          <a:r>
            <a:rPr lang="en-US" sz="1050" kern="1200">
              <a:latin typeface="Times New Roman" panose="02020603050405020304" pitchFamily="18" charset="0"/>
              <a:ea typeface="+mn-ea"/>
              <a:cs typeface="Times New Roman" panose="02020603050405020304" pitchFamily="18" charset="0"/>
            </a:rPr>
            <a:t>(B3LYP-TZVPP)</a:t>
          </a:r>
        </a:p>
      </dsp:txBody>
      <dsp:txXfrm>
        <a:off x="3156738" y="619238"/>
        <a:ext cx="834541" cy="688750"/>
      </dsp:txXfrm>
    </dsp:sp>
    <dsp:sp modelId="{FE935591-17ED-42FD-956D-4CB3FDF1353F}">
      <dsp:nvSpPr>
        <dsp:cNvPr id="0" name=""/>
        <dsp:cNvSpPr/>
      </dsp:nvSpPr>
      <dsp:spPr>
        <a:xfrm>
          <a:off x="4172043" y="572452"/>
          <a:ext cx="816664" cy="76327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latin typeface="Times New Roman" panose="02020603050405020304" pitchFamily="18" charset="0"/>
              <a:ea typeface="+mn-ea"/>
              <a:cs typeface="Times New Roman" panose="02020603050405020304" pitchFamily="18" charset="0"/>
            </a:rPr>
            <a:t>WFT</a:t>
          </a:r>
        </a:p>
        <a:p>
          <a:pPr marL="0" lvl="0" indent="0" algn="ctr" defTabSz="488950">
            <a:lnSpc>
              <a:spcPct val="90000"/>
            </a:lnSpc>
            <a:spcBef>
              <a:spcPct val="0"/>
            </a:spcBef>
            <a:spcAft>
              <a:spcPct val="35000"/>
            </a:spcAft>
            <a:buNone/>
          </a:pPr>
          <a:r>
            <a:rPr lang="en-US" sz="1050" kern="1200" dirty="0">
              <a:latin typeface="Times New Roman" panose="02020603050405020304" pitchFamily="18" charset="0"/>
              <a:ea typeface="+mn-ea"/>
              <a:cs typeface="Times New Roman" panose="02020603050405020304" pitchFamily="18" charset="0"/>
            </a:rPr>
            <a:t>(DLPNO CCSD(T))</a:t>
          </a:r>
        </a:p>
      </dsp:txBody>
      <dsp:txXfrm>
        <a:off x="4209303" y="609712"/>
        <a:ext cx="742144" cy="688750"/>
      </dsp:txXfrm>
    </dsp:sp>
    <dsp:sp modelId="{C34E0A57-325E-4696-96AF-09FDA49F45D6}">
      <dsp:nvSpPr>
        <dsp:cNvPr id="0" name=""/>
        <dsp:cNvSpPr/>
      </dsp:nvSpPr>
      <dsp:spPr>
        <a:xfrm>
          <a:off x="5124819" y="572452"/>
          <a:ext cx="816664" cy="76327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ea typeface="+mn-ea"/>
              <a:cs typeface="Times New Roman" panose="02020603050405020304" pitchFamily="18" charset="0"/>
            </a:rPr>
            <a:t>Property Calculation</a:t>
          </a:r>
        </a:p>
        <a:p>
          <a:pPr marL="0" lvl="0" indent="0" algn="ctr" defTabSz="488950">
            <a:lnSpc>
              <a:spcPct val="90000"/>
            </a:lnSpc>
            <a:spcBef>
              <a:spcPct val="0"/>
            </a:spcBef>
            <a:spcAft>
              <a:spcPct val="35000"/>
            </a:spcAft>
            <a:buNone/>
          </a:pPr>
          <a:r>
            <a:rPr lang="en-US" sz="1050" kern="1200">
              <a:latin typeface="Times New Roman" panose="02020603050405020304" pitchFamily="18" charset="0"/>
              <a:ea typeface="+mn-ea"/>
              <a:cs typeface="Times New Roman" panose="02020603050405020304" pitchFamily="18" charset="0"/>
            </a:rPr>
            <a:t>(Binding E)</a:t>
          </a:r>
        </a:p>
      </dsp:txBody>
      <dsp:txXfrm>
        <a:off x="5162079" y="609712"/>
        <a:ext cx="742144" cy="68875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26</Pages>
  <Words>12362</Words>
  <Characters>71206</Characters>
  <Application>Microsoft Office Word</Application>
  <DocSecurity>0</DocSecurity>
  <Lines>2848</Lines>
  <Paragraphs>1778</Paragraphs>
  <ScaleCrop>false</ScaleCrop>
  <Company/>
  <LinksUpToDate>false</LinksUpToDate>
  <CharactersWithSpaces>81790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Quaid</dc:creator>
  <cp:keywords/>
  <dc:description/>
  <cp:lastModifiedBy>Thomas Quaid</cp:lastModifiedBy>
  <cp:revision>27</cp:revision>
  <dcterms:created xsi:type="dcterms:W3CDTF">2026-02-03T18:47:00Z</dcterms:created>
  <dcterms:modified xsi:type="dcterms:W3CDTF">2026-02-05T00:45:00Z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id="nUSEPkxr"/&gt;&lt;style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